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20D53" w14:textId="77777777" w:rsidR="00302554" w:rsidRPr="00302554" w:rsidRDefault="00302554" w:rsidP="00302554">
      <w:pPr>
        <w:jc w:val="center"/>
        <w:rPr>
          <w:rFonts w:ascii="Arial" w:hAnsi="Arial" w:cs="Arial"/>
        </w:rPr>
      </w:pPr>
      <w:r w:rsidRPr="00302554">
        <w:rPr>
          <w:rFonts w:ascii="Arial" w:hAnsi="Arial" w:cs="Arial"/>
        </w:rPr>
        <w:t>ZURICH UNIVERSITY OF APPLIED SCIENCES</w:t>
      </w:r>
    </w:p>
    <w:p w14:paraId="3AE5F68E" w14:textId="77777777" w:rsidR="00302554" w:rsidRPr="00302554" w:rsidRDefault="00302554" w:rsidP="00302554">
      <w:pPr>
        <w:jc w:val="center"/>
        <w:rPr>
          <w:rFonts w:ascii="Arial" w:hAnsi="Arial" w:cs="Arial"/>
        </w:rPr>
      </w:pPr>
      <w:r w:rsidRPr="00302554">
        <w:rPr>
          <w:rFonts w:ascii="Arial" w:hAnsi="Arial" w:cs="Arial"/>
        </w:rPr>
        <w:t>SCHOOL OF LIFE SCIENCES AND FACILITY MANAGEMENT</w:t>
      </w:r>
    </w:p>
    <w:p w14:paraId="2330716A" w14:textId="3598AF45" w:rsidR="00302554" w:rsidRPr="00302554" w:rsidRDefault="00302554" w:rsidP="00302554">
      <w:pPr>
        <w:jc w:val="center"/>
        <w:rPr>
          <w:rFonts w:ascii="Arial" w:hAnsi="Arial" w:cs="Arial"/>
        </w:rPr>
      </w:pPr>
      <w:r w:rsidRPr="00302554">
        <w:rPr>
          <w:rFonts w:ascii="Arial" w:hAnsi="Arial" w:cs="Arial"/>
        </w:rPr>
        <w:t>I</w:t>
      </w:r>
      <w:r w:rsidR="004B2F24">
        <w:rPr>
          <w:rFonts w:ascii="Arial" w:hAnsi="Arial" w:cs="Arial"/>
        </w:rPr>
        <w:t>NSTITUTE OF COMPUTATIONAL LIFE SCIENCES</w:t>
      </w:r>
    </w:p>
    <w:p w14:paraId="147BC275" w14:textId="77777777" w:rsidR="00302554" w:rsidRPr="00302554" w:rsidRDefault="00302554" w:rsidP="00302554">
      <w:pPr>
        <w:jc w:val="center"/>
        <w:rPr>
          <w:rFonts w:ascii="Arial" w:hAnsi="Arial" w:cs="Arial"/>
        </w:rPr>
      </w:pPr>
    </w:p>
    <w:p w14:paraId="62D3DFC2" w14:textId="097BDEBD" w:rsidR="00302554" w:rsidRPr="00EF0D68" w:rsidRDefault="00302554" w:rsidP="00302554">
      <w:pPr>
        <w:jc w:val="center"/>
        <w:rPr>
          <w:rFonts w:ascii="Arial" w:hAnsi="Arial" w:cs="Arial"/>
          <w:b/>
          <w:bCs/>
        </w:rPr>
      </w:pPr>
      <w:r w:rsidRPr="00EF0D68">
        <w:rPr>
          <w:rFonts w:ascii="Arial" w:hAnsi="Arial" w:cs="Arial"/>
          <w:b/>
          <w:bCs/>
        </w:rPr>
        <w:t>Changes of Plant Diversity and Composition over the Past 22 Years Assessed with the Z9 Data of the Swiss Biodiversity Monitoring (BDM)</w:t>
      </w:r>
    </w:p>
    <w:p w14:paraId="6FD4E006" w14:textId="77777777" w:rsidR="00302554" w:rsidRPr="00302554" w:rsidRDefault="00302554" w:rsidP="00302554">
      <w:pPr>
        <w:jc w:val="center"/>
        <w:rPr>
          <w:rFonts w:ascii="Arial" w:hAnsi="Arial" w:cs="Arial"/>
        </w:rPr>
      </w:pPr>
    </w:p>
    <w:p w14:paraId="753BF947" w14:textId="3E0CBB57" w:rsidR="00302554" w:rsidRPr="00302554" w:rsidRDefault="003A4F7F" w:rsidP="00302554">
      <w:pPr>
        <w:jc w:val="center"/>
        <w:rPr>
          <w:rFonts w:ascii="Arial" w:hAnsi="Arial" w:cs="Arial"/>
        </w:rPr>
      </w:pPr>
      <w:r>
        <w:rPr>
          <w:rFonts w:ascii="Arial" w:hAnsi="Arial" w:cs="Arial"/>
        </w:rPr>
        <w:t>Bachelor Thesis</w:t>
      </w:r>
    </w:p>
    <w:p w14:paraId="18D716E6" w14:textId="77777777" w:rsidR="00302554" w:rsidRPr="004B2F24" w:rsidRDefault="00302554" w:rsidP="00302554">
      <w:pPr>
        <w:jc w:val="center"/>
        <w:rPr>
          <w:rFonts w:ascii="Arial" w:hAnsi="Arial" w:cs="Arial"/>
          <w:b/>
          <w:bCs/>
          <w:rPrChange w:id="1" w:author="Pascal Felix" w:date="2025-07-01T08:54:00Z">
            <w:rPr>
              <w:rFonts w:ascii="Arial" w:hAnsi="Arial" w:cs="Arial"/>
            </w:rPr>
          </w:rPrChange>
        </w:rPr>
      </w:pPr>
      <w:r w:rsidRPr="004B2F24">
        <w:rPr>
          <w:rFonts w:ascii="Arial" w:hAnsi="Arial" w:cs="Arial"/>
          <w:b/>
          <w:bCs/>
          <w:rPrChange w:id="2" w:author="Pascal Felix" w:date="2025-07-01T08:54:00Z">
            <w:rPr>
              <w:rFonts w:ascii="Arial" w:hAnsi="Arial" w:cs="Arial"/>
            </w:rPr>
          </w:rPrChange>
        </w:rPr>
        <w:t>by</w:t>
      </w:r>
    </w:p>
    <w:p w14:paraId="0E964402" w14:textId="1F96B48F" w:rsidR="00302554" w:rsidRPr="004B2F24" w:rsidRDefault="00302554" w:rsidP="00302554">
      <w:pPr>
        <w:jc w:val="center"/>
        <w:rPr>
          <w:rFonts w:ascii="Arial" w:hAnsi="Arial" w:cs="Arial"/>
          <w:b/>
          <w:bCs/>
          <w:rPrChange w:id="3" w:author="Pascal Felix" w:date="2025-07-01T08:54:00Z">
            <w:rPr>
              <w:rFonts w:ascii="Arial" w:hAnsi="Arial" w:cs="Arial"/>
            </w:rPr>
          </w:rPrChange>
        </w:rPr>
      </w:pPr>
      <w:r w:rsidRPr="004B2F24">
        <w:rPr>
          <w:rFonts w:ascii="Arial" w:hAnsi="Arial" w:cs="Arial"/>
          <w:b/>
          <w:bCs/>
          <w:rPrChange w:id="4" w:author="Pascal Felix" w:date="2025-07-01T08:54:00Z">
            <w:rPr>
              <w:rFonts w:ascii="Arial" w:hAnsi="Arial" w:cs="Arial"/>
            </w:rPr>
          </w:rPrChange>
        </w:rPr>
        <w:t>Pascal Felix</w:t>
      </w:r>
    </w:p>
    <w:p w14:paraId="35BBBB06" w14:textId="77777777" w:rsidR="00302554" w:rsidRPr="00302554" w:rsidRDefault="00302554" w:rsidP="00302554">
      <w:pPr>
        <w:jc w:val="center"/>
        <w:rPr>
          <w:rFonts w:ascii="Arial" w:hAnsi="Arial" w:cs="Arial"/>
        </w:rPr>
      </w:pPr>
    </w:p>
    <w:p w14:paraId="7E0294CA" w14:textId="356B62C6" w:rsidR="00302554" w:rsidRPr="00302554" w:rsidRDefault="00302554" w:rsidP="00302554">
      <w:pPr>
        <w:jc w:val="center"/>
        <w:rPr>
          <w:rFonts w:ascii="Arial" w:hAnsi="Arial" w:cs="Arial"/>
        </w:rPr>
      </w:pPr>
      <w:r w:rsidRPr="00302554">
        <w:rPr>
          <w:rFonts w:ascii="Arial" w:hAnsi="Arial" w:cs="Arial"/>
        </w:rPr>
        <w:t xml:space="preserve">Bachelor’s degree programme in </w:t>
      </w:r>
      <w:r>
        <w:rPr>
          <w:rFonts w:ascii="Arial" w:hAnsi="Arial" w:cs="Arial"/>
        </w:rPr>
        <w:t>Applied Digital Life Sciences</w:t>
      </w:r>
    </w:p>
    <w:p w14:paraId="5FBFE7BA" w14:textId="77777777" w:rsidR="00302554" w:rsidRPr="00302554" w:rsidRDefault="00302554" w:rsidP="00302554">
      <w:pPr>
        <w:jc w:val="center"/>
        <w:rPr>
          <w:rFonts w:ascii="Arial" w:hAnsi="Arial" w:cs="Arial"/>
        </w:rPr>
      </w:pPr>
    </w:p>
    <w:p w14:paraId="6029C1A1" w14:textId="2ADAC928" w:rsidR="00302554" w:rsidRPr="00302554" w:rsidRDefault="00302554" w:rsidP="00302554">
      <w:pPr>
        <w:jc w:val="center"/>
        <w:rPr>
          <w:rFonts w:ascii="Arial" w:hAnsi="Arial" w:cs="Arial"/>
        </w:rPr>
      </w:pPr>
      <w:r w:rsidRPr="00302554">
        <w:rPr>
          <w:rFonts w:ascii="Arial" w:hAnsi="Arial" w:cs="Arial"/>
        </w:rPr>
        <w:t xml:space="preserve">Submission Date: </w:t>
      </w:r>
      <w:r>
        <w:rPr>
          <w:rFonts w:ascii="Arial" w:hAnsi="Arial" w:cs="Arial"/>
        </w:rPr>
        <w:t>3</w:t>
      </w:r>
      <w:r w:rsidRPr="00302554">
        <w:rPr>
          <w:rFonts w:ascii="Arial" w:hAnsi="Arial" w:cs="Arial"/>
          <w:vertAlign w:val="superscript"/>
        </w:rPr>
        <w:t>rd</w:t>
      </w:r>
      <w:r>
        <w:rPr>
          <w:rFonts w:ascii="Arial" w:hAnsi="Arial" w:cs="Arial"/>
        </w:rPr>
        <w:t xml:space="preserve"> July 2025</w:t>
      </w:r>
    </w:p>
    <w:p w14:paraId="3CF62F61" w14:textId="1900876C" w:rsidR="00302554" w:rsidRPr="00302554" w:rsidRDefault="00302554" w:rsidP="00302554">
      <w:pPr>
        <w:jc w:val="center"/>
        <w:rPr>
          <w:rFonts w:ascii="Arial" w:hAnsi="Arial" w:cs="Arial"/>
        </w:rPr>
      </w:pPr>
      <w:r w:rsidRPr="00302554">
        <w:rPr>
          <w:rFonts w:ascii="Arial" w:hAnsi="Arial" w:cs="Arial"/>
        </w:rPr>
        <w:t xml:space="preserve">Specialisation: </w:t>
      </w:r>
      <w:r w:rsidR="004B2F24">
        <w:rPr>
          <w:rFonts w:ascii="Arial" w:hAnsi="Arial" w:cs="Arial"/>
        </w:rPr>
        <w:t xml:space="preserve">Digital </w:t>
      </w:r>
      <w:commentRangeStart w:id="5"/>
      <w:r>
        <w:rPr>
          <w:rFonts w:ascii="Arial" w:hAnsi="Arial" w:cs="Arial"/>
        </w:rPr>
        <w:t>Environment</w:t>
      </w:r>
      <w:commentRangeEnd w:id="5"/>
      <w:r w:rsidR="00BD681D">
        <w:rPr>
          <w:rStyle w:val="Kommentarzeichen"/>
        </w:rPr>
        <w:commentReference w:id="5"/>
      </w:r>
    </w:p>
    <w:p w14:paraId="4B8479AC" w14:textId="48EEC315" w:rsidR="00302554" w:rsidRDefault="00302554" w:rsidP="00302554">
      <w:pPr>
        <w:jc w:val="center"/>
        <w:rPr>
          <w:ins w:id="6" w:author="Felix Pascal (felixpas)" w:date="2025-07-01T19:48:00Z"/>
          <w:rFonts w:ascii="Arial" w:hAnsi="Arial" w:cs="Arial"/>
        </w:rPr>
      </w:pPr>
    </w:p>
    <w:p w14:paraId="0ABEE708" w14:textId="77777777" w:rsidR="00F65D1C" w:rsidRPr="00302554" w:rsidRDefault="00F65D1C" w:rsidP="00302554">
      <w:pPr>
        <w:jc w:val="center"/>
        <w:rPr>
          <w:rFonts w:ascii="Arial" w:hAnsi="Arial" w:cs="Arial"/>
        </w:rPr>
      </w:pPr>
    </w:p>
    <w:p w14:paraId="343CA8BB" w14:textId="4EA93F35" w:rsidR="00302554" w:rsidRPr="00302554" w:rsidRDefault="00302554" w:rsidP="009F67DE">
      <w:pPr>
        <w:rPr>
          <w:rFonts w:ascii="Arial" w:hAnsi="Arial" w:cs="Arial"/>
        </w:rPr>
      </w:pPr>
      <w:r w:rsidRPr="00302554">
        <w:rPr>
          <w:rFonts w:ascii="Arial" w:hAnsi="Arial" w:cs="Arial"/>
        </w:rPr>
        <w:t>Supervisors:</w:t>
      </w:r>
    </w:p>
    <w:p w14:paraId="10918C62" w14:textId="77777777" w:rsidR="004B2F24" w:rsidRDefault="00302554" w:rsidP="009F67DE">
      <w:pPr>
        <w:rPr>
          <w:ins w:id="7" w:author="Pascal Felix" w:date="2025-07-01T08:54:00Z"/>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Jürgen Dengler</w:t>
      </w:r>
    </w:p>
    <w:p w14:paraId="02EA43C2" w14:textId="5C6AF911" w:rsidR="004B2F24" w:rsidRPr="00302554" w:rsidRDefault="00BD681D" w:rsidP="009F67DE">
      <w:pPr>
        <w:rPr>
          <w:rFonts w:ascii="Arial" w:hAnsi="Arial" w:cs="Arial"/>
        </w:rPr>
      </w:pPr>
      <w:r w:rsidRPr="00BD681D">
        <w:rPr>
          <w:rFonts w:ascii="Arial" w:hAnsi="Arial" w:cs="Arial"/>
        </w:rPr>
        <w:t>Institute of Natural Resource Sciences</w:t>
      </w:r>
      <w:r>
        <w:rPr>
          <w:rFonts w:ascii="Arial" w:hAnsi="Arial" w:cs="Arial"/>
        </w:rPr>
        <w:t xml:space="preserve">, </w:t>
      </w:r>
      <w:proofErr w:type="spellStart"/>
      <w:r w:rsidRPr="00BD681D">
        <w:rPr>
          <w:rFonts w:ascii="Arial" w:hAnsi="Arial" w:cs="Arial"/>
        </w:rPr>
        <w:t>Grüentalstrasse</w:t>
      </w:r>
      <w:proofErr w:type="spellEnd"/>
      <w:r w:rsidRPr="00BD681D">
        <w:rPr>
          <w:rFonts w:ascii="Arial" w:hAnsi="Arial" w:cs="Arial"/>
        </w:rPr>
        <w:t xml:space="preserve"> 14</w:t>
      </w:r>
      <w:r>
        <w:rPr>
          <w:rFonts w:ascii="Arial" w:hAnsi="Arial" w:cs="Arial"/>
        </w:rPr>
        <w:t xml:space="preserve">, </w:t>
      </w:r>
      <w:r w:rsidRPr="00BD681D">
        <w:rPr>
          <w:rFonts w:ascii="Arial" w:hAnsi="Arial" w:cs="Arial"/>
        </w:rPr>
        <w:t xml:space="preserve">8820 </w:t>
      </w:r>
      <w:proofErr w:type="spellStart"/>
      <w:r w:rsidRPr="00BD681D">
        <w:rPr>
          <w:rFonts w:ascii="Arial" w:hAnsi="Arial" w:cs="Arial"/>
        </w:rPr>
        <w:t>Wädenswil</w:t>
      </w:r>
      <w:proofErr w:type="spellEnd"/>
      <w:del w:id="8" w:author="Pascal Felix" w:date="2025-07-01T08:54:00Z">
        <w:r w:rsidRPr="00BD681D" w:rsidDel="004B2F24">
          <w:rPr>
            <w:rFonts w:ascii="Arial" w:hAnsi="Arial" w:cs="Arial"/>
          </w:rPr>
          <w:delText xml:space="preserve"> </w:delText>
        </w:r>
      </w:del>
    </w:p>
    <w:p w14:paraId="7DA322BC" w14:textId="77777777" w:rsidR="00302554" w:rsidRPr="00302554" w:rsidRDefault="00302554" w:rsidP="009F67DE">
      <w:pPr>
        <w:rPr>
          <w:rFonts w:ascii="Arial" w:hAnsi="Arial" w:cs="Arial"/>
        </w:rPr>
      </w:pPr>
    </w:p>
    <w:p w14:paraId="2F2C7446" w14:textId="77777777" w:rsidR="00137731" w:rsidRDefault="003A4F7F" w:rsidP="009F67DE">
      <w:pPr>
        <w:rPr>
          <w:ins w:id="9" w:author="Felix Pascal (felixpas)" w:date="2025-07-01T10:08:00Z"/>
          <w:rFonts w:ascii="Arial" w:hAnsi="Arial" w:cs="Arial"/>
        </w:rPr>
      </w:pPr>
      <w:commentRangeStart w:id="10"/>
      <w:r>
        <w:rPr>
          <w:rFonts w:ascii="Arial" w:hAnsi="Arial" w:cs="Arial"/>
        </w:rPr>
        <w:t>MSc</w:t>
      </w:r>
      <w:commentRangeEnd w:id="10"/>
      <w:r w:rsidR="00BD681D">
        <w:rPr>
          <w:rStyle w:val="Kommentarzeichen"/>
        </w:rPr>
        <w:commentReference w:id="10"/>
      </w:r>
      <w:r>
        <w:rPr>
          <w:rFonts w:ascii="Arial" w:hAnsi="Arial" w:cs="Arial"/>
        </w:rPr>
        <w:t xml:space="preserve"> Stefan Widmer </w:t>
      </w:r>
    </w:p>
    <w:p w14:paraId="3D4AC79D" w14:textId="5294BD3B" w:rsidR="00302554" w:rsidRDefault="00BD681D" w:rsidP="009F67DE">
      <w:pPr>
        <w:rPr>
          <w:rFonts w:ascii="Arial" w:hAnsi="Arial" w:cs="Arial"/>
        </w:rPr>
      </w:pPr>
      <w:r w:rsidRPr="00BD681D">
        <w:rPr>
          <w:rFonts w:ascii="Arial" w:hAnsi="Arial" w:cs="Arial"/>
        </w:rPr>
        <w:t>Institute of Natural Resource Sciences</w:t>
      </w:r>
      <w:r>
        <w:rPr>
          <w:rFonts w:ascii="Arial" w:hAnsi="Arial" w:cs="Arial"/>
        </w:rPr>
        <w:t xml:space="preserve">, </w:t>
      </w:r>
      <w:proofErr w:type="spellStart"/>
      <w:r w:rsidRPr="00BD681D">
        <w:rPr>
          <w:rFonts w:ascii="Arial" w:hAnsi="Arial" w:cs="Arial"/>
        </w:rPr>
        <w:t>Grüentalstrasse</w:t>
      </w:r>
      <w:proofErr w:type="spellEnd"/>
      <w:r w:rsidRPr="00BD681D">
        <w:rPr>
          <w:rFonts w:ascii="Arial" w:hAnsi="Arial" w:cs="Arial"/>
        </w:rPr>
        <w:t xml:space="preserve"> 14</w:t>
      </w:r>
      <w:r>
        <w:rPr>
          <w:rFonts w:ascii="Arial" w:hAnsi="Arial" w:cs="Arial"/>
        </w:rPr>
        <w:t xml:space="preserve">, </w:t>
      </w:r>
      <w:r w:rsidRPr="00BD681D">
        <w:rPr>
          <w:rFonts w:ascii="Arial" w:hAnsi="Arial" w:cs="Arial"/>
        </w:rPr>
        <w:t xml:space="preserve">8820 </w:t>
      </w:r>
      <w:proofErr w:type="spellStart"/>
      <w:r w:rsidRPr="00BD681D">
        <w:rPr>
          <w:rFonts w:ascii="Arial" w:hAnsi="Arial" w:cs="Arial"/>
        </w:rPr>
        <w:t>Wädenswil</w:t>
      </w:r>
      <w:proofErr w:type="spellEnd"/>
    </w:p>
    <w:p w14:paraId="329C8400" w14:textId="46A8301E" w:rsidR="008257C0" w:rsidRPr="0039239D" w:rsidRDefault="008257C0" w:rsidP="00DE0759">
      <w:pPr>
        <w:jc w:val="both"/>
        <w:rPr>
          <w:rFonts w:ascii="Arial" w:hAnsi="Arial" w:cs="Arial"/>
        </w:rPr>
      </w:pPr>
      <w:r w:rsidRPr="0039239D">
        <w:rPr>
          <w:rFonts w:ascii="Arial" w:hAnsi="Arial" w:cs="Arial"/>
        </w:rPr>
        <w:br w:type="page"/>
      </w:r>
    </w:p>
    <w:p w14:paraId="0817EA42" w14:textId="77777777" w:rsidR="009136DA" w:rsidRDefault="008257C0" w:rsidP="00DE0759">
      <w:pPr>
        <w:pStyle w:val="berschrift1"/>
        <w:jc w:val="both"/>
        <w:rPr>
          <w:rFonts w:cs="Arial"/>
        </w:rPr>
      </w:pPr>
      <w:bookmarkStart w:id="11" w:name="_Toc202297295"/>
      <w:r w:rsidRPr="0039239D">
        <w:rPr>
          <w:rFonts w:cs="Arial"/>
        </w:rPr>
        <w:lastRenderedPageBreak/>
        <w:t>Abstract</w:t>
      </w:r>
      <w:bookmarkEnd w:id="11"/>
    </w:p>
    <w:p w14:paraId="55CC26F9" w14:textId="735769BB" w:rsidR="006B7757" w:rsidRPr="009136DA" w:rsidRDefault="006B7757" w:rsidP="009136DA">
      <w:pPr>
        <w:pStyle w:val="KeinLeerraum"/>
        <w:spacing w:line="360" w:lineRule="auto"/>
        <w:jc w:val="both"/>
        <w:rPr>
          <w:rFonts w:ascii="Arial" w:hAnsi="Arial" w:cs="Arial"/>
        </w:rPr>
      </w:pPr>
      <w:r w:rsidRPr="006B7757">
        <w:rPr>
          <w:rFonts w:ascii="Arial" w:hAnsi="Arial" w:cs="Arial"/>
        </w:rPr>
        <w:t>Understanding long-term biodiversity dynamics is crucial for assessing ecosystem responses to global change. This study investigates changes in vascular plant diversity and community composition in Switzerland over the past 22 years (2001–2023) based on the Z9 indicator dataset of the Swiss Biodiversity Monitoring programme (BDM). Drawing on more than 6,200 vegetation surveys from 10 m² plots across all major land-use types, biogeographic regions, and elevation zones, temporal trends in species richness, community-level ecological indicator values, and species-specific occurrence frequencies were assessed.</w:t>
      </w:r>
    </w:p>
    <w:p w14:paraId="31E3770F" w14:textId="3D8ABEC3" w:rsidR="009136DA" w:rsidRPr="009136DA" w:rsidRDefault="009136DA" w:rsidP="009136DA">
      <w:pPr>
        <w:pStyle w:val="KeinLeerraum"/>
        <w:spacing w:line="360" w:lineRule="auto"/>
        <w:jc w:val="both"/>
        <w:rPr>
          <w:rFonts w:ascii="Arial" w:hAnsi="Arial" w:cs="Arial"/>
        </w:rPr>
      </w:pPr>
      <w:r w:rsidRPr="009136DA">
        <w:rPr>
          <w:rFonts w:ascii="Arial" w:hAnsi="Arial" w:cs="Arial"/>
        </w:rPr>
        <w:t xml:space="preserve">Linear mixed-effects models reveal a modest but significant increase in national plant species richness, with stronger gains in the Central Plateau, high alpine zones, and extensively managed grasslands. In contrast, forests, settlements, and mid-elevation areas show little or no change. </w:t>
      </w:r>
      <w:r w:rsidR="00BD681D">
        <w:rPr>
          <w:rFonts w:ascii="Arial" w:hAnsi="Arial" w:cs="Arial"/>
        </w:rPr>
        <w:t>Mean</w:t>
      </w:r>
      <w:r w:rsidR="00BD681D" w:rsidRPr="006B7757">
        <w:rPr>
          <w:rFonts w:ascii="Arial" w:hAnsi="Arial" w:cs="Arial"/>
        </w:rPr>
        <w:t xml:space="preserve"> </w:t>
      </w:r>
      <w:r w:rsidR="006B7757" w:rsidRPr="006B7757">
        <w:rPr>
          <w:rFonts w:ascii="Arial" w:hAnsi="Arial" w:cs="Arial"/>
        </w:rPr>
        <w:t xml:space="preserve">community-level ecological indicator values indicate consistent shifts toward thermophilic and drought-tolerant plant assemblages, suggesting climate warming and changes in moisture availability. At the species level, </w:t>
      </w:r>
      <w:ins w:id="12" w:author="Felix Pascal (felixpas)" w:date="2025-07-01T19:50:00Z">
        <w:r w:rsidR="00F65D1C">
          <w:rPr>
            <w:rFonts w:ascii="Arial" w:hAnsi="Arial" w:cs="Arial"/>
          </w:rPr>
          <w:t>221</w:t>
        </w:r>
      </w:ins>
      <w:del w:id="13" w:author="Felix Pascal (felixpas)" w:date="2025-07-01T19:50:00Z">
        <w:r w:rsidR="006B7757" w:rsidRPr="006B7757" w:rsidDel="00F65D1C">
          <w:rPr>
            <w:rFonts w:ascii="Arial" w:hAnsi="Arial" w:cs="Arial"/>
          </w:rPr>
          <w:delText>97</w:delText>
        </w:r>
      </w:del>
      <w:r w:rsidR="006B7757" w:rsidRPr="006B7757">
        <w:rPr>
          <w:rFonts w:ascii="Arial" w:hAnsi="Arial" w:cs="Arial"/>
        </w:rPr>
        <w:t xml:space="preserve"> taxa showed significant increases or declines in occurrence frequency, highlighting ongoing compositional turnover and potential environmental filtering processes.</w:t>
      </w:r>
    </w:p>
    <w:p w14:paraId="23CAC771" w14:textId="7E5B46B9" w:rsidR="008257C0" w:rsidRPr="0039239D" w:rsidRDefault="009136DA" w:rsidP="009136DA">
      <w:pPr>
        <w:pStyle w:val="KeinLeerraum"/>
        <w:spacing w:line="360" w:lineRule="auto"/>
        <w:jc w:val="both"/>
      </w:pPr>
      <w:r w:rsidRPr="009136DA">
        <w:rPr>
          <w:rFonts w:ascii="Arial" w:hAnsi="Arial" w:cs="Arial"/>
        </w:rPr>
        <w:t>Together, these results provide an integrated assessment of biodiversity change across Swiss landscapes. They emphasise the importance of elevation, land-use intensity, and regional context in shaping vegetation responses and offer valuable insights for conservation and ecological monitoring under global change.</w:t>
      </w:r>
      <w:r w:rsidR="008257C0" w:rsidRPr="0039239D">
        <w:br w:type="page"/>
      </w:r>
    </w:p>
    <w:sdt>
      <w:sdtPr>
        <w:rPr>
          <w:rFonts w:eastAsiaTheme="minorHAnsi" w:cs="Arial"/>
          <w:color w:val="auto"/>
          <w:sz w:val="22"/>
          <w:szCs w:val="22"/>
          <w:lang w:val="de-DE" w:eastAsia="en-US"/>
          <w:rPrChange w:id="14" w:author="Felix Pascal (felixpas)" w:date="2025-07-01T16:36:00Z">
            <w:rPr>
              <w:rFonts w:asciiTheme="minorHAnsi" w:eastAsiaTheme="minorHAnsi" w:hAnsiTheme="minorHAnsi" w:cs="Arial"/>
              <w:color w:val="auto"/>
              <w:sz w:val="22"/>
              <w:szCs w:val="22"/>
              <w:lang w:val="de-DE" w:eastAsia="en-US"/>
            </w:rPr>
          </w:rPrChange>
        </w:rPr>
        <w:id w:val="-783041549"/>
        <w:docPartObj>
          <w:docPartGallery w:val="Table of Contents"/>
          <w:docPartUnique/>
        </w:docPartObj>
      </w:sdtPr>
      <w:sdtEndPr>
        <w:rPr>
          <w:b/>
          <w:bCs/>
          <w:rPrChange w:id="15" w:author="Felix Pascal (felixpas)" w:date="2025-07-01T16:36:00Z">
            <w:rPr/>
          </w:rPrChange>
        </w:rPr>
      </w:sdtEndPr>
      <w:sdtContent>
        <w:p w14:paraId="1095FE8B" w14:textId="05735CD8" w:rsidR="008257C0" w:rsidRPr="001913A0" w:rsidRDefault="008257C0" w:rsidP="00DE0759">
          <w:pPr>
            <w:pStyle w:val="Inhaltsverzeichnisberschrift"/>
            <w:jc w:val="both"/>
            <w:rPr>
              <w:rFonts w:cs="Arial"/>
              <w:lang w:val="de-DE"/>
            </w:rPr>
          </w:pPr>
          <w:r w:rsidRPr="001913A0">
            <w:rPr>
              <w:rFonts w:cs="Arial"/>
              <w:lang w:val="de-DE"/>
            </w:rPr>
            <w:t xml:space="preserve">Table </w:t>
          </w:r>
          <w:proofErr w:type="spellStart"/>
          <w:r w:rsidRPr="001913A0">
            <w:rPr>
              <w:rFonts w:cs="Arial"/>
              <w:lang w:val="de-DE"/>
            </w:rPr>
            <w:t>of</w:t>
          </w:r>
          <w:proofErr w:type="spellEnd"/>
          <w:r w:rsidRPr="001913A0">
            <w:rPr>
              <w:rFonts w:cs="Arial"/>
              <w:lang w:val="de-DE"/>
            </w:rPr>
            <w:t xml:space="preserve"> Contents</w:t>
          </w:r>
        </w:p>
        <w:p w14:paraId="35BD7ACC" w14:textId="77777777" w:rsidR="009F3AE6" w:rsidRPr="001913A0" w:rsidRDefault="009F3AE6" w:rsidP="009F3AE6">
          <w:pPr>
            <w:rPr>
              <w:rFonts w:ascii="Arial" w:hAnsi="Arial" w:cs="Arial"/>
              <w:lang w:val="de-DE" w:eastAsia="de-CH"/>
            </w:rPr>
          </w:pPr>
        </w:p>
        <w:commentRangeStart w:id="16"/>
        <w:p w14:paraId="472F9221" w14:textId="5C8ACE75" w:rsidR="00C474F4" w:rsidRPr="00C474F4" w:rsidRDefault="008257C0" w:rsidP="00C474F4">
          <w:pPr>
            <w:pStyle w:val="Verzeichnis1"/>
            <w:rPr>
              <w:rFonts w:ascii="Arial" w:eastAsiaTheme="minorEastAsia" w:hAnsi="Arial" w:cs="Arial"/>
              <w:noProof/>
              <w:lang w:val="de-CH" w:eastAsia="de-CH"/>
              <w:rPrChange w:id="17" w:author="Felix Pascal (felixpas)" w:date="2025-07-01T21:22:00Z">
                <w:rPr>
                  <w:rFonts w:eastAsiaTheme="minorEastAsia"/>
                  <w:noProof/>
                  <w:lang w:val="de-CH" w:eastAsia="de-CH"/>
                </w:rPr>
              </w:rPrChange>
            </w:rPr>
          </w:pPr>
          <w:r w:rsidRPr="00C474F4">
            <w:rPr>
              <w:rFonts w:ascii="Arial" w:hAnsi="Arial" w:cs="Arial"/>
              <w:rPrChange w:id="18" w:author="Felix Pascal (felixpas)" w:date="2025-07-01T21:22:00Z">
                <w:rPr/>
              </w:rPrChange>
            </w:rPr>
            <w:fldChar w:fldCharType="begin"/>
          </w:r>
          <w:r w:rsidRPr="00C474F4">
            <w:rPr>
              <w:rFonts w:ascii="Arial" w:hAnsi="Arial" w:cs="Arial"/>
              <w:rPrChange w:id="19" w:author="Felix Pascal (felixpas)" w:date="2025-07-01T21:22:00Z">
                <w:rPr/>
              </w:rPrChange>
            </w:rPr>
            <w:instrText xml:space="preserve"> TOC \o "1-3" \h \z \u </w:instrText>
          </w:r>
          <w:r w:rsidRPr="00C474F4">
            <w:rPr>
              <w:rFonts w:ascii="Arial" w:hAnsi="Arial" w:cs="Arial"/>
              <w:rPrChange w:id="20" w:author="Felix Pascal (felixpas)" w:date="2025-07-01T21:22:00Z">
                <w:rPr/>
              </w:rPrChange>
            </w:rPr>
            <w:fldChar w:fldCharType="separate"/>
          </w:r>
          <w:r w:rsidR="00C474F4" w:rsidRPr="00C474F4">
            <w:rPr>
              <w:rStyle w:val="Hyperlink"/>
              <w:rFonts w:ascii="Arial" w:hAnsi="Arial" w:cs="Arial"/>
              <w:noProof/>
              <w:rPrChange w:id="21" w:author="Felix Pascal (felixpas)" w:date="2025-07-01T21:22:00Z">
                <w:rPr>
                  <w:rStyle w:val="Hyperlink"/>
                  <w:noProof/>
                </w:rPr>
              </w:rPrChange>
            </w:rPr>
            <w:fldChar w:fldCharType="begin"/>
          </w:r>
          <w:r w:rsidR="00C474F4" w:rsidRPr="00C474F4">
            <w:rPr>
              <w:rStyle w:val="Hyperlink"/>
              <w:rFonts w:ascii="Arial" w:hAnsi="Arial" w:cs="Arial"/>
              <w:noProof/>
              <w:rPrChange w:id="22" w:author="Felix Pascal (felixpas)" w:date="2025-07-01T21:22:00Z">
                <w:rPr>
                  <w:rStyle w:val="Hyperlink"/>
                  <w:noProof/>
                </w:rPr>
              </w:rPrChange>
            </w:rPr>
            <w:instrText xml:space="preserve"> </w:instrText>
          </w:r>
          <w:r w:rsidR="00C474F4" w:rsidRPr="00C474F4">
            <w:rPr>
              <w:rFonts w:ascii="Arial" w:hAnsi="Arial" w:cs="Arial"/>
              <w:noProof/>
              <w:rPrChange w:id="23" w:author="Felix Pascal (felixpas)" w:date="2025-07-01T21:22:00Z">
                <w:rPr>
                  <w:noProof/>
                </w:rPr>
              </w:rPrChange>
            </w:rPr>
            <w:instrText>HYPERLINK \l "_Toc202297295"</w:instrText>
          </w:r>
          <w:r w:rsidR="00C474F4" w:rsidRPr="00C474F4">
            <w:rPr>
              <w:rStyle w:val="Hyperlink"/>
              <w:rFonts w:ascii="Arial" w:hAnsi="Arial" w:cs="Arial"/>
              <w:noProof/>
              <w:rPrChange w:id="24" w:author="Felix Pascal (felixpas)" w:date="2025-07-01T21:22:00Z">
                <w:rPr>
                  <w:rStyle w:val="Hyperlink"/>
                  <w:noProof/>
                </w:rPr>
              </w:rPrChange>
            </w:rPr>
            <w:instrText xml:space="preserve"> </w:instrText>
          </w:r>
          <w:r w:rsidR="00C474F4" w:rsidRPr="00C474F4">
            <w:rPr>
              <w:rStyle w:val="Hyperlink"/>
              <w:rFonts w:ascii="Arial" w:hAnsi="Arial" w:cs="Arial"/>
              <w:noProof/>
              <w:rPrChange w:id="25" w:author="Felix Pascal (felixpas)" w:date="2025-07-01T21:22:00Z">
                <w:rPr>
                  <w:rStyle w:val="Hyperlink"/>
                  <w:noProof/>
                </w:rPr>
              </w:rPrChange>
            </w:rPr>
          </w:r>
          <w:r w:rsidR="00C474F4" w:rsidRPr="00C474F4">
            <w:rPr>
              <w:rStyle w:val="Hyperlink"/>
              <w:rFonts w:ascii="Arial" w:hAnsi="Arial" w:cs="Arial"/>
              <w:noProof/>
              <w:rPrChange w:id="26" w:author="Felix Pascal (felixpas)" w:date="2025-07-01T21:22:00Z">
                <w:rPr>
                  <w:rStyle w:val="Hyperlink"/>
                  <w:noProof/>
                </w:rPr>
              </w:rPrChange>
            </w:rPr>
            <w:fldChar w:fldCharType="separate"/>
          </w:r>
          <w:r w:rsidR="00C474F4" w:rsidRPr="00C474F4">
            <w:rPr>
              <w:rStyle w:val="Hyperlink"/>
              <w:rFonts w:ascii="Arial" w:hAnsi="Arial" w:cs="Arial"/>
              <w:noProof/>
              <w:rPrChange w:id="27" w:author="Felix Pascal (felixpas)" w:date="2025-07-01T21:22:00Z">
                <w:rPr>
                  <w:rStyle w:val="Hyperlink"/>
                  <w:rFonts w:cs="Arial"/>
                  <w:noProof/>
                </w:rPr>
              </w:rPrChange>
            </w:rPr>
            <w:t>Abstract</w:t>
          </w:r>
          <w:r w:rsidR="00C474F4" w:rsidRPr="00C474F4">
            <w:rPr>
              <w:rFonts w:ascii="Arial" w:hAnsi="Arial" w:cs="Arial"/>
              <w:noProof/>
              <w:webHidden/>
              <w:rPrChange w:id="28" w:author="Felix Pascal (felixpas)" w:date="2025-07-01T21:22:00Z">
                <w:rPr>
                  <w:noProof/>
                  <w:webHidden/>
                </w:rPr>
              </w:rPrChange>
            </w:rPr>
            <w:tab/>
          </w:r>
          <w:r w:rsidR="00C474F4" w:rsidRPr="00C474F4">
            <w:rPr>
              <w:rFonts w:ascii="Arial" w:hAnsi="Arial" w:cs="Arial"/>
              <w:noProof/>
              <w:webHidden/>
              <w:rPrChange w:id="29" w:author="Felix Pascal (felixpas)" w:date="2025-07-01T21:22:00Z">
                <w:rPr>
                  <w:noProof/>
                  <w:webHidden/>
                </w:rPr>
              </w:rPrChange>
            </w:rPr>
            <w:fldChar w:fldCharType="begin"/>
          </w:r>
          <w:r w:rsidR="00C474F4" w:rsidRPr="00C474F4">
            <w:rPr>
              <w:rFonts w:ascii="Arial" w:hAnsi="Arial" w:cs="Arial"/>
              <w:noProof/>
              <w:webHidden/>
              <w:rPrChange w:id="30" w:author="Felix Pascal (felixpas)" w:date="2025-07-01T21:22:00Z">
                <w:rPr>
                  <w:noProof/>
                  <w:webHidden/>
                </w:rPr>
              </w:rPrChange>
            </w:rPr>
            <w:instrText xml:space="preserve"> PAGEREF _Toc202297295 \h </w:instrText>
          </w:r>
          <w:r w:rsidR="00C474F4" w:rsidRPr="00C474F4">
            <w:rPr>
              <w:rFonts w:ascii="Arial" w:hAnsi="Arial" w:cs="Arial"/>
              <w:noProof/>
              <w:webHidden/>
              <w:rPrChange w:id="31" w:author="Felix Pascal (felixpas)" w:date="2025-07-01T21:22:00Z">
                <w:rPr>
                  <w:noProof/>
                  <w:webHidden/>
                </w:rPr>
              </w:rPrChange>
            </w:rPr>
          </w:r>
          <w:r w:rsidR="00C474F4" w:rsidRPr="00C474F4">
            <w:rPr>
              <w:rFonts w:ascii="Arial" w:hAnsi="Arial" w:cs="Arial"/>
              <w:noProof/>
              <w:webHidden/>
              <w:rPrChange w:id="32" w:author="Felix Pascal (felixpas)" w:date="2025-07-01T21:22:00Z">
                <w:rPr>
                  <w:noProof/>
                  <w:webHidden/>
                </w:rPr>
              </w:rPrChange>
            </w:rPr>
            <w:fldChar w:fldCharType="separate"/>
          </w:r>
          <w:r w:rsidR="00C474F4" w:rsidRPr="00C474F4">
            <w:rPr>
              <w:rFonts w:ascii="Arial" w:hAnsi="Arial" w:cs="Arial"/>
              <w:noProof/>
              <w:webHidden/>
              <w:rPrChange w:id="33" w:author="Felix Pascal (felixpas)" w:date="2025-07-01T21:22:00Z">
                <w:rPr>
                  <w:noProof/>
                  <w:webHidden/>
                </w:rPr>
              </w:rPrChange>
            </w:rPr>
            <w:t>2</w:t>
          </w:r>
          <w:r w:rsidR="00C474F4" w:rsidRPr="00C474F4">
            <w:rPr>
              <w:rFonts w:ascii="Arial" w:hAnsi="Arial" w:cs="Arial"/>
              <w:noProof/>
              <w:webHidden/>
              <w:rPrChange w:id="34" w:author="Felix Pascal (felixpas)" w:date="2025-07-01T21:22:00Z">
                <w:rPr>
                  <w:noProof/>
                  <w:webHidden/>
                </w:rPr>
              </w:rPrChange>
            </w:rPr>
            <w:fldChar w:fldCharType="end"/>
          </w:r>
          <w:r w:rsidR="00C474F4" w:rsidRPr="00C474F4">
            <w:rPr>
              <w:rStyle w:val="Hyperlink"/>
              <w:rFonts w:ascii="Arial" w:hAnsi="Arial" w:cs="Arial"/>
              <w:noProof/>
              <w:rPrChange w:id="35" w:author="Felix Pascal (felixpas)" w:date="2025-07-01T21:22:00Z">
                <w:rPr>
                  <w:rStyle w:val="Hyperlink"/>
                  <w:noProof/>
                </w:rPr>
              </w:rPrChange>
            </w:rPr>
            <w:fldChar w:fldCharType="end"/>
          </w:r>
        </w:p>
        <w:p w14:paraId="0705D096" w14:textId="6FE1AAD2" w:rsidR="00C474F4" w:rsidRPr="00C474F4" w:rsidRDefault="00C474F4" w:rsidP="00C474F4">
          <w:pPr>
            <w:pStyle w:val="Verzeichnis1"/>
            <w:rPr>
              <w:rFonts w:ascii="Arial" w:eastAsiaTheme="minorEastAsia" w:hAnsi="Arial" w:cs="Arial"/>
              <w:noProof/>
              <w:lang w:val="de-CH" w:eastAsia="de-CH"/>
              <w:rPrChange w:id="36" w:author="Felix Pascal (felixpas)" w:date="2025-07-01T21:22:00Z">
                <w:rPr>
                  <w:rFonts w:eastAsiaTheme="minorEastAsia"/>
                  <w:noProof/>
                  <w:lang w:val="de-CH" w:eastAsia="de-CH"/>
                </w:rPr>
              </w:rPrChange>
            </w:rPr>
          </w:pPr>
          <w:r w:rsidRPr="00C474F4">
            <w:rPr>
              <w:rStyle w:val="Hyperlink"/>
              <w:rFonts w:ascii="Arial" w:hAnsi="Arial" w:cs="Arial"/>
              <w:noProof/>
              <w:rPrChange w:id="37" w:author="Felix Pascal (felixpas)" w:date="2025-07-01T21:22:00Z">
                <w:rPr>
                  <w:rStyle w:val="Hyperlink"/>
                  <w:noProof/>
                </w:rPr>
              </w:rPrChange>
            </w:rPr>
            <w:fldChar w:fldCharType="begin"/>
          </w:r>
          <w:r w:rsidRPr="00C474F4">
            <w:rPr>
              <w:rStyle w:val="Hyperlink"/>
              <w:rFonts w:ascii="Arial" w:hAnsi="Arial" w:cs="Arial"/>
              <w:noProof/>
              <w:rPrChange w:id="38" w:author="Felix Pascal (felixpas)" w:date="2025-07-01T21:22:00Z">
                <w:rPr>
                  <w:rStyle w:val="Hyperlink"/>
                  <w:noProof/>
                </w:rPr>
              </w:rPrChange>
            </w:rPr>
            <w:instrText xml:space="preserve"> </w:instrText>
          </w:r>
          <w:r w:rsidRPr="00C474F4">
            <w:rPr>
              <w:rFonts w:ascii="Arial" w:hAnsi="Arial" w:cs="Arial"/>
              <w:noProof/>
              <w:rPrChange w:id="39" w:author="Felix Pascal (felixpas)" w:date="2025-07-01T21:22:00Z">
                <w:rPr>
                  <w:noProof/>
                </w:rPr>
              </w:rPrChange>
            </w:rPr>
            <w:instrText>HYPERLINK \l "_Toc202297296"</w:instrText>
          </w:r>
          <w:r w:rsidRPr="00C474F4">
            <w:rPr>
              <w:rStyle w:val="Hyperlink"/>
              <w:rFonts w:ascii="Arial" w:hAnsi="Arial" w:cs="Arial"/>
              <w:noProof/>
              <w:rPrChange w:id="40" w:author="Felix Pascal (felixpas)" w:date="2025-07-01T21:22:00Z">
                <w:rPr>
                  <w:rStyle w:val="Hyperlink"/>
                  <w:noProof/>
                </w:rPr>
              </w:rPrChange>
            </w:rPr>
            <w:instrText xml:space="preserve"> </w:instrText>
          </w:r>
          <w:r w:rsidRPr="00C474F4">
            <w:rPr>
              <w:rStyle w:val="Hyperlink"/>
              <w:rFonts w:ascii="Arial" w:hAnsi="Arial" w:cs="Arial"/>
              <w:noProof/>
              <w:rPrChange w:id="41" w:author="Felix Pascal (felixpas)" w:date="2025-07-01T21:22:00Z">
                <w:rPr>
                  <w:rStyle w:val="Hyperlink"/>
                  <w:noProof/>
                </w:rPr>
              </w:rPrChange>
            </w:rPr>
          </w:r>
          <w:r w:rsidRPr="00C474F4">
            <w:rPr>
              <w:rStyle w:val="Hyperlink"/>
              <w:rFonts w:ascii="Arial" w:hAnsi="Arial" w:cs="Arial"/>
              <w:noProof/>
              <w:rPrChange w:id="42" w:author="Felix Pascal (felixpas)" w:date="2025-07-01T21:22:00Z">
                <w:rPr>
                  <w:rStyle w:val="Hyperlink"/>
                  <w:noProof/>
                </w:rPr>
              </w:rPrChange>
            </w:rPr>
            <w:fldChar w:fldCharType="separate"/>
          </w:r>
          <w:r w:rsidRPr="00C474F4">
            <w:rPr>
              <w:rStyle w:val="Hyperlink"/>
              <w:rFonts w:ascii="Arial" w:hAnsi="Arial" w:cs="Arial"/>
              <w:noProof/>
              <w:rPrChange w:id="43" w:author="Felix Pascal (felixpas)" w:date="2025-07-01T21:22:00Z">
                <w:rPr>
                  <w:rStyle w:val="Hyperlink"/>
                  <w:rFonts w:cs="Arial"/>
                  <w:noProof/>
                </w:rPr>
              </w:rPrChange>
            </w:rPr>
            <w:t>Introduction</w:t>
          </w:r>
          <w:r w:rsidRPr="00C474F4">
            <w:rPr>
              <w:rFonts w:ascii="Arial" w:hAnsi="Arial" w:cs="Arial"/>
              <w:noProof/>
              <w:webHidden/>
              <w:rPrChange w:id="44" w:author="Felix Pascal (felixpas)" w:date="2025-07-01T21:22:00Z">
                <w:rPr>
                  <w:noProof/>
                  <w:webHidden/>
                </w:rPr>
              </w:rPrChange>
            </w:rPr>
            <w:tab/>
          </w:r>
          <w:r w:rsidRPr="00C474F4">
            <w:rPr>
              <w:rFonts w:ascii="Arial" w:hAnsi="Arial" w:cs="Arial"/>
              <w:noProof/>
              <w:webHidden/>
              <w:rPrChange w:id="45" w:author="Felix Pascal (felixpas)" w:date="2025-07-01T21:22:00Z">
                <w:rPr>
                  <w:noProof/>
                  <w:webHidden/>
                </w:rPr>
              </w:rPrChange>
            </w:rPr>
            <w:fldChar w:fldCharType="begin"/>
          </w:r>
          <w:r w:rsidRPr="00C474F4">
            <w:rPr>
              <w:rFonts w:ascii="Arial" w:hAnsi="Arial" w:cs="Arial"/>
              <w:noProof/>
              <w:webHidden/>
              <w:rPrChange w:id="46" w:author="Felix Pascal (felixpas)" w:date="2025-07-01T21:22:00Z">
                <w:rPr>
                  <w:noProof/>
                  <w:webHidden/>
                </w:rPr>
              </w:rPrChange>
            </w:rPr>
            <w:instrText xml:space="preserve"> PAGEREF _Toc202297296 \h </w:instrText>
          </w:r>
          <w:r w:rsidRPr="00C474F4">
            <w:rPr>
              <w:rFonts w:ascii="Arial" w:hAnsi="Arial" w:cs="Arial"/>
              <w:noProof/>
              <w:webHidden/>
              <w:rPrChange w:id="47" w:author="Felix Pascal (felixpas)" w:date="2025-07-01T21:22:00Z">
                <w:rPr>
                  <w:noProof/>
                  <w:webHidden/>
                </w:rPr>
              </w:rPrChange>
            </w:rPr>
          </w:r>
          <w:r w:rsidRPr="00C474F4">
            <w:rPr>
              <w:rFonts w:ascii="Arial" w:hAnsi="Arial" w:cs="Arial"/>
              <w:noProof/>
              <w:webHidden/>
              <w:rPrChange w:id="48" w:author="Felix Pascal (felixpas)" w:date="2025-07-01T21:22:00Z">
                <w:rPr>
                  <w:noProof/>
                  <w:webHidden/>
                </w:rPr>
              </w:rPrChange>
            </w:rPr>
            <w:fldChar w:fldCharType="separate"/>
          </w:r>
          <w:r w:rsidRPr="00C474F4">
            <w:rPr>
              <w:rFonts w:ascii="Arial" w:hAnsi="Arial" w:cs="Arial"/>
              <w:noProof/>
              <w:webHidden/>
              <w:rPrChange w:id="49" w:author="Felix Pascal (felixpas)" w:date="2025-07-01T21:22:00Z">
                <w:rPr>
                  <w:noProof/>
                  <w:webHidden/>
                </w:rPr>
              </w:rPrChange>
            </w:rPr>
            <w:t>4</w:t>
          </w:r>
          <w:r w:rsidRPr="00C474F4">
            <w:rPr>
              <w:rFonts w:ascii="Arial" w:hAnsi="Arial" w:cs="Arial"/>
              <w:noProof/>
              <w:webHidden/>
              <w:rPrChange w:id="50" w:author="Felix Pascal (felixpas)" w:date="2025-07-01T21:22:00Z">
                <w:rPr>
                  <w:noProof/>
                  <w:webHidden/>
                </w:rPr>
              </w:rPrChange>
            </w:rPr>
            <w:fldChar w:fldCharType="end"/>
          </w:r>
          <w:r w:rsidRPr="00C474F4">
            <w:rPr>
              <w:rStyle w:val="Hyperlink"/>
              <w:rFonts w:ascii="Arial" w:hAnsi="Arial" w:cs="Arial"/>
              <w:noProof/>
              <w:rPrChange w:id="51" w:author="Felix Pascal (felixpas)" w:date="2025-07-01T21:22:00Z">
                <w:rPr>
                  <w:rStyle w:val="Hyperlink"/>
                  <w:noProof/>
                </w:rPr>
              </w:rPrChange>
            </w:rPr>
            <w:fldChar w:fldCharType="end"/>
          </w:r>
        </w:p>
        <w:p w14:paraId="051FC0BF" w14:textId="698E1843" w:rsidR="00C474F4" w:rsidRPr="00C474F4" w:rsidRDefault="00C474F4" w:rsidP="00C474F4">
          <w:pPr>
            <w:pStyle w:val="Verzeichnis1"/>
            <w:rPr>
              <w:rFonts w:ascii="Arial" w:eastAsiaTheme="minorEastAsia" w:hAnsi="Arial" w:cs="Arial"/>
              <w:noProof/>
              <w:lang w:val="de-CH" w:eastAsia="de-CH"/>
              <w:rPrChange w:id="52" w:author="Felix Pascal (felixpas)" w:date="2025-07-01T21:22:00Z">
                <w:rPr>
                  <w:rFonts w:eastAsiaTheme="minorEastAsia"/>
                  <w:noProof/>
                  <w:lang w:val="de-CH" w:eastAsia="de-CH"/>
                </w:rPr>
              </w:rPrChange>
            </w:rPr>
          </w:pPr>
          <w:r w:rsidRPr="00C474F4">
            <w:rPr>
              <w:rStyle w:val="Hyperlink"/>
              <w:rFonts w:ascii="Arial" w:hAnsi="Arial" w:cs="Arial"/>
              <w:noProof/>
              <w:rPrChange w:id="53" w:author="Felix Pascal (felixpas)" w:date="2025-07-01T21:22:00Z">
                <w:rPr>
                  <w:rStyle w:val="Hyperlink"/>
                  <w:noProof/>
                </w:rPr>
              </w:rPrChange>
            </w:rPr>
            <w:fldChar w:fldCharType="begin"/>
          </w:r>
          <w:r w:rsidRPr="00C474F4">
            <w:rPr>
              <w:rStyle w:val="Hyperlink"/>
              <w:rFonts w:ascii="Arial" w:hAnsi="Arial" w:cs="Arial"/>
              <w:noProof/>
              <w:rPrChange w:id="54" w:author="Felix Pascal (felixpas)" w:date="2025-07-01T21:22:00Z">
                <w:rPr>
                  <w:rStyle w:val="Hyperlink"/>
                  <w:noProof/>
                </w:rPr>
              </w:rPrChange>
            </w:rPr>
            <w:instrText xml:space="preserve"> </w:instrText>
          </w:r>
          <w:r w:rsidRPr="00C474F4">
            <w:rPr>
              <w:rFonts w:ascii="Arial" w:hAnsi="Arial" w:cs="Arial"/>
              <w:noProof/>
              <w:rPrChange w:id="55" w:author="Felix Pascal (felixpas)" w:date="2025-07-01T21:22:00Z">
                <w:rPr>
                  <w:noProof/>
                </w:rPr>
              </w:rPrChange>
            </w:rPr>
            <w:instrText>HYPERLINK \l "_Toc202297297"</w:instrText>
          </w:r>
          <w:r w:rsidRPr="00C474F4">
            <w:rPr>
              <w:rStyle w:val="Hyperlink"/>
              <w:rFonts w:ascii="Arial" w:hAnsi="Arial" w:cs="Arial"/>
              <w:noProof/>
              <w:rPrChange w:id="56" w:author="Felix Pascal (felixpas)" w:date="2025-07-01T21:22:00Z">
                <w:rPr>
                  <w:rStyle w:val="Hyperlink"/>
                  <w:noProof/>
                </w:rPr>
              </w:rPrChange>
            </w:rPr>
            <w:instrText xml:space="preserve"> </w:instrText>
          </w:r>
          <w:r w:rsidRPr="00C474F4">
            <w:rPr>
              <w:rStyle w:val="Hyperlink"/>
              <w:rFonts w:ascii="Arial" w:hAnsi="Arial" w:cs="Arial"/>
              <w:noProof/>
              <w:rPrChange w:id="57" w:author="Felix Pascal (felixpas)" w:date="2025-07-01T21:22:00Z">
                <w:rPr>
                  <w:rStyle w:val="Hyperlink"/>
                  <w:noProof/>
                </w:rPr>
              </w:rPrChange>
            </w:rPr>
          </w:r>
          <w:r w:rsidRPr="00C474F4">
            <w:rPr>
              <w:rStyle w:val="Hyperlink"/>
              <w:rFonts w:ascii="Arial" w:hAnsi="Arial" w:cs="Arial"/>
              <w:noProof/>
              <w:rPrChange w:id="58" w:author="Felix Pascal (felixpas)" w:date="2025-07-01T21:22:00Z">
                <w:rPr>
                  <w:rStyle w:val="Hyperlink"/>
                  <w:noProof/>
                </w:rPr>
              </w:rPrChange>
            </w:rPr>
            <w:fldChar w:fldCharType="separate"/>
          </w:r>
          <w:r w:rsidRPr="00C474F4">
            <w:rPr>
              <w:rStyle w:val="Hyperlink"/>
              <w:rFonts w:ascii="Arial" w:hAnsi="Arial" w:cs="Arial"/>
              <w:noProof/>
              <w:rPrChange w:id="59" w:author="Felix Pascal (felixpas)" w:date="2025-07-01T21:22:00Z">
                <w:rPr>
                  <w:rStyle w:val="Hyperlink"/>
                  <w:rFonts w:cs="Arial"/>
                  <w:noProof/>
                </w:rPr>
              </w:rPrChange>
            </w:rPr>
            <w:t>Materials and methods</w:t>
          </w:r>
          <w:r w:rsidRPr="00C474F4">
            <w:rPr>
              <w:rFonts w:ascii="Arial" w:hAnsi="Arial" w:cs="Arial"/>
              <w:noProof/>
              <w:webHidden/>
              <w:rPrChange w:id="60" w:author="Felix Pascal (felixpas)" w:date="2025-07-01T21:22:00Z">
                <w:rPr>
                  <w:noProof/>
                  <w:webHidden/>
                </w:rPr>
              </w:rPrChange>
            </w:rPr>
            <w:tab/>
          </w:r>
          <w:r w:rsidRPr="00C474F4">
            <w:rPr>
              <w:rFonts w:ascii="Arial" w:hAnsi="Arial" w:cs="Arial"/>
              <w:noProof/>
              <w:webHidden/>
              <w:rPrChange w:id="61" w:author="Felix Pascal (felixpas)" w:date="2025-07-01T21:22:00Z">
                <w:rPr>
                  <w:noProof/>
                  <w:webHidden/>
                </w:rPr>
              </w:rPrChange>
            </w:rPr>
            <w:fldChar w:fldCharType="begin"/>
          </w:r>
          <w:r w:rsidRPr="00C474F4">
            <w:rPr>
              <w:rFonts w:ascii="Arial" w:hAnsi="Arial" w:cs="Arial"/>
              <w:noProof/>
              <w:webHidden/>
              <w:rPrChange w:id="62" w:author="Felix Pascal (felixpas)" w:date="2025-07-01T21:22:00Z">
                <w:rPr>
                  <w:noProof/>
                  <w:webHidden/>
                </w:rPr>
              </w:rPrChange>
            </w:rPr>
            <w:instrText xml:space="preserve"> PAGEREF _Toc202297297 \h </w:instrText>
          </w:r>
          <w:r w:rsidRPr="00C474F4">
            <w:rPr>
              <w:rFonts w:ascii="Arial" w:hAnsi="Arial" w:cs="Arial"/>
              <w:noProof/>
              <w:webHidden/>
              <w:rPrChange w:id="63" w:author="Felix Pascal (felixpas)" w:date="2025-07-01T21:22:00Z">
                <w:rPr>
                  <w:noProof/>
                  <w:webHidden/>
                </w:rPr>
              </w:rPrChange>
            </w:rPr>
          </w:r>
          <w:r w:rsidRPr="00C474F4">
            <w:rPr>
              <w:rFonts w:ascii="Arial" w:hAnsi="Arial" w:cs="Arial"/>
              <w:noProof/>
              <w:webHidden/>
              <w:rPrChange w:id="64" w:author="Felix Pascal (felixpas)" w:date="2025-07-01T21:22:00Z">
                <w:rPr>
                  <w:noProof/>
                  <w:webHidden/>
                </w:rPr>
              </w:rPrChange>
            </w:rPr>
            <w:fldChar w:fldCharType="separate"/>
          </w:r>
          <w:r w:rsidRPr="00C474F4">
            <w:rPr>
              <w:rFonts w:ascii="Arial" w:hAnsi="Arial" w:cs="Arial"/>
              <w:noProof/>
              <w:webHidden/>
              <w:rPrChange w:id="65" w:author="Felix Pascal (felixpas)" w:date="2025-07-01T21:22:00Z">
                <w:rPr>
                  <w:noProof/>
                  <w:webHidden/>
                </w:rPr>
              </w:rPrChange>
            </w:rPr>
            <w:t>5</w:t>
          </w:r>
          <w:r w:rsidRPr="00C474F4">
            <w:rPr>
              <w:rFonts w:ascii="Arial" w:hAnsi="Arial" w:cs="Arial"/>
              <w:noProof/>
              <w:webHidden/>
              <w:rPrChange w:id="66" w:author="Felix Pascal (felixpas)" w:date="2025-07-01T21:22:00Z">
                <w:rPr>
                  <w:noProof/>
                  <w:webHidden/>
                </w:rPr>
              </w:rPrChange>
            </w:rPr>
            <w:fldChar w:fldCharType="end"/>
          </w:r>
          <w:r w:rsidRPr="00C474F4">
            <w:rPr>
              <w:rStyle w:val="Hyperlink"/>
              <w:rFonts w:ascii="Arial" w:hAnsi="Arial" w:cs="Arial"/>
              <w:noProof/>
              <w:rPrChange w:id="67" w:author="Felix Pascal (felixpas)" w:date="2025-07-01T21:22:00Z">
                <w:rPr>
                  <w:rStyle w:val="Hyperlink"/>
                  <w:noProof/>
                </w:rPr>
              </w:rPrChange>
            </w:rPr>
            <w:fldChar w:fldCharType="end"/>
          </w:r>
        </w:p>
        <w:p w14:paraId="2E31FFFB" w14:textId="4F67543A" w:rsidR="00C474F4" w:rsidRPr="00C474F4" w:rsidRDefault="00C474F4">
          <w:pPr>
            <w:pStyle w:val="Verzeichnis2"/>
            <w:tabs>
              <w:tab w:val="right" w:leader="dot" w:pos="9062"/>
            </w:tabs>
            <w:rPr>
              <w:rFonts w:ascii="Arial" w:eastAsiaTheme="minorEastAsia" w:hAnsi="Arial" w:cs="Arial"/>
              <w:noProof/>
              <w:lang w:val="de-CH" w:eastAsia="de-CH"/>
              <w:rPrChange w:id="68" w:author="Felix Pascal (felixpas)" w:date="2025-07-01T21:22:00Z">
                <w:rPr>
                  <w:rFonts w:eastAsiaTheme="minorEastAsia"/>
                  <w:noProof/>
                  <w:lang w:val="de-CH" w:eastAsia="de-CH"/>
                </w:rPr>
              </w:rPrChange>
            </w:rPr>
          </w:pPr>
          <w:r w:rsidRPr="00C474F4">
            <w:rPr>
              <w:rStyle w:val="Hyperlink"/>
              <w:rFonts w:ascii="Arial" w:hAnsi="Arial" w:cs="Arial"/>
              <w:noProof/>
              <w:rPrChange w:id="69" w:author="Felix Pascal (felixpas)" w:date="2025-07-01T21:22:00Z">
                <w:rPr>
                  <w:rStyle w:val="Hyperlink"/>
                  <w:noProof/>
                </w:rPr>
              </w:rPrChange>
            </w:rPr>
            <w:fldChar w:fldCharType="begin"/>
          </w:r>
          <w:r w:rsidRPr="00C474F4">
            <w:rPr>
              <w:rStyle w:val="Hyperlink"/>
              <w:rFonts w:ascii="Arial" w:hAnsi="Arial" w:cs="Arial"/>
              <w:noProof/>
              <w:rPrChange w:id="70" w:author="Felix Pascal (felixpas)" w:date="2025-07-01T21:22:00Z">
                <w:rPr>
                  <w:rStyle w:val="Hyperlink"/>
                  <w:noProof/>
                </w:rPr>
              </w:rPrChange>
            </w:rPr>
            <w:instrText xml:space="preserve"> </w:instrText>
          </w:r>
          <w:r w:rsidRPr="00C474F4">
            <w:rPr>
              <w:rFonts w:ascii="Arial" w:hAnsi="Arial" w:cs="Arial"/>
              <w:noProof/>
              <w:rPrChange w:id="71" w:author="Felix Pascal (felixpas)" w:date="2025-07-01T21:22:00Z">
                <w:rPr>
                  <w:noProof/>
                </w:rPr>
              </w:rPrChange>
            </w:rPr>
            <w:instrText>HYPERLINK \l "_Toc202297298"</w:instrText>
          </w:r>
          <w:r w:rsidRPr="00C474F4">
            <w:rPr>
              <w:rStyle w:val="Hyperlink"/>
              <w:rFonts w:ascii="Arial" w:hAnsi="Arial" w:cs="Arial"/>
              <w:noProof/>
              <w:rPrChange w:id="72" w:author="Felix Pascal (felixpas)" w:date="2025-07-01T21:22:00Z">
                <w:rPr>
                  <w:rStyle w:val="Hyperlink"/>
                  <w:noProof/>
                </w:rPr>
              </w:rPrChange>
            </w:rPr>
            <w:instrText xml:space="preserve"> </w:instrText>
          </w:r>
          <w:r w:rsidRPr="00C474F4">
            <w:rPr>
              <w:rStyle w:val="Hyperlink"/>
              <w:rFonts w:ascii="Arial" w:hAnsi="Arial" w:cs="Arial"/>
              <w:noProof/>
              <w:rPrChange w:id="73" w:author="Felix Pascal (felixpas)" w:date="2025-07-01T21:22:00Z">
                <w:rPr>
                  <w:rStyle w:val="Hyperlink"/>
                  <w:noProof/>
                </w:rPr>
              </w:rPrChange>
            </w:rPr>
          </w:r>
          <w:r w:rsidRPr="00C474F4">
            <w:rPr>
              <w:rStyle w:val="Hyperlink"/>
              <w:rFonts w:ascii="Arial" w:hAnsi="Arial" w:cs="Arial"/>
              <w:noProof/>
              <w:rPrChange w:id="74" w:author="Felix Pascal (felixpas)" w:date="2025-07-01T21:22:00Z">
                <w:rPr>
                  <w:rStyle w:val="Hyperlink"/>
                  <w:noProof/>
                </w:rPr>
              </w:rPrChange>
            </w:rPr>
            <w:fldChar w:fldCharType="separate"/>
          </w:r>
          <w:r w:rsidRPr="00C474F4">
            <w:rPr>
              <w:rStyle w:val="Hyperlink"/>
              <w:rFonts w:ascii="Arial" w:hAnsi="Arial" w:cs="Arial"/>
              <w:noProof/>
              <w:rPrChange w:id="75" w:author="Felix Pascal (felixpas)" w:date="2025-07-01T21:22:00Z">
                <w:rPr>
                  <w:rStyle w:val="Hyperlink"/>
                  <w:rFonts w:cs="Arial"/>
                  <w:noProof/>
                </w:rPr>
              </w:rPrChange>
            </w:rPr>
            <w:t>BDM Indicator Z9 dataset</w:t>
          </w:r>
          <w:r w:rsidRPr="00C474F4">
            <w:rPr>
              <w:rFonts w:ascii="Arial" w:hAnsi="Arial" w:cs="Arial"/>
              <w:noProof/>
              <w:webHidden/>
              <w:rPrChange w:id="76" w:author="Felix Pascal (felixpas)" w:date="2025-07-01T21:22:00Z">
                <w:rPr>
                  <w:noProof/>
                  <w:webHidden/>
                </w:rPr>
              </w:rPrChange>
            </w:rPr>
            <w:tab/>
          </w:r>
          <w:r w:rsidRPr="00C474F4">
            <w:rPr>
              <w:rFonts w:ascii="Arial" w:hAnsi="Arial" w:cs="Arial"/>
              <w:noProof/>
              <w:webHidden/>
              <w:rPrChange w:id="77" w:author="Felix Pascal (felixpas)" w:date="2025-07-01T21:22:00Z">
                <w:rPr>
                  <w:noProof/>
                  <w:webHidden/>
                </w:rPr>
              </w:rPrChange>
            </w:rPr>
            <w:fldChar w:fldCharType="begin"/>
          </w:r>
          <w:r w:rsidRPr="00C474F4">
            <w:rPr>
              <w:rFonts w:ascii="Arial" w:hAnsi="Arial" w:cs="Arial"/>
              <w:noProof/>
              <w:webHidden/>
              <w:rPrChange w:id="78" w:author="Felix Pascal (felixpas)" w:date="2025-07-01T21:22:00Z">
                <w:rPr>
                  <w:noProof/>
                  <w:webHidden/>
                </w:rPr>
              </w:rPrChange>
            </w:rPr>
            <w:instrText xml:space="preserve"> PAGEREF _Toc202297298 \h </w:instrText>
          </w:r>
          <w:r w:rsidRPr="00C474F4">
            <w:rPr>
              <w:rFonts w:ascii="Arial" w:hAnsi="Arial" w:cs="Arial"/>
              <w:noProof/>
              <w:webHidden/>
              <w:rPrChange w:id="79" w:author="Felix Pascal (felixpas)" w:date="2025-07-01T21:22:00Z">
                <w:rPr>
                  <w:noProof/>
                  <w:webHidden/>
                </w:rPr>
              </w:rPrChange>
            </w:rPr>
          </w:r>
          <w:r w:rsidRPr="00C474F4">
            <w:rPr>
              <w:rFonts w:ascii="Arial" w:hAnsi="Arial" w:cs="Arial"/>
              <w:noProof/>
              <w:webHidden/>
              <w:rPrChange w:id="80" w:author="Felix Pascal (felixpas)" w:date="2025-07-01T21:22:00Z">
                <w:rPr>
                  <w:noProof/>
                  <w:webHidden/>
                </w:rPr>
              </w:rPrChange>
            </w:rPr>
            <w:fldChar w:fldCharType="separate"/>
          </w:r>
          <w:r w:rsidRPr="00C474F4">
            <w:rPr>
              <w:rFonts w:ascii="Arial" w:hAnsi="Arial" w:cs="Arial"/>
              <w:noProof/>
              <w:webHidden/>
              <w:rPrChange w:id="81" w:author="Felix Pascal (felixpas)" w:date="2025-07-01T21:22:00Z">
                <w:rPr>
                  <w:noProof/>
                  <w:webHidden/>
                </w:rPr>
              </w:rPrChange>
            </w:rPr>
            <w:t>5</w:t>
          </w:r>
          <w:r w:rsidRPr="00C474F4">
            <w:rPr>
              <w:rFonts w:ascii="Arial" w:hAnsi="Arial" w:cs="Arial"/>
              <w:noProof/>
              <w:webHidden/>
              <w:rPrChange w:id="82" w:author="Felix Pascal (felixpas)" w:date="2025-07-01T21:22:00Z">
                <w:rPr>
                  <w:noProof/>
                  <w:webHidden/>
                </w:rPr>
              </w:rPrChange>
            </w:rPr>
            <w:fldChar w:fldCharType="end"/>
          </w:r>
          <w:r w:rsidRPr="00C474F4">
            <w:rPr>
              <w:rStyle w:val="Hyperlink"/>
              <w:rFonts w:ascii="Arial" w:hAnsi="Arial" w:cs="Arial"/>
              <w:noProof/>
              <w:rPrChange w:id="83" w:author="Felix Pascal (felixpas)" w:date="2025-07-01T21:22:00Z">
                <w:rPr>
                  <w:rStyle w:val="Hyperlink"/>
                  <w:noProof/>
                </w:rPr>
              </w:rPrChange>
            </w:rPr>
            <w:fldChar w:fldCharType="end"/>
          </w:r>
        </w:p>
        <w:p w14:paraId="4F361A8C" w14:textId="330B76D2" w:rsidR="00C474F4" w:rsidRPr="00C474F4" w:rsidRDefault="00C474F4">
          <w:pPr>
            <w:pStyle w:val="Verzeichnis2"/>
            <w:tabs>
              <w:tab w:val="right" w:leader="dot" w:pos="9062"/>
            </w:tabs>
            <w:rPr>
              <w:rFonts w:ascii="Arial" w:eastAsiaTheme="minorEastAsia" w:hAnsi="Arial" w:cs="Arial"/>
              <w:noProof/>
              <w:lang w:val="de-CH" w:eastAsia="de-CH"/>
              <w:rPrChange w:id="84" w:author="Felix Pascal (felixpas)" w:date="2025-07-01T21:22:00Z">
                <w:rPr>
                  <w:rFonts w:eastAsiaTheme="minorEastAsia"/>
                  <w:noProof/>
                  <w:lang w:val="de-CH" w:eastAsia="de-CH"/>
                </w:rPr>
              </w:rPrChange>
            </w:rPr>
          </w:pPr>
          <w:r w:rsidRPr="00C474F4">
            <w:rPr>
              <w:rStyle w:val="Hyperlink"/>
              <w:rFonts w:ascii="Arial" w:hAnsi="Arial" w:cs="Arial"/>
              <w:noProof/>
              <w:rPrChange w:id="85" w:author="Felix Pascal (felixpas)" w:date="2025-07-01T21:22:00Z">
                <w:rPr>
                  <w:rStyle w:val="Hyperlink"/>
                  <w:noProof/>
                </w:rPr>
              </w:rPrChange>
            </w:rPr>
            <w:fldChar w:fldCharType="begin"/>
          </w:r>
          <w:r w:rsidRPr="00C474F4">
            <w:rPr>
              <w:rStyle w:val="Hyperlink"/>
              <w:rFonts w:ascii="Arial" w:hAnsi="Arial" w:cs="Arial"/>
              <w:noProof/>
              <w:rPrChange w:id="86" w:author="Felix Pascal (felixpas)" w:date="2025-07-01T21:22:00Z">
                <w:rPr>
                  <w:rStyle w:val="Hyperlink"/>
                  <w:noProof/>
                </w:rPr>
              </w:rPrChange>
            </w:rPr>
            <w:instrText xml:space="preserve"> </w:instrText>
          </w:r>
          <w:r w:rsidRPr="00C474F4">
            <w:rPr>
              <w:rFonts w:ascii="Arial" w:hAnsi="Arial" w:cs="Arial"/>
              <w:noProof/>
              <w:rPrChange w:id="87" w:author="Felix Pascal (felixpas)" w:date="2025-07-01T21:22:00Z">
                <w:rPr>
                  <w:noProof/>
                </w:rPr>
              </w:rPrChange>
            </w:rPr>
            <w:instrText>HYPERLINK \l "_Toc202297299"</w:instrText>
          </w:r>
          <w:r w:rsidRPr="00C474F4">
            <w:rPr>
              <w:rStyle w:val="Hyperlink"/>
              <w:rFonts w:ascii="Arial" w:hAnsi="Arial" w:cs="Arial"/>
              <w:noProof/>
              <w:rPrChange w:id="88" w:author="Felix Pascal (felixpas)" w:date="2025-07-01T21:22:00Z">
                <w:rPr>
                  <w:rStyle w:val="Hyperlink"/>
                  <w:noProof/>
                </w:rPr>
              </w:rPrChange>
            </w:rPr>
            <w:instrText xml:space="preserve"> </w:instrText>
          </w:r>
          <w:r w:rsidRPr="00C474F4">
            <w:rPr>
              <w:rStyle w:val="Hyperlink"/>
              <w:rFonts w:ascii="Arial" w:hAnsi="Arial" w:cs="Arial"/>
              <w:noProof/>
              <w:rPrChange w:id="89" w:author="Felix Pascal (felixpas)" w:date="2025-07-01T21:22:00Z">
                <w:rPr>
                  <w:rStyle w:val="Hyperlink"/>
                  <w:noProof/>
                </w:rPr>
              </w:rPrChange>
            </w:rPr>
          </w:r>
          <w:r w:rsidRPr="00C474F4">
            <w:rPr>
              <w:rStyle w:val="Hyperlink"/>
              <w:rFonts w:ascii="Arial" w:hAnsi="Arial" w:cs="Arial"/>
              <w:noProof/>
              <w:rPrChange w:id="90" w:author="Felix Pascal (felixpas)" w:date="2025-07-01T21:22:00Z">
                <w:rPr>
                  <w:rStyle w:val="Hyperlink"/>
                  <w:noProof/>
                </w:rPr>
              </w:rPrChange>
            </w:rPr>
            <w:fldChar w:fldCharType="separate"/>
          </w:r>
          <w:r w:rsidRPr="00C474F4">
            <w:rPr>
              <w:rStyle w:val="Hyperlink"/>
              <w:rFonts w:ascii="Arial" w:hAnsi="Arial" w:cs="Arial"/>
              <w:noProof/>
              <w:rPrChange w:id="91" w:author="Felix Pascal (felixpas)" w:date="2025-07-01T21:22:00Z">
                <w:rPr>
                  <w:rStyle w:val="Hyperlink"/>
                  <w:rFonts w:cs="Arial"/>
                  <w:noProof/>
                </w:rPr>
              </w:rPrChange>
            </w:rPr>
            <w:t>Data preparation</w:t>
          </w:r>
          <w:r w:rsidRPr="00C474F4">
            <w:rPr>
              <w:rFonts w:ascii="Arial" w:hAnsi="Arial" w:cs="Arial"/>
              <w:noProof/>
              <w:webHidden/>
              <w:rPrChange w:id="92" w:author="Felix Pascal (felixpas)" w:date="2025-07-01T21:22:00Z">
                <w:rPr>
                  <w:noProof/>
                  <w:webHidden/>
                </w:rPr>
              </w:rPrChange>
            </w:rPr>
            <w:tab/>
          </w:r>
          <w:r w:rsidRPr="00C474F4">
            <w:rPr>
              <w:rFonts w:ascii="Arial" w:hAnsi="Arial" w:cs="Arial"/>
              <w:noProof/>
              <w:webHidden/>
              <w:rPrChange w:id="93" w:author="Felix Pascal (felixpas)" w:date="2025-07-01T21:22:00Z">
                <w:rPr>
                  <w:noProof/>
                  <w:webHidden/>
                </w:rPr>
              </w:rPrChange>
            </w:rPr>
            <w:fldChar w:fldCharType="begin"/>
          </w:r>
          <w:r w:rsidRPr="00C474F4">
            <w:rPr>
              <w:rFonts w:ascii="Arial" w:hAnsi="Arial" w:cs="Arial"/>
              <w:noProof/>
              <w:webHidden/>
              <w:rPrChange w:id="94" w:author="Felix Pascal (felixpas)" w:date="2025-07-01T21:22:00Z">
                <w:rPr>
                  <w:noProof/>
                  <w:webHidden/>
                </w:rPr>
              </w:rPrChange>
            </w:rPr>
            <w:instrText xml:space="preserve"> PAGEREF _Toc202297299 \h </w:instrText>
          </w:r>
          <w:r w:rsidRPr="00C474F4">
            <w:rPr>
              <w:rFonts w:ascii="Arial" w:hAnsi="Arial" w:cs="Arial"/>
              <w:noProof/>
              <w:webHidden/>
              <w:rPrChange w:id="95" w:author="Felix Pascal (felixpas)" w:date="2025-07-01T21:22:00Z">
                <w:rPr>
                  <w:noProof/>
                  <w:webHidden/>
                </w:rPr>
              </w:rPrChange>
            </w:rPr>
          </w:r>
          <w:r w:rsidRPr="00C474F4">
            <w:rPr>
              <w:rFonts w:ascii="Arial" w:hAnsi="Arial" w:cs="Arial"/>
              <w:noProof/>
              <w:webHidden/>
              <w:rPrChange w:id="96" w:author="Felix Pascal (felixpas)" w:date="2025-07-01T21:22:00Z">
                <w:rPr>
                  <w:noProof/>
                  <w:webHidden/>
                </w:rPr>
              </w:rPrChange>
            </w:rPr>
            <w:fldChar w:fldCharType="separate"/>
          </w:r>
          <w:r w:rsidRPr="00C474F4">
            <w:rPr>
              <w:rFonts w:ascii="Arial" w:hAnsi="Arial" w:cs="Arial"/>
              <w:noProof/>
              <w:webHidden/>
              <w:rPrChange w:id="97" w:author="Felix Pascal (felixpas)" w:date="2025-07-01T21:22:00Z">
                <w:rPr>
                  <w:noProof/>
                  <w:webHidden/>
                </w:rPr>
              </w:rPrChange>
            </w:rPr>
            <w:t>7</w:t>
          </w:r>
          <w:r w:rsidRPr="00C474F4">
            <w:rPr>
              <w:rFonts w:ascii="Arial" w:hAnsi="Arial" w:cs="Arial"/>
              <w:noProof/>
              <w:webHidden/>
              <w:rPrChange w:id="98" w:author="Felix Pascal (felixpas)" w:date="2025-07-01T21:22:00Z">
                <w:rPr>
                  <w:noProof/>
                  <w:webHidden/>
                </w:rPr>
              </w:rPrChange>
            </w:rPr>
            <w:fldChar w:fldCharType="end"/>
          </w:r>
          <w:r w:rsidRPr="00C474F4">
            <w:rPr>
              <w:rStyle w:val="Hyperlink"/>
              <w:rFonts w:ascii="Arial" w:hAnsi="Arial" w:cs="Arial"/>
              <w:noProof/>
              <w:rPrChange w:id="99" w:author="Felix Pascal (felixpas)" w:date="2025-07-01T21:22:00Z">
                <w:rPr>
                  <w:rStyle w:val="Hyperlink"/>
                  <w:noProof/>
                </w:rPr>
              </w:rPrChange>
            </w:rPr>
            <w:fldChar w:fldCharType="end"/>
          </w:r>
        </w:p>
        <w:p w14:paraId="69A548F2" w14:textId="690EDBA9" w:rsidR="00C474F4" w:rsidRPr="00C474F4" w:rsidRDefault="00C474F4">
          <w:pPr>
            <w:pStyle w:val="Verzeichnis2"/>
            <w:tabs>
              <w:tab w:val="right" w:leader="dot" w:pos="9062"/>
            </w:tabs>
            <w:rPr>
              <w:rFonts w:ascii="Arial" w:eastAsiaTheme="minorEastAsia" w:hAnsi="Arial" w:cs="Arial"/>
              <w:noProof/>
              <w:lang w:val="de-CH" w:eastAsia="de-CH"/>
              <w:rPrChange w:id="100" w:author="Felix Pascal (felixpas)" w:date="2025-07-01T21:22:00Z">
                <w:rPr>
                  <w:rFonts w:eastAsiaTheme="minorEastAsia"/>
                  <w:noProof/>
                  <w:lang w:val="de-CH" w:eastAsia="de-CH"/>
                </w:rPr>
              </w:rPrChange>
            </w:rPr>
          </w:pPr>
          <w:r w:rsidRPr="00C474F4">
            <w:rPr>
              <w:rStyle w:val="Hyperlink"/>
              <w:rFonts w:ascii="Arial" w:hAnsi="Arial" w:cs="Arial"/>
              <w:noProof/>
              <w:rPrChange w:id="101" w:author="Felix Pascal (felixpas)" w:date="2025-07-01T21:22:00Z">
                <w:rPr>
                  <w:rStyle w:val="Hyperlink"/>
                  <w:noProof/>
                </w:rPr>
              </w:rPrChange>
            </w:rPr>
            <w:fldChar w:fldCharType="begin"/>
          </w:r>
          <w:r w:rsidRPr="00C474F4">
            <w:rPr>
              <w:rStyle w:val="Hyperlink"/>
              <w:rFonts w:ascii="Arial" w:hAnsi="Arial" w:cs="Arial"/>
              <w:noProof/>
              <w:rPrChange w:id="102" w:author="Felix Pascal (felixpas)" w:date="2025-07-01T21:22:00Z">
                <w:rPr>
                  <w:rStyle w:val="Hyperlink"/>
                  <w:noProof/>
                </w:rPr>
              </w:rPrChange>
            </w:rPr>
            <w:instrText xml:space="preserve"> </w:instrText>
          </w:r>
          <w:r w:rsidRPr="00C474F4">
            <w:rPr>
              <w:rFonts w:ascii="Arial" w:hAnsi="Arial" w:cs="Arial"/>
              <w:noProof/>
              <w:rPrChange w:id="103" w:author="Felix Pascal (felixpas)" w:date="2025-07-01T21:22:00Z">
                <w:rPr>
                  <w:noProof/>
                </w:rPr>
              </w:rPrChange>
            </w:rPr>
            <w:instrText>HYPERLINK \l "_Toc202297300"</w:instrText>
          </w:r>
          <w:r w:rsidRPr="00C474F4">
            <w:rPr>
              <w:rStyle w:val="Hyperlink"/>
              <w:rFonts w:ascii="Arial" w:hAnsi="Arial" w:cs="Arial"/>
              <w:noProof/>
              <w:rPrChange w:id="104" w:author="Felix Pascal (felixpas)" w:date="2025-07-01T21:22:00Z">
                <w:rPr>
                  <w:rStyle w:val="Hyperlink"/>
                  <w:noProof/>
                </w:rPr>
              </w:rPrChange>
            </w:rPr>
            <w:instrText xml:space="preserve"> </w:instrText>
          </w:r>
          <w:r w:rsidRPr="00C474F4">
            <w:rPr>
              <w:rStyle w:val="Hyperlink"/>
              <w:rFonts w:ascii="Arial" w:hAnsi="Arial" w:cs="Arial"/>
              <w:noProof/>
              <w:rPrChange w:id="105" w:author="Felix Pascal (felixpas)" w:date="2025-07-01T21:22:00Z">
                <w:rPr>
                  <w:rStyle w:val="Hyperlink"/>
                  <w:noProof/>
                </w:rPr>
              </w:rPrChange>
            </w:rPr>
          </w:r>
          <w:r w:rsidRPr="00C474F4">
            <w:rPr>
              <w:rStyle w:val="Hyperlink"/>
              <w:rFonts w:ascii="Arial" w:hAnsi="Arial" w:cs="Arial"/>
              <w:noProof/>
              <w:rPrChange w:id="106" w:author="Felix Pascal (felixpas)" w:date="2025-07-01T21:22:00Z">
                <w:rPr>
                  <w:rStyle w:val="Hyperlink"/>
                  <w:noProof/>
                </w:rPr>
              </w:rPrChange>
            </w:rPr>
            <w:fldChar w:fldCharType="separate"/>
          </w:r>
          <w:r w:rsidRPr="00C474F4">
            <w:rPr>
              <w:rStyle w:val="Hyperlink"/>
              <w:rFonts w:ascii="Arial" w:hAnsi="Arial" w:cs="Arial"/>
              <w:noProof/>
              <w:rPrChange w:id="107" w:author="Felix Pascal (felixpas)" w:date="2025-07-01T21:22:00Z">
                <w:rPr>
                  <w:rStyle w:val="Hyperlink"/>
                  <w:rFonts w:cs="Arial"/>
                  <w:noProof/>
                </w:rPr>
              </w:rPrChange>
            </w:rPr>
            <w:t>Calculation of community data</w:t>
          </w:r>
          <w:r w:rsidRPr="00C474F4">
            <w:rPr>
              <w:rFonts w:ascii="Arial" w:hAnsi="Arial" w:cs="Arial"/>
              <w:noProof/>
              <w:webHidden/>
              <w:rPrChange w:id="108" w:author="Felix Pascal (felixpas)" w:date="2025-07-01T21:22:00Z">
                <w:rPr>
                  <w:noProof/>
                  <w:webHidden/>
                </w:rPr>
              </w:rPrChange>
            </w:rPr>
            <w:tab/>
          </w:r>
          <w:r w:rsidRPr="00C474F4">
            <w:rPr>
              <w:rFonts w:ascii="Arial" w:hAnsi="Arial" w:cs="Arial"/>
              <w:noProof/>
              <w:webHidden/>
              <w:rPrChange w:id="109" w:author="Felix Pascal (felixpas)" w:date="2025-07-01T21:22:00Z">
                <w:rPr>
                  <w:noProof/>
                  <w:webHidden/>
                </w:rPr>
              </w:rPrChange>
            </w:rPr>
            <w:fldChar w:fldCharType="begin"/>
          </w:r>
          <w:r w:rsidRPr="00C474F4">
            <w:rPr>
              <w:rFonts w:ascii="Arial" w:hAnsi="Arial" w:cs="Arial"/>
              <w:noProof/>
              <w:webHidden/>
              <w:rPrChange w:id="110" w:author="Felix Pascal (felixpas)" w:date="2025-07-01T21:22:00Z">
                <w:rPr>
                  <w:noProof/>
                  <w:webHidden/>
                </w:rPr>
              </w:rPrChange>
            </w:rPr>
            <w:instrText xml:space="preserve"> PAGEREF _Toc202297300 \h </w:instrText>
          </w:r>
          <w:r w:rsidRPr="00C474F4">
            <w:rPr>
              <w:rFonts w:ascii="Arial" w:hAnsi="Arial" w:cs="Arial"/>
              <w:noProof/>
              <w:webHidden/>
              <w:rPrChange w:id="111" w:author="Felix Pascal (felixpas)" w:date="2025-07-01T21:22:00Z">
                <w:rPr>
                  <w:noProof/>
                  <w:webHidden/>
                </w:rPr>
              </w:rPrChange>
            </w:rPr>
          </w:r>
          <w:r w:rsidRPr="00C474F4">
            <w:rPr>
              <w:rFonts w:ascii="Arial" w:hAnsi="Arial" w:cs="Arial"/>
              <w:noProof/>
              <w:webHidden/>
              <w:rPrChange w:id="112" w:author="Felix Pascal (felixpas)" w:date="2025-07-01T21:22:00Z">
                <w:rPr>
                  <w:noProof/>
                  <w:webHidden/>
                </w:rPr>
              </w:rPrChange>
            </w:rPr>
            <w:fldChar w:fldCharType="separate"/>
          </w:r>
          <w:r w:rsidRPr="00C474F4">
            <w:rPr>
              <w:rFonts w:ascii="Arial" w:hAnsi="Arial" w:cs="Arial"/>
              <w:noProof/>
              <w:webHidden/>
              <w:rPrChange w:id="113" w:author="Felix Pascal (felixpas)" w:date="2025-07-01T21:22:00Z">
                <w:rPr>
                  <w:noProof/>
                  <w:webHidden/>
                </w:rPr>
              </w:rPrChange>
            </w:rPr>
            <w:t>7</w:t>
          </w:r>
          <w:r w:rsidRPr="00C474F4">
            <w:rPr>
              <w:rFonts w:ascii="Arial" w:hAnsi="Arial" w:cs="Arial"/>
              <w:noProof/>
              <w:webHidden/>
              <w:rPrChange w:id="114" w:author="Felix Pascal (felixpas)" w:date="2025-07-01T21:22:00Z">
                <w:rPr>
                  <w:noProof/>
                  <w:webHidden/>
                </w:rPr>
              </w:rPrChange>
            </w:rPr>
            <w:fldChar w:fldCharType="end"/>
          </w:r>
          <w:r w:rsidRPr="00C474F4">
            <w:rPr>
              <w:rStyle w:val="Hyperlink"/>
              <w:rFonts w:ascii="Arial" w:hAnsi="Arial" w:cs="Arial"/>
              <w:noProof/>
              <w:rPrChange w:id="115" w:author="Felix Pascal (felixpas)" w:date="2025-07-01T21:22:00Z">
                <w:rPr>
                  <w:rStyle w:val="Hyperlink"/>
                  <w:noProof/>
                </w:rPr>
              </w:rPrChange>
            </w:rPr>
            <w:fldChar w:fldCharType="end"/>
          </w:r>
        </w:p>
        <w:p w14:paraId="04EC4ED3" w14:textId="7A595D84" w:rsidR="00C474F4" w:rsidRPr="00C474F4" w:rsidRDefault="00C474F4">
          <w:pPr>
            <w:pStyle w:val="Verzeichnis2"/>
            <w:tabs>
              <w:tab w:val="right" w:leader="dot" w:pos="9062"/>
            </w:tabs>
            <w:rPr>
              <w:rFonts w:ascii="Arial" w:eastAsiaTheme="minorEastAsia" w:hAnsi="Arial" w:cs="Arial"/>
              <w:noProof/>
              <w:lang w:val="de-CH" w:eastAsia="de-CH"/>
              <w:rPrChange w:id="116" w:author="Felix Pascal (felixpas)" w:date="2025-07-01T21:22:00Z">
                <w:rPr>
                  <w:rFonts w:eastAsiaTheme="minorEastAsia"/>
                  <w:noProof/>
                  <w:lang w:val="de-CH" w:eastAsia="de-CH"/>
                </w:rPr>
              </w:rPrChange>
            </w:rPr>
          </w:pPr>
          <w:r w:rsidRPr="00C474F4">
            <w:rPr>
              <w:rStyle w:val="Hyperlink"/>
              <w:rFonts w:ascii="Arial" w:hAnsi="Arial" w:cs="Arial"/>
              <w:noProof/>
              <w:rPrChange w:id="117" w:author="Felix Pascal (felixpas)" w:date="2025-07-01T21:22:00Z">
                <w:rPr>
                  <w:rStyle w:val="Hyperlink"/>
                  <w:noProof/>
                </w:rPr>
              </w:rPrChange>
            </w:rPr>
            <w:fldChar w:fldCharType="begin"/>
          </w:r>
          <w:r w:rsidRPr="00C474F4">
            <w:rPr>
              <w:rStyle w:val="Hyperlink"/>
              <w:rFonts w:ascii="Arial" w:hAnsi="Arial" w:cs="Arial"/>
              <w:noProof/>
              <w:rPrChange w:id="118" w:author="Felix Pascal (felixpas)" w:date="2025-07-01T21:22:00Z">
                <w:rPr>
                  <w:rStyle w:val="Hyperlink"/>
                  <w:noProof/>
                </w:rPr>
              </w:rPrChange>
            </w:rPr>
            <w:instrText xml:space="preserve"> </w:instrText>
          </w:r>
          <w:r w:rsidRPr="00C474F4">
            <w:rPr>
              <w:rFonts w:ascii="Arial" w:hAnsi="Arial" w:cs="Arial"/>
              <w:noProof/>
              <w:rPrChange w:id="119" w:author="Felix Pascal (felixpas)" w:date="2025-07-01T21:22:00Z">
                <w:rPr>
                  <w:noProof/>
                </w:rPr>
              </w:rPrChange>
            </w:rPr>
            <w:instrText>HYPERLINK \l "_Toc202297301"</w:instrText>
          </w:r>
          <w:r w:rsidRPr="00C474F4">
            <w:rPr>
              <w:rStyle w:val="Hyperlink"/>
              <w:rFonts w:ascii="Arial" w:hAnsi="Arial" w:cs="Arial"/>
              <w:noProof/>
              <w:rPrChange w:id="120" w:author="Felix Pascal (felixpas)" w:date="2025-07-01T21:22:00Z">
                <w:rPr>
                  <w:rStyle w:val="Hyperlink"/>
                  <w:noProof/>
                </w:rPr>
              </w:rPrChange>
            </w:rPr>
            <w:instrText xml:space="preserve"> </w:instrText>
          </w:r>
          <w:r w:rsidRPr="00C474F4">
            <w:rPr>
              <w:rStyle w:val="Hyperlink"/>
              <w:rFonts w:ascii="Arial" w:hAnsi="Arial" w:cs="Arial"/>
              <w:noProof/>
              <w:rPrChange w:id="121" w:author="Felix Pascal (felixpas)" w:date="2025-07-01T21:22:00Z">
                <w:rPr>
                  <w:rStyle w:val="Hyperlink"/>
                  <w:noProof/>
                </w:rPr>
              </w:rPrChange>
            </w:rPr>
          </w:r>
          <w:r w:rsidRPr="00C474F4">
            <w:rPr>
              <w:rStyle w:val="Hyperlink"/>
              <w:rFonts w:ascii="Arial" w:hAnsi="Arial" w:cs="Arial"/>
              <w:noProof/>
              <w:rPrChange w:id="122" w:author="Felix Pascal (felixpas)" w:date="2025-07-01T21:22:00Z">
                <w:rPr>
                  <w:rStyle w:val="Hyperlink"/>
                  <w:noProof/>
                </w:rPr>
              </w:rPrChange>
            </w:rPr>
            <w:fldChar w:fldCharType="separate"/>
          </w:r>
          <w:r w:rsidRPr="00C474F4">
            <w:rPr>
              <w:rStyle w:val="Hyperlink"/>
              <w:rFonts w:ascii="Arial" w:hAnsi="Arial" w:cs="Arial"/>
              <w:noProof/>
              <w:rPrChange w:id="123" w:author="Felix Pascal (felixpas)" w:date="2025-07-01T21:22:00Z">
                <w:rPr>
                  <w:rStyle w:val="Hyperlink"/>
                  <w:rFonts w:cs="Arial"/>
                  <w:noProof/>
                </w:rPr>
              </w:rPrChange>
            </w:rPr>
            <w:t>Statistical analyses</w:t>
          </w:r>
          <w:r w:rsidRPr="00C474F4">
            <w:rPr>
              <w:rFonts w:ascii="Arial" w:hAnsi="Arial" w:cs="Arial"/>
              <w:noProof/>
              <w:webHidden/>
              <w:rPrChange w:id="124" w:author="Felix Pascal (felixpas)" w:date="2025-07-01T21:22:00Z">
                <w:rPr>
                  <w:noProof/>
                  <w:webHidden/>
                </w:rPr>
              </w:rPrChange>
            </w:rPr>
            <w:tab/>
          </w:r>
          <w:r w:rsidRPr="00C474F4">
            <w:rPr>
              <w:rFonts w:ascii="Arial" w:hAnsi="Arial" w:cs="Arial"/>
              <w:noProof/>
              <w:webHidden/>
              <w:rPrChange w:id="125" w:author="Felix Pascal (felixpas)" w:date="2025-07-01T21:22:00Z">
                <w:rPr>
                  <w:noProof/>
                  <w:webHidden/>
                </w:rPr>
              </w:rPrChange>
            </w:rPr>
            <w:fldChar w:fldCharType="begin"/>
          </w:r>
          <w:r w:rsidRPr="00C474F4">
            <w:rPr>
              <w:rFonts w:ascii="Arial" w:hAnsi="Arial" w:cs="Arial"/>
              <w:noProof/>
              <w:webHidden/>
              <w:rPrChange w:id="126" w:author="Felix Pascal (felixpas)" w:date="2025-07-01T21:22:00Z">
                <w:rPr>
                  <w:noProof/>
                  <w:webHidden/>
                </w:rPr>
              </w:rPrChange>
            </w:rPr>
            <w:instrText xml:space="preserve"> PAGEREF _Toc202297301 \h </w:instrText>
          </w:r>
          <w:r w:rsidRPr="00C474F4">
            <w:rPr>
              <w:rFonts w:ascii="Arial" w:hAnsi="Arial" w:cs="Arial"/>
              <w:noProof/>
              <w:webHidden/>
              <w:rPrChange w:id="127" w:author="Felix Pascal (felixpas)" w:date="2025-07-01T21:22:00Z">
                <w:rPr>
                  <w:noProof/>
                  <w:webHidden/>
                </w:rPr>
              </w:rPrChange>
            </w:rPr>
          </w:r>
          <w:r w:rsidRPr="00C474F4">
            <w:rPr>
              <w:rFonts w:ascii="Arial" w:hAnsi="Arial" w:cs="Arial"/>
              <w:noProof/>
              <w:webHidden/>
              <w:rPrChange w:id="128" w:author="Felix Pascal (felixpas)" w:date="2025-07-01T21:22:00Z">
                <w:rPr>
                  <w:noProof/>
                  <w:webHidden/>
                </w:rPr>
              </w:rPrChange>
            </w:rPr>
            <w:fldChar w:fldCharType="separate"/>
          </w:r>
          <w:r w:rsidRPr="00C474F4">
            <w:rPr>
              <w:rFonts w:ascii="Arial" w:hAnsi="Arial" w:cs="Arial"/>
              <w:noProof/>
              <w:webHidden/>
              <w:rPrChange w:id="129" w:author="Felix Pascal (felixpas)" w:date="2025-07-01T21:22:00Z">
                <w:rPr>
                  <w:noProof/>
                  <w:webHidden/>
                </w:rPr>
              </w:rPrChange>
            </w:rPr>
            <w:t>8</w:t>
          </w:r>
          <w:r w:rsidRPr="00C474F4">
            <w:rPr>
              <w:rFonts w:ascii="Arial" w:hAnsi="Arial" w:cs="Arial"/>
              <w:noProof/>
              <w:webHidden/>
              <w:rPrChange w:id="130" w:author="Felix Pascal (felixpas)" w:date="2025-07-01T21:22:00Z">
                <w:rPr>
                  <w:noProof/>
                  <w:webHidden/>
                </w:rPr>
              </w:rPrChange>
            </w:rPr>
            <w:fldChar w:fldCharType="end"/>
          </w:r>
          <w:r w:rsidRPr="00C474F4">
            <w:rPr>
              <w:rStyle w:val="Hyperlink"/>
              <w:rFonts w:ascii="Arial" w:hAnsi="Arial" w:cs="Arial"/>
              <w:noProof/>
              <w:rPrChange w:id="131" w:author="Felix Pascal (felixpas)" w:date="2025-07-01T21:22:00Z">
                <w:rPr>
                  <w:rStyle w:val="Hyperlink"/>
                  <w:noProof/>
                </w:rPr>
              </w:rPrChange>
            </w:rPr>
            <w:fldChar w:fldCharType="end"/>
          </w:r>
        </w:p>
        <w:p w14:paraId="78989F22" w14:textId="08493B68" w:rsidR="00C474F4" w:rsidRPr="00C474F4" w:rsidRDefault="00C474F4" w:rsidP="00C474F4">
          <w:pPr>
            <w:pStyle w:val="Verzeichnis1"/>
            <w:rPr>
              <w:rFonts w:ascii="Arial" w:eastAsiaTheme="minorEastAsia" w:hAnsi="Arial" w:cs="Arial"/>
              <w:noProof/>
              <w:lang w:val="de-CH" w:eastAsia="de-CH"/>
              <w:rPrChange w:id="132" w:author="Felix Pascal (felixpas)" w:date="2025-07-01T21:22:00Z">
                <w:rPr>
                  <w:rFonts w:eastAsiaTheme="minorEastAsia"/>
                  <w:noProof/>
                  <w:lang w:val="de-CH" w:eastAsia="de-CH"/>
                </w:rPr>
              </w:rPrChange>
            </w:rPr>
          </w:pPr>
          <w:r w:rsidRPr="00C474F4">
            <w:rPr>
              <w:rStyle w:val="Hyperlink"/>
              <w:rFonts w:ascii="Arial" w:hAnsi="Arial" w:cs="Arial"/>
              <w:noProof/>
              <w:rPrChange w:id="133" w:author="Felix Pascal (felixpas)" w:date="2025-07-01T21:22:00Z">
                <w:rPr>
                  <w:rStyle w:val="Hyperlink"/>
                  <w:noProof/>
                </w:rPr>
              </w:rPrChange>
            </w:rPr>
            <w:fldChar w:fldCharType="begin"/>
          </w:r>
          <w:r w:rsidRPr="00C474F4">
            <w:rPr>
              <w:rStyle w:val="Hyperlink"/>
              <w:rFonts w:ascii="Arial" w:hAnsi="Arial" w:cs="Arial"/>
              <w:noProof/>
              <w:rPrChange w:id="134" w:author="Felix Pascal (felixpas)" w:date="2025-07-01T21:22:00Z">
                <w:rPr>
                  <w:rStyle w:val="Hyperlink"/>
                  <w:noProof/>
                </w:rPr>
              </w:rPrChange>
            </w:rPr>
            <w:instrText xml:space="preserve"> </w:instrText>
          </w:r>
          <w:r w:rsidRPr="00C474F4">
            <w:rPr>
              <w:rFonts w:ascii="Arial" w:hAnsi="Arial" w:cs="Arial"/>
              <w:noProof/>
              <w:rPrChange w:id="135" w:author="Felix Pascal (felixpas)" w:date="2025-07-01T21:22:00Z">
                <w:rPr>
                  <w:noProof/>
                </w:rPr>
              </w:rPrChange>
            </w:rPr>
            <w:instrText>HYPERLINK \l "_Toc202297302"</w:instrText>
          </w:r>
          <w:r w:rsidRPr="00C474F4">
            <w:rPr>
              <w:rStyle w:val="Hyperlink"/>
              <w:rFonts w:ascii="Arial" w:hAnsi="Arial" w:cs="Arial"/>
              <w:noProof/>
              <w:rPrChange w:id="136" w:author="Felix Pascal (felixpas)" w:date="2025-07-01T21:22:00Z">
                <w:rPr>
                  <w:rStyle w:val="Hyperlink"/>
                  <w:noProof/>
                </w:rPr>
              </w:rPrChange>
            </w:rPr>
            <w:instrText xml:space="preserve"> </w:instrText>
          </w:r>
          <w:r w:rsidRPr="00C474F4">
            <w:rPr>
              <w:rStyle w:val="Hyperlink"/>
              <w:rFonts w:ascii="Arial" w:hAnsi="Arial" w:cs="Arial"/>
              <w:noProof/>
              <w:rPrChange w:id="137" w:author="Felix Pascal (felixpas)" w:date="2025-07-01T21:22:00Z">
                <w:rPr>
                  <w:rStyle w:val="Hyperlink"/>
                  <w:noProof/>
                </w:rPr>
              </w:rPrChange>
            </w:rPr>
          </w:r>
          <w:r w:rsidRPr="00C474F4">
            <w:rPr>
              <w:rStyle w:val="Hyperlink"/>
              <w:rFonts w:ascii="Arial" w:hAnsi="Arial" w:cs="Arial"/>
              <w:noProof/>
              <w:rPrChange w:id="138" w:author="Felix Pascal (felixpas)" w:date="2025-07-01T21:22:00Z">
                <w:rPr>
                  <w:rStyle w:val="Hyperlink"/>
                  <w:noProof/>
                </w:rPr>
              </w:rPrChange>
            </w:rPr>
            <w:fldChar w:fldCharType="separate"/>
          </w:r>
          <w:r w:rsidRPr="00C474F4">
            <w:rPr>
              <w:rStyle w:val="Hyperlink"/>
              <w:rFonts w:ascii="Arial" w:hAnsi="Arial" w:cs="Arial"/>
              <w:noProof/>
              <w:rPrChange w:id="139" w:author="Felix Pascal (felixpas)" w:date="2025-07-01T21:22:00Z">
                <w:rPr>
                  <w:rStyle w:val="Hyperlink"/>
                  <w:rFonts w:cs="Arial"/>
                  <w:noProof/>
                </w:rPr>
              </w:rPrChange>
            </w:rPr>
            <w:t>Results</w:t>
          </w:r>
          <w:r w:rsidRPr="00C474F4">
            <w:rPr>
              <w:rFonts w:ascii="Arial" w:hAnsi="Arial" w:cs="Arial"/>
              <w:noProof/>
              <w:webHidden/>
              <w:rPrChange w:id="140" w:author="Felix Pascal (felixpas)" w:date="2025-07-01T21:22:00Z">
                <w:rPr>
                  <w:noProof/>
                  <w:webHidden/>
                </w:rPr>
              </w:rPrChange>
            </w:rPr>
            <w:tab/>
          </w:r>
          <w:r w:rsidRPr="00C474F4">
            <w:rPr>
              <w:rFonts w:ascii="Arial" w:hAnsi="Arial" w:cs="Arial"/>
              <w:noProof/>
              <w:webHidden/>
              <w:rPrChange w:id="141" w:author="Felix Pascal (felixpas)" w:date="2025-07-01T21:22:00Z">
                <w:rPr>
                  <w:noProof/>
                  <w:webHidden/>
                </w:rPr>
              </w:rPrChange>
            </w:rPr>
            <w:fldChar w:fldCharType="begin"/>
          </w:r>
          <w:r w:rsidRPr="00C474F4">
            <w:rPr>
              <w:rFonts w:ascii="Arial" w:hAnsi="Arial" w:cs="Arial"/>
              <w:noProof/>
              <w:webHidden/>
              <w:rPrChange w:id="142" w:author="Felix Pascal (felixpas)" w:date="2025-07-01T21:22:00Z">
                <w:rPr>
                  <w:noProof/>
                  <w:webHidden/>
                </w:rPr>
              </w:rPrChange>
            </w:rPr>
            <w:instrText xml:space="preserve"> PAGEREF _Toc202297302 \h </w:instrText>
          </w:r>
          <w:r w:rsidRPr="00C474F4">
            <w:rPr>
              <w:rFonts w:ascii="Arial" w:hAnsi="Arial" w:cs="Arial"/>
              <w:noProof/>
              <w:webHidden/>
              <w:rPrChange w:id="143" w:author="Felix Pascal (felixpas)" w:date="2025-07-01T21:22:00Z">
                <w:rPr>
                  <w:noProof/>
                  <w:webHidden/>
                </w:rPr>
              </w:rPrChange>
            </w:rPr>
          </w:r>
          <w:r w:rsidRPr="00C474F4">
            <w:rPr>
              <w:rFonts w:ascii="Arial" w:hAnsi="Arial" w:cs="Arial"/>
              <w:noProof/>
              <w:webHidden/>
              <w:rPrChange w:id="144" w:author="Felix Pascal (felixpas)" w:date="2025-07-01T21:22:00Z">
                <w:rPr>
                  <w:noProof/>
                  <w:webHidden/>
                </w:rPr>
              </w:rPrChange>
            </w:rPr>
            <w:fldChar w:fldCharType="separate"/>
          </w:r>
          <w:r w:rsidRPr="00C474F4">
            <w:rPr>
              <w:rFonts w:ascii="Arial" w:hAnsi="Arial" w:cs="Arial"/>
              <w:noProof/>
              <w:webHidden/>
              <w:rPrChange w:id="145" w:author="Felix Pascal (felixpas)" w:date="2025-07-01T21:22:00Z">
                <w:rPr>
                  <w:noProof/>
                  <w:webHidden/>
                </w:rPr>
              </w:rPrChange>
            </w:rPr>
            <w:t>10</w:t>
          </w:r>
          <w:r w:rsidRPr="00C474F4">
            <w:rPr>
              <w:rFonts w:ascii="Arial" w:hAnsi="Arial" w:cs="Arial"/>
              <w:noProof/>
              <w:webHidden/>
              <w:rPrChange w:id="146" w:author="Felix Pascal (felixpas)" w:date="2025-07-01T21:22:00Z">
                <w:rPr>
                  <w:noProof/>
                  <w:webHidden/>
                </w:rPr>
              </w:rPrChange>
            </w:rPr>
            <w:fldChar w:fldCharType="end"/>
          </w:r>
          <w:r w:rsidRPr="00C474F4">
            <w:rPr>
              <w:rStyle w:val="Hyperlink"/>
              <w:rFonts w:ascii="Arial" w:hAnsi="Arial" w:cs="Arial"/>
              <w:noProof/>
              <w:rPrChange w:id="147" w:author="Felix Pascal (felixpas)" w:date="2025-07-01T21:22:00Z">
                <w:rPr>
                  <w:rStyle w:val="Hyperlink"/>
                  <w:noProof/>
                </w:rPr>
              </w:rPrChange>
            </w:rPr>
            <w:fldChar w:fldCharType="end"/>
          </w:r>
        </w:p>
        <w:p w14:paraId="121DDB2F" w14:textId="0FF3C520" w:rsidR="00C474F4" w:rsidRPr="00C474F4" w:rsidRDefault="00C474F4">
          <w:pPr>
            <w:pStyle w:val="Verzeichnis2"/>
            <w:tabs>
              <w:tab w:val="right" w:leader="dot" w:pos="9062"/>
            </w:tabs>
            <w:rPr>
              <w:rFonts w:ascii="Arial" w:eastAsiaTheme="minorEastAsia" w:hAnsi="Arial" w:cs="Arial"/>
              <w:noProof/>
              <w:lang w:val="de-CH" w:eastAsia="de-CH"/>
              <w:rPrChange w:id="148" w:author="Felix Pascal (felixpas)" w:date="2025-07-01T21:22:00Z">
                <w:rPr>
                  <w:rFonts w:eastAsiaTheme="minorEastAsia"/>
                  <w:noProof/>
                  <w:lang w:val="de-CH" w:eastAsia="de-CH"/>
                </w:rPr>
              </w:rPrChange>
            </w:rPr>
          </w:pPr>
          <w:r w:rsidRPr="00C474F4">
            <w:rPr>
              <w:rStyle w:val="Hyperlink"/>
              <w:rFonts w:ascii="Arial" w:hAnsi="Arial" w:cs="Arial"/>
              <w:noProof/>
              <w:rPrChange w:id="149" w:author="Felix Pascal (felixpas)" w:date="2025-07-01T21:22:00Z">
                <w:rPr>
                  <w:rStyle w:val="Hyperlink"/>
                  <w:noProof/>
                </w:rPr>
              </w:rPrChange>
            </w:rPr>
            <w:fldChar w:fldCharType="begin"/>
          </w:r>
          <w:r w:rsidRPr="00C474F4">
            <w:rPr>
              <w:rStyle w:val="Hyperlink"/>
              <w:rFonts w:ascii="Arial" w:hAnsi="Arial" w:cs="Arial"/>
              <w:noProof/>
              <w:rPrChange w:id="150" w:author="Felix Pascal (felixpas)" w:date="2025-07-01T21:22:00Z">
                <w:rPr>
                  <w:rStyle w:val="Hyperlink"/>
                  <w:noProof/>
                </w:rPr>
              </w:rPrChange>
            </w:rPr>
            <w:instrText xml:space="preserve"> </w:instrText>
          </w:r>
          <w:r w:rsidRPr="00C474F4">
            <w:rPr>
              <w:rFonts w:ascii="Arial" w:hAnsi="Arial" w:cs="Arial"/>
              <w:noProof/>
              <w:rPrChange w:id="151" w:author="Felix Pascal (felixpas)" w:date="2025-07-01T21:22:00Z">
                <w:rPr>
                  <w:noProof/>
                </w:rPr>
              </w:rPrChange>
            </w:rPr>
            <w:instrText>HYPERLINK \l "_Toc202297303"</w:instrText>
          </w:r>
          <w:r w:rsidRPr="00C474F4">
            <w:rPr>
              <w:rStyle w:val="Hyperlink"/>
              <w:rFonts w:ascii="Arial" w:hAnsi="Arial" w:cs="Arial"/>
              <w:noProof/>
              <w:rPrChange w:id="152" w:author="Felix Pascal (felixpas)" w:date="2025-07-01T21:22:00Z">
                <w:rPr>
                  <w:rStyle w:val="Hyperlink"/>
                  <w:noProof/>
                </w:rPr>
              </w:rPrChange>
            </w:rPr>
            <w:instrText xml:space="preserve"> </w:instrText>
          </w:r>
          <w:r w:rsidRPr="00C474F4">
            <w:rPr>
              <w:rStyle w:val="Hyperlink"/>
              <w:rFonts w:ascii="Arial" w:hAnsi="Arial" w:cs="Arial"/>
              <w:noProof/>
              <w:rPrChange w:id="153" w:author="Felix Pascal (felixpas)" w:date="2025-07-01T21:22:00Z">
                <w:rPr>
                  <w:rStyle w:val="Hyperlink"/>
                  <w:noProof/>
                </w:rPr>
              </w:rPrChange>
            </w:rPr>
          </w:r>
          <w:r w:rsidRPr="00C474F4">
            <w:rPr>
              <w:rStyle w:val="Hyperlink"/>
              <w:rFonts w:ascii="Arial" w:hAnsi="Arial" w:cs="Arial"/>
              <w:noProof/>
              <w:rPrChange w:id="154" w:author="Felix Pascal (felixpas)" w:date="2025-07-01T21:22:00Z">
                <w:rPr>
                  <w:rStyle w:val="Hyperlink"/>
                  <w:noProof/>
                </w:rPr>
              </w:rPrChange>
            </w:rPr>
            <w:fldChar w:fldCharType="separate"/>
          </w:r>
          <w:r w:rsidRPr="00C474F4">
            <w:rPr>
              <w:rStyle w:val="Hyperlink"/>
              <w:rFonts w:ascii="Arial" w:hAnsi="Arial" w:cs="Arial"/>
              <w:noProof/>
              <w:rPrChange w:id="155" w:author="Felix Pascal (felixpas)" w:date="2025-07-01T21:22:00Z">
                <w:rPr>
                  <w:rStyle w:val="Hyperlink"/>
                  <w:rFonts w:cs="Arial"/>
                  <w:noProof/>
                </w:rPr>
              </w:rPrChange>
            </w:rPr>
            <w:t>Species richness</w:t>
          </w:r>
          <w:r w:rsidRPr="00C474F4">
            <w:rPr>
              <w:rFonts w:ascii="Arial" w:hAnsi="Arial" w:cs="Arial"/>
              <w:noProof/>
              <w:webHidden/>
              <w:rPrChange w:id="156" w:author="Felix Pascal (felixpas)" w:date="2025-07-01T21:22:00Z">
                <w:rPr>
                  <w:noProof/>
                  <w:webHidden/>
                </w:rPr>
              </w:rPrChange>
            </w:rPr>
            <w:tab/>
          </w:r>
          <w:r w:rsidRPr="00C474F4">
            <w:rPr>
              <w:rFonts w:ascii="Arial" w:hAnsi="Arial" w:cs="Arial"/>
              <w:noProof/>
              <w:webHidden/>
              <w:rPrChange w:id="157" w:author="Felix Pascal (felixpas)" w:date="2025-07-01T21:22:00Z">
                <w:rPr>
                  <w:noProof/>
                  <w:webHidden/>
                </w:rPr>
              </w:rPrChange>
            </w:rPr>
            <w:fldChar w:fldCharType="begin"/>
          </w:r>
          <w:r w:rsidRPr="00C474F4">
            <w:rPr>
              <w:rFonts w:ascii="Arial" w:hAnsi="Arial" w:cs="Arial"/>
              <w:noProof/>
              <w:webHidden/>
              <w:rPrChange w:id="158" w:author="Felix Pascal (felixpas)" w:date="2025-07-01T21:22:00Z">
                <w:rPr>
                  <w:noProof/>
                  <w:webHidden/>
                </w:rPr>
              </w:rPrChange>
            </w:rPr>
            <w:instrText xml:space="preserve"> PAGEREF _Toc202297303 \h </w:instrText>
          </w:r>
          <w:r w:rsidRPr="00C474F4">
            <w:rPr>
              <w:rFonts w:ascii="Arial" w:hAnsi="Arial" w:cs="Arial"/>
              <w:noProof/>
              <w:webHidden/>
              <w:rPrChange w:id="159" w:author="Felix Pascal (felixpas)" w:date="2025-07-01T21:22:00Z">
                <w:rPr>
                  <w:noProof/>
                  <w:webHidden/>
                </w:rPr>
              </w:rPrChange>
            </w:rPr>
          </w:r>
          <w:r w:rsidRPr="00C474F4">
            <w:rPr>
              <w:rFonts w:ascii="Arial" w:hAnsi="Arial" w:cs="Arial"/>
              <w:noProof/>
              <w:webHidden/>
              <w:rPrChange w:id="160" w:author="Felix Pascal (felixpas)" w:date="2025-07-01T21:22:00Z">
                <w:rPr>
                  <w:noProof/>
                  <w:webHidden/>
                </w:rPr>
              </w:rPrChange>
            </w:rPr>
            <w:fldChar w:fldCharType="separate"/>
          </w:r>
          <w:r w:rsidRPr="00C474F4">
            <w:rPr>
              <w:rFonts w:ascii="Arial" w:hAnsi="Arial" w:cs="Arial"/>
              <w:noProof/>
              <w:webHidden/>
              <w:rPrChange w:id="161" w:author="Felix Pascal (felixpas)" w:date="2025-07-01T21:22:00Z">
                <w:rPr>
                  <w:noProof/>
                  <w:webHidden/>
                </w:rPr>
              </w:rPrChange>
            </w:rPr>
            <w:t>10</w:t>
          </w:r>
          <w:r w:rsidRPr="00C474F4">
            <w:rPr>
              <w:rFonts w:ascii="Arial" w:hAnsi="Arial" w:cs="Arial"/>
              <w:noProof/>
              <w:webHidden/>
              <w:rPrChange w:id="162" w:author="Felix Pascal (felixpas)" w:date="2025-07-01T21:22:00Z">
                <w:rPr>
                  <w:noProof/>
                  <w:webHidden/>
                </w:rPr>
              </w:rPrChange>
            </w:rPr>
            <w:fldChar w:fldCharType="end"/>
          </w:r>
          <w:r w:rsidRPr="00C474F4">
            <w:rPr>
              <w:rStyle w:val="Hyperlink"/>
              <w:rFonts w:ascii="Arial" w:hAnsi="Arial" w:cs="Arial"/>
              <w:noProof/>
              <w:rPrChange w:id="163" w:author="Felix Pascal (felixpas)" w:date="2025-07-01T21:22:00Z">
                <w:rPr>
                  <w:rStyle w:val="Hyperlink"/>
                  <w:noProof/>
                </w:rPr>
              </w:rPrChange>
            </w:rPr>
            <w:fldChar w:fldCharType="end"/>
          </w:r>
        </w:p>
        <w:p w14:paraId="1E6E490E" w14:textId="2144C9C4" w:rsidR="00C474F4" w:rsidRPr="00C474F4" w:rsidRDefault="00C474F4">
          <w:pPr>
            <w:pStyle w:val="Verzeichnis2"/>
            <w:tabs>
              <w:tab w:val="right" w:leader="dot" w:pos="9062"/>
            </w:tabs>
            <w:rPr>
              <w:rFonts w:ascii="Arial" w:eastAsiaTheme="minorEastAsia" w:hAnsi="Arial" w:cs="Arial"/>
              <w:noProof/>
              <w:lang w:val="de-CH" w:eastAsia="de-CH"/>
              <w:rPrChange w:id="164" w:author="Felix Pascal (felixpas)" w:date="2025-07-01T21:22:00Z">
                <w:rPr>
                  <w:rFonts w:eastAsiaTheme="minorEastAsia"/>
                  <w:noProof/>
                  <w:lang w:val="de-CH" w:eastAsia="de-CH"/>
                </w:rPr>
              </w:rPrChange>
            </w:rPr>
          </w:pPr>
          <w:r w:rsidRPr="00C474F4">
            <w:rPr>
              <w:rStyle w:val="Hyperlink"/>
              <w:rFonts w:ascii="Arial" w:hAnsi="Arial" w:cs="Arial"/>
              <w:noProof/>
              <w:rPrChange w:id="165" w:author="Felix Pascal (felixpas)" w:date="2025-07-01T21:22:00Z">
                <w:rPr>
                  <w:rStyle w:val="Hyperlink"/>
                  <w:noProof/>
                </w:rPr>
              </w:rPrChange>
            </w:rPr>
            <w:fldChar w:fldCharType="begin"/>
          </w:r>
          <w:r w:rsidRPr="00C474F4">
            <w:rPr>
              <w:rStyle w:val="Hyperlink"/>
              <w:rFonts w:ascii="Arial" w:hAnsi="Arial" w:cs="Arial"/>
              <w:noProof/>
              <w:rPrChange w:id="166" w:author="Felix Pascal (felixpas)" w:date="2025-07-01T21:22:00Z">
                <w:rPr>
                  <w:rStyle w:val="Hyperlink"/>
                  <w:noProof/>
                </w:rPr>
              </w:rPrChange>
            </w:rPr>
            <w:instrText xml:space="preserve"> </w:instrText>
          </w:r>
          <w:r w:rsidRPr="00C474F4">
            <w:rPr>
              <w:rFonts w:ascii="Arial" w:hAnsi="Arial" w:cs="Arial"/>
              <w:noProof/>
              <w:rPrChange w:id="167" w:author="Felix Pascal (felixpas)" w:date="2025-07-01T21:22:00Z">
                <w:rPr>
                  <w:noProof/>
                </w:rPr>
              </w:rPrChange>
            </w:rPr>
            <w:instrText>HYPERLINK \l "_Toc202297304"</w:instrText>
          </w:r>
          <w:r w:rsidRPr="00C474F4">
            <w:rPr>
              <w:rStyle w:val="Hyperlink"/>
              <w:rFonts w:ascii="Arial" w:hAnsi="Arial" w:cs="Arial"/>
              <w:noProof/>
              <w:rPrChange w:id="168" w:author="Felix Pascal (felixpas)" w:date="2025-07-01T21:22:00Z">
                <w:rPr>
                  <w:rStyle w:val="Hyperlink"/>
                  <w:noProof/>
                </w:rPr>
              </w:rPrChange>
            </w:rPr>
            <w:instrText xml:space="preserve"> </w:instrText>
          </w:r>
          <w:r w:rsidRPr="00C474F4">
            <w:rPr>
              <w:rStyle w:val="Hyperlink"/>
              <w:rFonts w:ascii="Arial" w:hAnsi="Arial" w:cs="Arial"/>
              <w:noProof/>
              <w:rPrChange w:id="169" w:author="Felix Pascal (felixpas)" w:date="2025-07-01T21:22:00Z">
                <w:rPr>
                  <w:rStyle w:val="Hyperlink"/>
                  <w:noProof/>
                </w:rPr>
              </w:rPrChange>
            </w:rPr>
          </w:r>
          <w:r w:rsidRPr="00C474F4">
            <w:rPr>
              <w:rStyle w:val="Hyperlink"/>
              <w:rFonts w:ascii="Arial" w:hAnsi="Arial" w:cs="Arial"/>
              <w:noProof/>
              <w:rPrChange w:id="170" w:author="Felix Pascal (felixpas)" w:date="2025-07-01T21:22:00Z">
                <w:rPr>
                  <w:rStyle w:val="Hyperlink"/>
                  <w:noProof/>
                </w:rPr>
              </w:rPrChange>
            </w:rPr>
            <w:fldChar w:fldCharType="separate"/>
          </w:r>
          <w:r w:rsidRPr="00C474F4">
            <w:rPr>
              <w:rStyle w:val="Hyperlink"/>
              <w:rFonts w:ascii="Arial" w:hAnsi="Arial" w:cs="Arial"/>
              <w:noProof/>
              <w:rPrChange w:id="171" w:author="Felix Pascal (felixpas)" w:date="2025-07-01T21:22:00Z">
                <w:rPr>
                  <w:rStyle w:val="Hyperlink"/>
                  <w:noProof/>
                </w:rPr>
              </w:rPrChange>
            </w:rPr>
            <w:t>Mean ecological indicator values</w:t>
          </w:r>
          <w:r w:rsidRPr="00C474F4">
            <w:rPr>
              <w:rFonts w:ascii="Arial" w:hAnsi="Arial" w:cs="Arial"/>
              <w:noProof/>
              <w:webHidden/>
              <w:rPrChange w:id="172" w:author="Felix Pascal (felixpas)" w:date="2025-07-01T21:22:00Z">
                <w:rPr>
                  <w:noProof/>
                  <w:webHidden/>
                </w:rPr>
              </w:rPrChange>
            </w:rPr>
            <w:tab/>
          </w:r>
          <w:r w:rsidRPr="00C474F4">
            <w:rPr>
              <w:rFonts w:ascii="Arial" w:hAnsi="Arial" w:cs="Arial"/>
              <w:noProof/>
              <w:webHidden/>
              <w:rPrChange w:id="173" w:author="Felix Pascal (felixpas)" w:date="2025-07-01T21:22:00Z">
                <w:rPr>
                  <w:noProof/>
                  <w:webHidden/>
                </w:rPr>
              </w:rPrChange>
            </w:rPr>
            <w:fldChar w:fldCharType="begin"/>
          </w:r>
          <w:r w:rsidRPr="00C474F4">
            <w:rPr>
              <w:rFonts w:ascii="Arial" w:hAnsi="Arial" w:cs="Arial"/>
              <w:noProof/>
              <w:webHidden/>
              <w:rPrChange w:id="174" w:author="Felix Pascal (felixpas)" w:date="2025-07-01T21:22:00Z">
                <w:rPr>
                  <w:noProof/>
                  <w:webHidden/>
                </w:rPr>
              </w:rPrChange>
            </w:rPr>
            <w:instrText xml:space="preserve"> PAGEREF _Toc202297304 \h </w:instrText>
          </w:r>
          <w:r w:rsidRPr="00C474F4">
            <w:rPr>
              <w:rFonts w:ascii="Arial" w:hAnsi="Arial" w:cs="Arial"/>
              <w:noProof/>
              <w:webHidden/>
              <w:rPrChange w:id="175" w:author="Felix Pascal (felixpas)" w:date="2025-07-01T21:22:00Z">
                <w:rPr>
                  <w:noProof/>
                  <w:webHidden/>
                </w:rPr>
              </w:rPrChange>
            </w:rPr>
          </w:r>
          <w:r w:rsidRPr="00C474F4">
            <w:rPr>
              <w:rFonts w:ascii="Arial" w:hAnsi="Arial" w:cs="Arial"/>
              <w:noProof/>
              <w:webHidden/>
              <w:rPrChange w:id="176" w:author="Felix Pascal (felixpas)" w:date="2025-07-01T21:22:00Z">
                <w:rPr>
                  <w:noProof/>
                  <w:webHidden/>
                </w:rPr>
              </w:rPrChange>
            </w:rPr>
            <w:fldChar w:fldCharType="separate"/>
          </w:r>
          <w:r w:rsidRPr="00C474F4">
            <w:rPr>
              <w:rFonts w:ascii="Arial" w:hAnsi="Arial" w:cs="Arial"/>
              <w:noProof/>
              <w:webHidden/>
              <w:rPrChange w:id="177" w:author="Felix Pascal (felixpas)" w:date="2025-07-01T21:22:00Z">
                <w:rPr>
                  <w:noProof/>
                  <w:webHidden/>
                </w:rPr>
              </w:rPrChange>
            </w:rPr>
            <w:t>13</w:t>
          </w:r>
          <w:r w:rsidRPr="00C474F4">
            <w:rPr>
              <w:rFonts w:ascii="Arial" w:hAnsi="Arial" w:cs="Arial"/>
              <w:noProof/>
              <w:webHidden/>
              <w:rPrChange w:id="178" w:author="Felix Pascal (felixpas)" w:date="2025-07-01T21:22:00Z">
                <w:rPr>
                  <w:noProof/>
                  <w:webHidden/>
                </w:rPr>
              </w:rPrChange>
            </w:rPr>
            <w:fldChar w:fldCharType="end"/>
          </w:r>
          <w:r w:rsidRPr="00C474F4">
            <w:rPr>
              <w:rStyle w:val="Hyperlink"/>
              <w:rFonts w:ascii="Arial" w:hAnsi="Arial" w:cs="Arial"/>
              <w:noProof/>
              <w:rPrChange w:id="179" w:author="Felix Pascal (felixpas)" w:date="2025-07-01T21:22:00Z">
                <w:rPr>
                  <w:rStyle w:val="Hyperlink"/>
                  <w:noProof/>
                </w:rPr>
              </w:rPrChange>
            </w:rPr>
            <w:fldChar w:fldCharType="end"/>
          </w:r>
        </w:p>
        <w:p w14:paraId="07F573A8" w14:textId="3B23B7AF" w:rsidR="00C474F4" w:rsidRPr="00C474F4" w:rsidRDefault="00C474F4">
          <w:pPr>
            <w:pStyle w:val="Verzeichnis2"/>
            <w:tabs>
              <w:tab w:val="right" w:leader="dot" w:pos="9062"/>
            </w:tabs>
            <w:rPr>
              <w:rFonts w:ascii="Arial" w:eastAsiaTheme="minorEastAsia" w:hAnsi="Arial" w:cs="Arial"/>
              <w:noProof/>
              <w:lang w:val="de-CH" w:eastAsia="de-CH"/>
              <w:rPrChange w:id="180" w:author="Felix Pascal (felixpas)" w:date="2025-07-01T21:22:00Z">
                <w:rPr>
                  <w:rFonts w:eastAsiaTheme="minorEastAsia"/>
                  <w:noProof/>
                  <w:lang w:val="de-CH" w:eastAsia="de-CH"/>
                </w:rPr>
              </w:rPrChange>
            </w:rPr>
          </w:pPr>
          <w:r w:rsidRPr="00C474F4">
            <w:rPr>
              <w:rStyle w:val="Hyperlink"/>
              <w:rFonts w:ascii="Arial" w:hAnsi="Arial" w:cs="Arial"/>
              <w:noProof/>
              <w:rPrChange w:id="181" w:author="Felix Pascal (felixpas)" w:date="2025-07-01T21:22:00Z">
                <w:rPr>
                  <w:rStyle w:val="Hyperlink"/>
                  <w:noProof/>
                </w:rPr>
              </w:rPrChange>
            </w:rPr>
            <w:fldChar w:fldCharType="begin"/>
          </w:r>
          <w:r w:rsidRPr="00C474F4">
            <w:rPr>
              <w:rStyle w:val="Hyperlink"/>
              <w:rFonts w:ascii="Arial" w:hAnsi="Arial" w:cs="Arial"/>
              <w:noProof/>
              <w:rPrChange w:id="182" w:author="Felix Pascal (felixpas)" w:date="2025-07-01T21:22:00Z">
                <w:rPr>
                  <w:rStyle w:val="Hyperlink"/>
                  <w:noProof/>
                </w:rPr>
              </w:rPrChange>
            </w:rPr>
            <w:instrText xml:space="preserve"> </w:instrText>
          </w:r>
          <w:r w:rsidRPr="00C474F4">
            <w:rPr>
              <w:rFonts w:ascii="Arial" w:hAnsi="Arial" w:cs="Arial"/>
              <w:noProof/>
              <w:rPrChange w:id="183" w:author="Felix Pascal (felixpas)" w:date="2025-07-01T21:22:00Z">
                <w:rPr>
                  <w:noProof/>
                </w:rPr>
              </w:rPrChange>
            </w:rPr>
            <w:instrText>HYPERLINK \l "_Toc202297305"</w:instrText>
          </w:r>
          <w:r w:rsidRPr="00C474F4">
            <w:rPr>
              <w:rStyle w:val="Hyperlink"/>
              <w:rFonts w:ascii="Arial" w:hAnsi="Arial" w:cs="Arial"/>
              <w:noProof/>
              <w:rPrChange w:id="184" w:author="Felix Pascal (felixpas)" w:date="2025-07-01T21:22:00Z">
                <w:rPr>
                  <w:rStyle w:val="Hyperlink"/>
                  <w:noProof/>
                </w:rPr>
              </w:rPrChange>
            </w:rPr>
            <w:instrText xml:space="preserve"> </w:instrText>
          </w:r>
          <w:r w:rsidRPr="00C474F4">
            <w:rPr>
              <w:rStyle w:val="Hyperlink"/>
              <w:rFonts w:ascii="Arial" w:hAnsi="Arial" w:cs="Arial"/>
              <w:noProof/>
              <w:rPrChange w:id="185" w:author="Felix Pascal (felixpas)" w:date="2025-07-01T21:22:00Z">
                <w:rPr>
                  <w:rStyle w:val="Hyperlink"/>
                  <w:noProof/>
                </w:rPr>
              </w:rPrChange>
            </w:rPr>
          </w:r>
          <w:r w:rsidRPr="00C474F4">
            <w:rPr>
              <w:rStyle w:val="Hyperlink"/>
              <w:rFonts w:ascii="Arial" w:hAnsi="Arial" w:cs="Arial"/>
              <w:noProof/>
              <w:rPrChange w:id="186" w:author="Felix Pascal (felixpas)" w:date="2025-07-01T21:22:00Z">
                <w:rPr>
                  <w:rStyle w:val="Hyperlink"/>
                  <w:noProof/>
                </w:rPr>
              </w:rPrChange>
            </w:rPr>
            <w:fldChar w:fldCharType="separate"/>
          </w:r>
          <w:r w:rsidRPr="00C474F4">
            <w:rPr>
              <w:rStyle w:val="Hyperlink"/>
              <w:rFonts w:ascii="Arial" w:hAnsi="Arial" w:cs="Arial"/>
              <w:noProof/>
              <w:rPrChange w:id="187" w:author="Felix Pascal (felixpas)" w:date="2025-07-01T21:22:00Z">
                <w:rPr>
                  <w:rStyle w:val="Hyperlink"/>
                  <w:rFonts w:cs="Arial"/>
                  <w:noProof/>
                </w:rPr>
              </w:rPrChange>
            </w:rPr>
            <w:t>Species level</w:t>
          </w:r>
          <w:r w:rsidRPr="00C474F4">
            <w:rPr>
              <w:rFonts w:ascii="Arial" w:hAnsi="Arial" w:cs="Arial"/>
              <w:noProof/>
              <w:webHidden/>
              <w:rPrChange w:id="188" w:author="Felix Pascal (felixpas)" w:date="2025-07-01T21:22:00Z">
                <w:rPr>
                  <w:noProof/>
                  <w:webHidden/>
                </w:rPr>
              </w:rPrChange>
            </w:rPr>
            <w:tab/>
          </w:r>
          <w:r w:rsidRPr="00C474F4">
            <w:rPr>
              <w:rFonts w:ascii="Arial" w:hAnsi="Arial" w:cs="Arial"/>
              <w:noProof/>
              <w:webHidden/>
              <w:rPrChange w:id="189" w:author="Felix Pascal (felixpas)" w:date="2025-07-01T21:22:00Z">
                <w:rPr>
                  <w:noProof/>
                  <w:webHidden/>
                </w:rPr>
              </w:rPrChange>
            </w:rPr>
            <w:fldChar w:fldCharType="begin"/>
          </w:r>
          <w:r w:rsidRPr="00C474F4">
            <w:rPr>
              <w:rFonts w:ascii="Arial" w:hAnsi="Arial" w:cs="Arial"/>
              <w:noProof/>
              <w:webHidden/>
              <w:rPrChange w:id="190" w:author="Felix Pascal (felixpas)" w:date="2025-07-01T21:22:00Z">
                <w:rPr>
                  <w:noProof/>
                  <w:webHidden/>
                </w:rPr>
              </w:rPrChange>
            </w:rPr>
            <w:instrText xml:space="preserve"> PAGEREF _Toc202297305 \h </w:instrText>
          </w:r>
          <w:r w:rsidRPr="00C474F4">
            <w:rPr>
              <w:rFonts w:ascii="Arial" w:hAnsi="Arial" w:cs="Arial"/>
              <w:noProof/>
              <w:webHidden/>
              <w:rPrChange w:id="191" w:author="Felix Pascal (felixpas)" w:date="2025-07-01T21:22:00Z">
                <w:rPr>
                  <w:noProof/>
                  <w:webHidden/>
                </w:rPr>
              </w:rPrChange>
            </w:rPr>
          </w:r>
          <w:r w:rsidRPr="00C474F4">
            <w:rPr>
              <w:rFonts w:ascii="Arial" w:hAnsi="Arial" w:cs="Arial"/>
              <w:noProof/>
              <w:webHidden/>
              <w:rPrChange w:id="192" w:author="Felix Pascal (felixpas)" w:date="2025-07-01T21:22:00Z">
                <w:rPr>
                  <w:noProof/>
                  <w:webHidden/>
                </w:rPr>
              </w:rPrChange>
            </w:rPr>
            <w:fldChar w:fldCharType="separate"/>
          </w:r>
          <w:r w:rsidRPr="00C474F4">
            <w:rPr>
              <w:rFonts w:ascii="Arial" w:hAnsi="Arial" w:cs="Arial"/>
              <w:noProof/>
              <w:webHidden/>
              <w:rPrChange w:id="193" w:author="Felix Pascal (felixpas)" w:date="2025-07-01T21:22:00Z">
                <w:rPr>
                  <w:noProof/>
                  <w:webHidden/>
                </w:rPr>
              </w:rPrChange>
            </w:rPr>
            <w:t>14</w:t>
          </w:r>
          <w:r w:rsidRPr="00C474F4">
            <w:rPr>
              <w:rFonts w:ascii="Arial" w:hAnsi="Arial" w:cs="Arial"/>
              <w:noProof/>
              <w:webHidden/>
              <w:rPrChange w:id="194" w:author="Felix Pascal (felixpas)" w:date="2025-07-01T21:22:00Z">
                <w:rPr>
                  <w:noProof/>
                  <w:webHidden/>
                </w:rPr>
              </w:rPrChange>
            </w:rPr>
            <w:fldChar w:fldCharType="end"/>
          </w:r>
          <w:r w:rsidRPr="00C474F4">
            <w:rPr>
              <w:rStyle w:val="Hyperlink"/>
              <w:rFonts w:ascii="Arial" w:hAnsi="Arial" w:cs="Arial"/>
              <w:noProof/>
              <w:rPrChange w:id="195" w:author="Felix Pascal (felixpas)" w:date="2025-07-01T21:22:00Z">
                <w:rPr>
                  <w:rStyle w:val="Hyperlink"/>
                  <w:noProof/>
                </w:rPr>
              </w:rPrChange>
            </w:rPr>
            <w:fldChar w:fldCharType="end"/>
          </w:r>
        </w:p>
        <w:p w14:paraId="6E62B823" w14:textId="3636101D" w:rsidR="00C474F4" w:rsidRPr="00C474F4" w:rsidRDefault="00C474F4" w:rsidP="00C474F4">
          <w:pPr>
            <w:pStyle w:val="Verzeichnis1"/>
            <w:rPr>
              <w:rFonts w:ascii="Arial" w:eastAsiaTheme="minorEastAsia" w:hAnsi="Arial" w:cs="Arial"/>
              <w:noProof/>
              <w:lang w:val="de-CH" w:eastAsia="de-CH"/>
              <w:rPrChange w:id="196" w:author="Felix Pascal (felixpas)" w:date="2025-07-01T21:22:00Z">
                <w:rPr>
                  <w:rFonts w:eastAsiaTheme="minorEastAsia"/>
                  <w:noProof/>
                  <w:lang w:val="de-CH" w:eastAsia="de-CH"/>
                </w:rPr>
              </w:rPrChange>
            </w:rPr>
          </w:pPr>
          <w:r w:rsidRPr="00C474F4">
            <w:rPr>
              <w:rStyle w:val="Hyperlink"/>
              <w:rFonts w:ascii="Arial" w:hAnsi="Arial" w:cs="Arial"/>
              <w:noProof/>
              <w:rPrChange w:id="197" w:author="Felix Pascal (felixpas)" w:date="2025-07-01T21:22:00Z">
                <w:rPr>
                  <w:rStyle w:val="Hyperlink"/>
                  <w:noProof/>
                </w:rPr>
              </w:rPrChange>
            </w:rPr>
            <w:fldChar w:fldCharType="begin"/>
          </w:r>
          <w:r w:rsidRPr="00C474F4">
            <w:rPr>
              <w:rStyle w:val="Hyperlink"/>
              <w:rFonts w:ascii="Arial" w:hAnsi="Arial" w:cs="Arial"/>
              <w:noProof/>
              <w:rPrChange w:id="198" w:author="Felix Pascal (felixpas)" w:date="2025-07-01T21:22:00Z">
                <w:rPr>
                  <w:rStyle w:val="Hyperlink"/>
                  <w:noProof/>
                </w:rPr>
              </w:rPrChange>
            </w:rPr>
            <w:instrText xml:space="preserve"> </w:instrText>
          </w:r>
          <w:r w:rsidRPr="00C474F4">
            <w:rPr>
              <w:rFonts w:ascii="Arial" w:hAnsi="Arial" w:cs="Arial"/>
              <w:noProof/>
              <w:rPrChange w:id="199" w:author="Felix Pascal (felixpas)" w:date="2025-07-01T21:22:00Z">
                <w:rPr>
                  <w:noProof/>
                </w:rPr>
              </w:rPrChange>
            </w:rPr>
            <w:instrText>HYPERLINK \l "_Toc202297306"</w:instrText>
          </w:r>
          <w:r w:rsidRPr="00C474F4">
            <w:rPr>
              <w:rStyle w:val="Hyperlink"/>
              <w:rFonts w:ascii="Arial" w:hAnsi="Arial" w:cs="Arial"/>
              <w:noProof/>
              <w:rPrChange w:id="200" w:author="Felix Pascal (felixpas)" w:date="2025-07-01T21:22:00Z">
                <w:rPr>
                  <w:rStyle w:val="Hyperlink"/>
                  <w:noProof/>
                </w:rPr>
              </w:rPrChange>
            </w:rPr>
            <w:instrText xml:space="preserve"> </w:instrText>
          </w:r>
          <w:r w:rsidRPr="00C474F4">
            <w:rPr>
              <w:rStyle w:val="Hyperlink"/>
              <w:rFonts w:ascii="Arial" w:hAnsi="Arial" w:cs="Arial"/>
              <w:noProof/>
              <w:rPrChange w:id="201" w:author="Felix Pascal (felixpas)" w:date="2025-07-01T21:22:00Z">
                <w:rPr>
                  <w:rStyle w:val="Hyperlink"/>
                  <w:noProof/>
                </w:rPr>
              </w:rPrChange>
            </w:rPr>
          </w:r>
          <w:r w:rsidRPr="00C474F4">
            <w:rPr>
              <w:rStyle w:val="Hyperlink"/>
              <w:rFonts w:ascii="Arial" w:hAnsi="Arial" w:cs="Arial"/>
              <w:noProof/>
              <w:rPrChange w:id="202" w:author="Felix Pascal (felixpas)" w:date="2025-07-01T21:22:00Z">
                <w:rPr>
                  <w:rStyle w:val="Hyperlink"/>
                  <w:noProof/>
                </w:rPr>
              </w:rPrChange>
            </w:rPr>
            <w:fldChar w:fldCharType="separate"/>
          </w:r>
          <w:r w:rsidRPr="00C474F4">
            <w:rPr>
              <w:rStyle w:val="Hyperlink"/>
              <w:rFonts w:ascii="Arial" w:hAnsi="Arial" w:cs="Arial"/>
              <w:noProof/>
              <w:rPrChange w:id="203" w:author="Felix Pascal (felixpas)" w:date="2025-07-01T21:22:00Z">
                <w:rPr>
                  <w:rStyle w:val="Hyperlink"/>
                  <w:rFonts w:cs="Arial"/>
                  <w:noProof/>
                </w:rPr>
              </w:rPrChange>
            </w:rPr>
            <w:t>Discussion</w:t>
          </w:r>
          <w:r w:rsidRPr="00C474F4">
            <w:rPr>
              <w:rFonts w:ascii="Arial" w:hAnsi="Arial" w:cs="Arial"/>
              <w:noProof/>
              <w:webHidden/>
              <w:rPrChange w:id="204" w:author="Felix Pascal (felixpas)" w:date="2025-07-01T21:22:00Z">
                <w:rPr>
                  <w:noProof/>
                  <w:webHidden/>
                </w:rPr>
              </w:rPrChange>
            </w:rPr>
            <w:tab/>
          </w:r>
          <w:r w:rsidRPr="00C474F4">
            <w:rPr>
              <w:rFonts w:ascii="Arial" w:hAnsi="Arial" w:cs="Arial"/>
              <w:noProof/>
              <w:webHidden/>
              <w:rPrChange w:id="205" w:author="Felix Pascal (felixpas)" w:date="2025-07-01T21:22:00Z">
                <w:rPr>
                  <w:noProof/>
                  <w:webHidden/>
                </w:rPr>
              </w:rPrChange>
            </w:rPr>
            <w:fldChar w:fldCharType="begin"/>
          </w:r>
          <w:r w:rsidRPr="00C474F4">
            <w:rPr>
              <w:rFonts w:ascii="Arial" w:hAnsi="Arial" w:cs="Arial"/>
              <w:noProof/>
              <w:webHidden/>
              <w:rPrChange w:id="206" w:author="Felix Pascal (felixpas)" w:date="2025-07-01T21:22:00Z">
                <w:rPr>
                  <w:noProof/>
                  <w:webHidden/>
                </w:rPr>
              </w:rPrChange>
            </w:rPr>
            <w:instrText xml:space="preserve"> PAGEREF _Toc202297306 \h </w:instrText>
          </w:r>
          <w:r w:rsidRPr="00C474F4">
            <w:rPr>
              <w:rFonts w:ascii="Arial" w:hAnsi="Arial" w:cs="Arial"/>
              <w:noProof/>
              <w:webHidden/>
              <w:rPrChange w:id="207" w:author="Felix Pascal (felixpas)" w:date="2025-07-01T21:22:00Z">
                <w:rPr>
                  <w:noProof/>
                  <w:webHidden/>
                </w:rPr>
              </w:rPrChange>
            </w:rPr>
          </w:r>
          <w:r w:rsidRPr="00C474F4">
            <w:rPr>
              <w:rFonts w:ascii="Arial" w:hAnsi="Arial" w:cs="Arial"/>
              <w:noProof/>
              <w:webHidden/>
              <w:rPrChange w:id="208" w:author="Felix Pascal (felixpas)" w:date="2025-07-01T21:22:00Z">
                <w:rPr>
                  <w:noProof/>
                  <w:webHidden/>
                </w:rPr>
              </w:rPrChange>
            </w:rPr>
            <w:fldChar w:fldCharType="separate"/>
          </w:r>
          <w:r w:rsidRPr="00C474F4">
            <w:rPr>
              <w:rFonts w:ascii="Arial" w:hAnsi="Arial" w:cs="Arial"/>
              <w:noProof/>
              <w:webHidden/>
              <w:rPrChange w:id="209" w:author="Felix Pascal (felixpas)" w:date="2025-07-01T21:22:00Z">
                <w:rPr>
                  <w:noProof/>
                  <w:webHidden/>
                </w:rPr>
              </w:rPrChange>
            </w:rPr>
            <w:t>15</w:t>
          </w:r>
          <w:r w:rsidRPr="00C474F4">
            <w:rPr>
              <w:rFonts w:ascii="Arial" w:hAnsi="Arial" w:cs="Arial"/>
              <w:noProof/>
              <w:webHidden/>
              <w:rPrChange w:id="210" w:author="Felix Pascal (felixpas)" w:date="2025-07-01T21:22:00Z">
                <w:rPr>
                  <w:noProof/>
                  <w:webHidden/>
                </w:rPr>
              </w:rPrChange>
            </w:rPr>
            <w:fldChar w:fldCharType="end"/>
          </w:r>
          <w:r w:rsidRPr="00C474F4">
            <w:rPr>
              <w:rStyle w:val="Hyperlink"/>
              <w:rFonts w:ascii="Arial" w:hAnsi="Arial" w:cs="Arial"/>
              <w:noProof/>
              <w:rPrChange w:id="211" w:author="Felix Pascal (felixpas)" w:date="2025-07-01T21:22:00Z">
                <w:rPr>
                  <w:rStyle w:val="Hyperlink"/>
                  <w:noProof/>
                </w:rPr>
              </w:rPrChange>
            </w:rPr>
            <w:fldChar w:fldCharType="end"/>
          </w:r>
        </w:p>
        <w:p w14:paraId="5C3F1B30" w14:textId="70CFF701" w:rsidR="00C474F4" w:rsidRPr="00C474F4" w:rsidRDefault="00C474F4">
          <w:pPr>
            <w:pStyle w:val="Verzeichnis2"/>
            <w:tabs>
              <w:tab w:val="right" w:leader="dot" w:pos="9062"/>
            </w:tabs>
            <w:rPr>
              <w:rFonts w:ascii="Arial" w:eastAsiaTheme="minorEastAsia" w:hAnsi="Arial" w:cs="Arial"/>
              <w:noProof/>
              <w:lang w:val="de-CH" w:eastAsia="de-CH"/>
              <w:rPrChange w:id="212" w:author="Felix Pascal (felixpas)" w:date="2025-07-01T21:22:00Z">
                <w:rPr>
                  <w:rFonts w:eastAsiaTheme="minorEastAsia"/>
                  <w:noProof/>
                  <w:lang w:val="de-CH" w:eastAsia="de-CH"/>
                </w:rPr>
              </w:rPrChange>
            </w:rPr>
          </w:pPr>
          <w:r w:rsidRPr="00C474F4">
            <w:rPr>
              <w:rStyle w:val="Hyperlink"/>
              <w:rFonts w:ascii="Arial" w:hAnsi="Arial" w:cs="Arial"/>
              <w:noProof/>
              <w:rPrChange w:id="213" w:author="Felix Pascal (felixpas)" w:date="2025-07-01T21:22:00Z">
                <w:rPr>
                  <w:rStyle w:val="Hyperlink"/>
                  <w:noProof/>
                </w:rPr>
              </w:rPrChange>
            </w:rPr>
            <w:fldChar w:fldCharType="begin"/>
          </w:r>
          <w:r w:rsidRPr="00C474F4">
            <w:rPr>
              <w:rStyle w:val="Hyperlink"/>
              <w:rFonts w:ascii="Arial" w:hAnsi="Arial" w:cs="Arial"/>
              <w:noProof/>
              <w:rPrChange w:id="214" w:author="Felix Pascal (felixpas)" w:date="2025-07-01T21:22:00Z">
                <w:rPr>
                  <w:rStyle w:val="Hyperlink"/>
                  <w:noProof/>
                </w:rPr>
              </w:rPrChange>
            </w:rPr>
            <w:instrText xml:space="preserve"> </w:instrText>
          </w:r>
          <w:r w:rsidRPr="00C474F4">
            <w:rPr>
              <w:rFonts w:ascii="Arial" w:hAnsi="Arial" w:cs="Arial"/>
              <w:noProof/>
              <w:rPrChange w:id="215" w:author="Felix Pascal (felixpas)" w:date="2025-07-01T21:22:00Z">
                <w:rPr>
                  <w:noProof/>
                </w:rPr>
              </w:rPrChange>
            </w:rPr>
            <w:instrText>HYPERLINK \l "_Toc202297307"</w:instrText>
          </w:r>
          <w:r w:rsidRPr="00C474F4">
            <w:rPr>
              <w:rStyle w:val="Hyperlink"/>
              <w:rFonts w:ascii="Arial" w:hAnsi="Arial" w:cs="Arial"/>
              <w:noProof/>
              <w:rPrChange w:id="216" w:author="Felix Pascal (felixpas)" w:date="2025-07-01T21:22:00Z">
                <w:rPr>
                  <w:rStyle w:val="Hyperlink"/>
                  <w:noProof/>
                </w:rPr>
              </w:rPrChange>
            </w:rPr>
            <w:instrText xml:space="preserve"> </w:instrText>
          </w:r>
          <w:r w:rsidRPr="00C474F4">
            <w:rPr>
              <w:rStyle w:val="Hyperlink"/>
              <w:rFonts w:ascii="Arial" w:hAnsi="Arial" w:cs="Arial"/>
              <w:noProof/>
              <w:rPrChange w:id="217" w:author="Felix Pascal (felixpas)" w:date="2025-07-01T21:22:00Z">
                <w:rPr>
                  <w:rStyle w:val="Hyperlink"/>
                  <w:noProof/>
                </w:rPr>
              </w:rPrChange>
            </w:rPr>
          </w:r>
          <w:r w:rsidRPr="00C474F4">
            <w:rPr>
              <w:rStyle w:val="Hyperlink"/>
              <w:rFonts w:ascii="Arial" w:hAnsi="Arial" w:cs="Arial"/>
              <w:noProof/>
              <w:rPrChange w:id="218" w:author="Felix Pascal (felixpas)" w:date="2025-07-01T21:22:00Z">
                <w:rPr>
                  <w:rStyle w:val="Hyperlink"/>
                  <w:noProof/>
                </w:rPr>
              </w:rPrChange>
            </w:rPr>
            <w:fldChar w:fldCharType="separate"/>
          </w:r>
          <w:r w:rsidRPr="00C474F4">
            <w:rPr>
              <w:rStyle w:val="Hyperlink"/>
              <w:rFonts w:ascii="Arial" w:hAnsi="Arial" w:cs="Arial"/>
              <w:noProof/>
              <w:rPrChange w:id="219" w:author="Felix Pascal (felixpas)" w:date="2025-07-01T21:22:00Z">
                <w:rPr>
                  <w:rStyle w:val="Hyperlink"/>
                  <w:rFonts w:cs="Arial"/>
                  <w:noProof/>
                </w:rPr>
              </w:rPrChange>
            </w:rPr>
            <w:t>Species richness</w:t>
          </w:r>
          <w:r w:rsidRPr="00C474F4">
            <w:rPr>
              <w:rFonts w:ascii="Arial" w:hAnsi="Arial" w:cs="Arial"/>
              <w:noProof/>
              <w:webHidden/>
              <w:rPrChange w:id="220" w:author="Felix Pascal (felixpas)" w:date="2025-07-01T21:22:00Z">
                <w:rPr>
                  <w:noProof/>
                  <w:webHidden/>
                </w:rPr>
              </w:rPrChange>
            </w:rPr>
            <w:tab/>
          </w:r>
          <w:r w:rsidRPr="00C474F4">
            <w:rPr>
              <w:rFonts w:ascii="Arial" w:hAnsi="Arial" w:cs="Arial"/>
              <w:noProof/>
              <w:webHidden/>
              <w:rPrChange w:id="221" w:author="Felix Pascal (felixpas)" w:date="2025-07-01T21:22:00Z">
                <w:rPr>
                  <w:noProof/>
                  <w:webHidden/>
                </w:rPr>
              </w:rPrChange>
            </w:rPr>
            <w:fldChar w:fldCharType="begin"/>
          </w:r>
          <w:r w:rsidRPr="00C474F4">
            <w:rPr>
              <w:rFonts w:ascii="Arial" w:hAnsi="Arial" w:cs="Arial"/>
              <w:noProof/>
              <w:webHidden/>
              <w:rPrChange w:id="222" w:author="Felix Pascal (felixpas)" w:date="2025-07-01T21:22:00Z">
                <w:rPr>
                  <w:noProof/>
                  <w:webHidden/>
                </w:rPr>
              </w:rPrChange>
            </w:rPr>
            <w:instrText xml:space="preserve"> PAGEREF _Toc202297307 \h </w:instrText>
          </w:r>
          <w:r w:rsidRPr="00C474F4">
            <w:rPr>
              <w:rFonts w:ascii="Arial" w:hAnsi="Arial" w:cs="Arial"/>
              <w:noProof/>
              <w:webHidden/>
              <w:rPrChange w:id="223" w:author="Felix Pascal (felixpas)" w:date="2025-07-01T21:22:00Z">
                <w:rPr>
                  <w:noProof/>
                  <w:webHidden/>
                </w:rPr>
              </w:rPrChange>
            </w:rPr>
          </w:r>
          <w:r w:rsidRPr="00C474F4">
            <w:rPr>
              <w:rFonts w:ascii="Arial" w:hAnsi="Arial" w:cs="Arial"/>
              <w:noProof/>
              <w:webHidden/>
              <w:rPrChange w:id="224" w:author="Felix Pascal (felixpas)" w:date="2025-07-01T21:22:00Z">
                <w:rPr>
                  <w:noProof/>
                  <w:webHidden/>
                </w:rPr>
              </w:rPrChange>
            </w:rPr>
            <w:fldChar w:fldCharType="separate"/>
          </w:r>
          <w:r w:rsidRPr="00C474F4">
            <w:rPr>
              <w:rFonts w:ascii="Arial" w:hAnsi="Arial" w:cs="Arial"/>
              <w:noProof/>
              <w:webHidden/>
              <w:rPrChange w:id="225" w:author="Felix Pascal (felixpas)" w:date="2025-07-01T21:22:00Z">
                <w:rPr>
                  <w:noProof/>
                  <w:webHidden/>
                </w:rPr>
              </w:rPrChange>
            </w:rPr>
            <w:t>15</w:t>
          </w:r>
          <w:r w:rsidRPr="00C474F4">
            <w:rPr>
              <w:rFonts w:ascii="Arial" w:hAnsi="Arial" w:cs="Arial"/>
              <w:noProof/>
              <w:webHidden/>
              <w:rPrChange w:id="226" w:author="Felix Pascal (felixpas)" w:date="2025-07-01T21:22:00Z">
                <w:rPr>
                  <w:noProof/>
                  <w:webHidden/>
                </w:rPr>
              </w:rPrChange>
            </w:rPr>
            <w:fldChar w:fldCharType="end"/>
          </w:r>
          <w:r w:rsidRPr="00C474F4">
            <w:rPr>
              <w:rStyle w:val="Hyperlink"/>
              <w:rFonts w:ascii="Arial" w:hAnsi="Arial" w:cs="Arial"/>
              <w:noProof/>
              <w:rPrChange w:id="227" w:author="Felix Pascal (felixpas)" w:date="2025-07-01T21:22:00Z">
                <w:rPr>
                  <w:rStyle w:val="Hyperlink"/>
                  <w:noProof/>
                </w:rPr>
              </w:rPrChange>
            </w:rPr>
            <w:fldChar w:fldCharType="end"/>
          </w:r>
        </w:p>
        <w:p w14:paraId="7C02DFAB" w14:textId="714ED93E" w:rsidR="00C474F4" w:rsidRPr="00C474F4" w:rsidRDefault="00C474F4">
          <w:pPr>
            <w:pStyle w:val="Verzeichnis2"/>
            <w:tabs>
              <w:tab w:val="right" w:leader="dot" w:pos="9062"/>
            </w:tabs>
            <w:rPr>
              <w:rFonts w:ascii="Arial" w:eastAsiaTheme="minorEastAsia" w:hAnsi="Arial" w:cs="Arial"/>
              <w:noProof/>
              <w:lang w:val="de-CH" w:eastAsia="de-CH"/>
              <w:rPrChange w:id="228" w:author="Felix Pascal (felixpas)" w:date="2025-07-01T21:22:00Z">
                <w:rPr>
                  <w:rFonts w:eastAsiaTheme="minorEastAsia"/>
                  <w:noProof/>
                  <w:lang w:val="de-CH" w:eastAsia="de-CH"/>
                </w:rPr>
              </w:rPrChange>
            </w:rPr>
          </w:pPr>
          <w:r w:rsidRPr="00C474F4">
            <w:rPr>
              <w:rStyle w:val="Hyperlink"/>
              <w:rFonts w:ascii="Arial" w:hAnsi="Arial" w:cs="Arial"/>
              <w:noProof/>
              <w:rPrChange w:id="229" w:author="Felix Pascal (felixpas)" w:date="2025-07-01T21:22:00Z">
                <w:rPr>
                  <w:rStyle w:val="Hyperlink"/>
                  <w:noProof/>
                </w:rPr>
              </w:rPrChange>
            </w:rPr>
            <w:fldChar w:fldCharType="begin"/>
          </w:r>
          <w:r w:rsidRPr="00C474F4">
            <w:rPr>
              <w:rStyle w:val="Hyperlink"/>
              <w:rFonts w:ascii="Arial" w:hAnsi="Arial" w:cs="Arial"/>
              <w:noProof/>
              <w:rPrChange w:id="230" w:author="Felix Pascal (felixpas)" w:date="2025-07-01T21:22:00Z">
                <w:rPr>
                  <w:rStyle w:val="Hyperlink"/>
                  <w:noProof/>
                </w:rPr>
              </w:rPrChange>
            </w:rPr>
            <w:instrText xml:space="preserve"> </w:instrText>
          </w:r>
          <w:r w:rsidRPr="00C474F4">
            <w:rPr>
              <w:rFonts w:ascii="Arial" w:hAnsi="Arial" w:cs="Arial"/>
              <w:noProof/>
              <w:rPrChange w:id="231" w:author="Felix Pascal (felixpas)" w:date="2025-07-01T21:22:00Z">
                <w:rPr>
                  <w:noProof/>
                </w:rPr>
              </w:rPrChange>
            </w:rPr>
            <w:instrText>HYPERLINK \l "_Toc202297308"</w:instrText>
          </w:r>
          <w:r w:rsidRPr="00C474F4">
            <w:rPr>
              <w:rStyle w:val="Hyperlink"/>
              <w:rFonts w:ascii="Arial" w:hAnsi="Arial" w:cs="Arial"/>
              <w:noProof/>
              <w:rPrChange w:id="232" w:author="Felix Pascal (felixpas)" w:date="2025-07-01T21:22:00Z">
                <w:rPr>
                  <w:rStyle w:val="Hyperlink"/>
                  <w:noProof/>
                </w:rPr>
              </w:rPrChange>
            </w:rPr>
            <w:instrText xml:space="preserve"> </w:instrText>
          </w:r>
          <w:r w:rsidRPr="00C474F4">
            <w:rPr>
              <w:rStyle w:val="Hyperlink"/>
              <w:rFonts w:ascii="Arial" w:hAnsi="Arial" w:cs="Arial"/>
              <w:noProof/>
              <w:rPrChange w:id="233" w:author="Felix Pascal (felixpas)" w:date="2025-07-01T21:22:00Z">
                <w:rPr>
                  <w:rStyle w:val="Hyperlink"/>
                  <w:noProof/>
                </w:rPr>
              </w:rPrChange>
            </w:rPr>
          </w:r>
          <w:r w:rsidRPr="00C474F4">
            <w:rPr>
              <w:rStyle w:val="Hyperlink"/>
              <w:rFonts w:ascii="Arial" w:hAnsi="Arial" w:cs="Arial"/>
              <w:noProof/>
              <w:rPrChange w:id="234" w:author="Felix Pascal (felixpas)" w:date="2025-07-01T21:22:00Z">
                <w:rPr>
                  <w:rStyle w:val="Hyperlink"/>
                  <w:noProof/>
                </w:rPr>
              </w:rPrChange>
            </w:rPr>
            <w:fldChar w:fldCharType="separate"/>
          </w:r>
          <w:r w:rsidRPr="00C474F4">
            <w:rPr>
              <w:rStyle w:val="Hyperlink"/>
              <w:rFonts w:ascii="Arial" w:hAnsi="Arial" w:cs="Arial"/>
              <w:noProof/>
              <w:rPrChange w:id="235" w:author="Felix Pascal (felixpas)" w:date="2025-07-01T21:22:00Z">
                <w:rPr>
                  <w:rStyle w:val="Hyperlink"/>
                  <w:noProof/>
                </w:rPr>
              </w:rPrChange>
            </w:rPr>
            <w:t>Mean ecological indicator values</w:t>
          </w:r>
          <w:r w:rsidRPr="00C474F4">
            <w:rPr>
              <w:rFonts w:ascii="Arial" w:hAnsi="Arial" w:cs="Arial"/>
              <w:noProof/>
              <w:webHidden/>
              <w:rPrChange w:id="236" w:author="Felix Pascal (felixpas)" w:date="2025-07-01T21:22:00Z">
                <w:rPr>
                  <w:noProof/>
                  <w:webHidden/>
                </w:rPr>
              </w:rPrChange>
            </w:rPr>
            <w:tab/>
          </w:r>
          <w:r w:rsidRPr="00C474F4">
            <w:rPr>
              <w:rFonts w:ascii="Arial" w:hAnsi="Arial" w:cs="Arial"/>
              <w:noProof/>
              <w:webHidden/>
              <w:rPrChange w:id="237" w:author="Felix Pascal (felixpas)" w:date="2025-07-01T21:22:00Z">
                <w:rPr>
                  <w:noProof/>
                  <w:webHidden/>
                </w:rPr>
              </w:rPrChange>
            </w:rPr>
            <w:fldChar w:fldCharType="begin"/>
          </w:r>
          <w:r w:rsidRPr="00C474F4">
            <w:rPr>
              <w:rFonts w:ascii="Arial" w:hAnsi="Arial" w:cs="Arial"/>
              <w:noProof/>
              <w:webHidden/>
              <w:rPrChange w:id="238" w:author="Felix Pascal (felixpas)" w:date="2025-07-01T21:22:00Z">
                <w:rPr>
                  <w:noProof/>
                  <w:webHidden/>
                </w:rPr>
              </w:rPrChange>
            </w:rPr>
            <w:instrText xml:space="preserve"> PAGEREF _Toc202297308 \h </w:instrText>
          </w:r>
          <w:r w:rsidRPr="00C474F4">
            <w:rPr>
              <w:rFonts w:ascii="Arial" w:hAnsi="Arial" w:cs="Arial"/>
              <w:noProof/>
              <w:webHidden/>
              <w:rPrChange w:id="239" w:author="Felix Pascal (felixpas)" w:date="2025-07-01T21:22:00Z">
                <w:rPr>
                  <w:noProof/>
                  <w:webHidden/>
                </w:rPr>
              </w:rPrChange>
            </w:rPr>
          </w:r>
          <w:r w:rsidRPr="00C474F4">
            <w:rPr>
              <w:rFonts w:ascii="Arial" w:hAnsi="Arial" w:cs="Arial"/>
              <w:noProof/>
              <w:webHidden/>
              <w:rPrChange w:id="240" w:author="Felix Pascal (felixpas)" w:date="2025-07-01T21:22:00Z">
                <w:rPr>
                  <w:noProof/>
                  <w:webHidden/>
                </w:rPr>
              </w:rPrChange>
            </w:rPr>
            <w:fldChar w:fldCharType="separate"/>
          </w:r>
          <w:r w:rsidRPr="00C474F4">
            <w:rPr>
              <w:rFonts w:ascii="Arial" w:hAnsi="Arial" w:cs="Arial"/>
              <w:noProof/>
              <w:webHidden/>
              <w:rPrChange w:id="241" w:author="Felix Pascal (felixpas)" w:date="2025-07-01T21:22:00Z">
                <w:rPr>
                  <w:noProof/>
                  <w:webHidden/>
                </w:rPr>
              </w:rPrChange>
            </w:rPr>
            <w:t>16</w:t>
          </w:r>
          <w:r w:rsidRPr="00C474F4">
            <w:rPr>
              <w:rFonts w:ascii="Arial" w:hAnsi="Arial" w:cs="Arial"/>
              <w:noProof/>
              <w:webHidden/>
              <w:rPrChange w:id="242" w:author="Felix Pascal (felixpas)" w:date="2025-07-01T21:22:00Z">
                <w:rPr>
                  <w:noProof/>
                  <w:webHidden/>
                </w:rPr>
              </w:rPrChange>
            </w:rPr>
            <w:fldChar w:fldCharType="end"/>
          </w:r>
          <w:r w:rsidRPr="00C474F4">
            <w:rPr>
              <w:rStyle w:val="Hyperlink"/>
              <w:rFonts w:ascii="Arial" w:hAnsi="Arial" w:cs="Arial"/>
              <w:noProof/>
              <w:rPrChange w:id="243" w:author="Felix Pascal (felixpas)" w:date="2025-07-01T21:22:00Z">
                <w:rPr>
                  <w:rStyle w:val="Hyperlink"/>
                  <w:noProof/>
                </w:rPr>
              </w:rPrChange>
            </w:rPr>
            <w:fldChar w:fldCharType="end"/>
          </w:r>
        </w:p>
        <w:p w14:paraId="154B9E28" w14:textId="33CCA1E4" w:rsidR="00C474F4" w:rsidRPr="00C474F4" w:rsidRDefault="00C474F4">
          <w:pPr>
            <w:pStyle w:val="Verzeichnis2"/>
            <w:tabs>
              <w:tab w:val="right" w:leader="dot" w:pos="9062"/>
            </w:tabs>
            <w:rPr>
              <w:rFonts w:ascii="Arial" w:eastAsiaTheme="minorEastAsia" w:hAnsi="Arial" w:cs="Arial"/>
              <w:noProof/>
              <w:lang w:val="de-CH" w:eastAsia="de-CH"/>
              <w:rPrChange w:id="244" w:author="Felix Pascal (felixpas)" w:date="2025-07-01T21:22:00Z">
                <w:rPr>
                  <w:rFonts w:eastAsiaTheme="minorEastAsia"/>
                  <w:noProof/>
                  <w:lang w:val="de-CH" w:eastAsia="de-CH"/>
                </w:rPr>
              </w:rPrChange>
            </w:rPr>
          </w:pPr>
          <w:r w:rsidRPr="00C474F4">
            <w:rPr>
              <w:rStyle w:val="Hyperlink"/>
              <w:rFonts w:ascii="Arial" w:hAnsi="Arial" w:cs="Arial"/>
              <w:noProof/>
              <w:rPrChange w:id="245" w:author="Felix Pascal (felixpas)" w:date="2025-07-01T21:22:00Z">
                <w:rPr>
                  <w:rStyle w:val="Hyperlink"/>
                  <w:noProof/>
                </w:rPr>
              </w:rPrChange>
            </w:rPr>
            <w:fldChar w:fldCharType="begin"/>
          </w:r>
          <w:r w:rsidRPr="00C474F4">
            <w:rPr>
              <w:rStyle w:val="Hyperlink"/>
              <w:rFonts w:ascii="Arial" w:hAnsi="Arial" w:cs="Arial"/>
              <w:noProof/>
              <w:rPrChange w:id="246" w:author="Felix Pascal (felixpas)" w:date="2025-07-01T21:22:00Z">
                <w:rPr>
                  <w:rStyle w:val="Hyperlink"/>
                  <w:noProof/>
                </w:rPr>
              </w:rPrChange>
            </w:rPr>
            <w:instrText xml:space="preserve"> </w:instrText>
          </w:r>
          <w:r w:rsidRPr="00C474F4">
            <w:rPr>
              <w:rFonts w:ascii="Arial" w:hAnsi="Arial" w:cs="Arial"/>
              <w:noProof/>
              <w:rPrChange w:id="247" w:author="Felix Pascal (felixpas)" w:date="2025-07-01T21:22:00Z">
                <w:rPr>
                  <w:noProof/>
                </w:rPr>
              </w:rPrChange>
            </w:rPr>
            <w:instrText>HYPERLINK \l "_Toc202297309"</w:instrText>
          </w:r>
          <w:r w:rsidRPr="00C474F4">
            <w:rPr>
              <w:rStyle w:val="Hyperlink"/>
              <w:rFonts w:ascii="Arial" w:hAnsi="Arial" w:cs="Arial"/>
              <w:noProof/>
              <w:rPrChange w:id="248" w:author="Felix Pascal (felixpas)" w:date="2025-07-01T21:22:00Z">
                <w:rPr>
                  <w:rStyle w:val="Hyperlink"/>
                  <w:noProof/>
                </w:rPr>
              </w:rPrChange>
            </w:rPr>
            <w:instrText xml:space="preserve"> </w:instrText>
          </w:r>
          <w:r w:rsidRPr="00C474F4">
            <w:rPr>
              <w:rStyle w:val="Hyperlink"/>
              <w:rFonts w:ascii="Arial" w:hAnsi="Arial" w:cs="Arial"/>
              <w:noProof/>
              <w:rPrChange w:id="249" w:author="Felix Pascal (felixpas)" w:date="2025-07-01T21:22:00Z">
                <w:rPr>
                  <w:rStyle w:val="Hyperlink"/>
                  <w:noProof/>
                </w:rPr>
              </w:rPrChange>
            </w:rPr>
          </w:r>
          <w:r w:rsidRPr="00C474F4">
            <w:rPr>
              <w:rStyle w:val="Hyperlink"/>
              <w:rFonts w:ascii="Arial" w:hAnsi="Arial" w:cs="Arial"/>
              <w:noProof/>
              <w:rPrChange w:id="250" w:author="Felix Pascal (felixpas)" w:date="2025-07-01T21:22:00Z">
                <w:rPr>
                  <w:rStyle w:val="Hyperlink"/>
                  <w:noProof/>
                </w:rPr>
              </w:rPrChange>
            </w:rPr>
            <w:fldChar w:fldCharType="separate"/>
          </w:r>
          <w:r w:rsidRPr="00C474F4">
            <w:rPr>
              <w:rStyle w:val="Hyperlink"/>
              <w:rFonts w:ascii="Arial" w:hAnsi="Arial" w:cs="Arial"/>
              <w:noProof/>
              <w:rPrChange w:id="251" w:author="Felix Pascal (felixpas)" w:date="2025-07-01T21:22:00Z">
                <w:rPr>
                  <w:rStyle w:val="Hyperlink"/>
                  <w:rFonts w:cs="Arial"/>
                  <w:noProof/>
                </w:rPr>
              </w:rPrChange>
            </w:rPr>
            <w:t>Species level</w:t>
          </w:r>
          <w:r w:rsidRPr="00C474F4">
            <w:rPr>
              <w:rFonts w:ascii="Arial" w:hAnsi="Arial" w:cs="Arial"/>
              <w:noProof/>
              <w:webHidden/>
              <w:rPrChange w:id="252" w:author="Felix Pascal (felixpas)" w:date="2025-07-01T21:22:00Z">
                <w:rPr>
                  <w:noProof/>
                  <w:webHidden/>
                </w:rPr>
              </w:rPrChange>
            </w:rPr>
            <w:tab/>
          </w:r>
          <w:r w:rsidRPr="00C474F4">
            <w:rPr>
              <w:rFonts w:ascii="Arial" w:hAnsi="Arial" w:cs="Arial"/>
              <w:noProof/>
              <w:webHidden/>
              <w:rPrChange w:id="253" w:author="Felix Pascal (felixpas)" w:date="2025-07-01T21:22:00Z">
                <w:rPr>
                  <w:noProof/>
                  <w:webHidden/>
                </w:rPr>
              </w:rPrChange>
            </w:rPr>
            <w:fldChar w:fldCharType="begin"/>
          </w:r>
          <w:r w:rsidRPr="00C474F4">
            <w:rPr>
              <w:rFonts w:ascii="Arial" w:hAnsi="Arial" w:cs="Arial"/>
              <w:noProof/>
              <w:webHidden/>
              <w:rPrChange w:id="254" w:author="Felix Pascal (felixpas)" w:date="2025-07-01T21:22:00Z">
                <w:rPr>
                  <w:noProof/>
                  <w:webHidden/>
                </w:rPr>
              </w:rPrChange>
            </w:rPr>
            <w:instrText xml:space="preserve"> PAGEREF _Toc202297309 \h </w:instrText>
          </w:r>
          <w:r w:rsidRPr="00C474F4">
            <w:rPr>
              <w:rFonts w:ascii="Arial" w:hAnsi="Arial" w:cs="Arial"/>
              <w:noProof/>
              <w:webHidden/>
              <w:rPrChange w:id="255" w:author="Felix Pascal (felixpas)" w:date="2025-07-01T21:22:00Z">
                <w:rPr>
                  <w:noProof/>
                  <w:webHidden/>
                </w:rPr>
              </w:rPrChange>
            </w:rPr>
          </w:r>
          <w:r w:rsidRPr="00C474F4">
            <w:rPr>
              <w:rFonts w:ascii="Arial" w:hAnsi="Arial" w:cs="Arial"/>
              <w:noProof/>
              <w:webHidden/>
              <w:rPrChange w:id="256" w:author="Felix Pascal (felixpas)" w:date="2025-07-01T21:22:00Z">
                <w:rPr>
                  <w:noProof/>
                  <w:webHidden/>
                </w:rPr>
              </w:rPrChange>
            </w:rPr>
            <w:fldChar w:fldCharType="separate"/>
          </w:r>
          <w:r w:rsidRPr="00C474F4">
            <w:rPr>
              <w:rFonts w:ascii="Arial" w:hAnsi="Arial" w:cs="Arial"/>
              <w:noProof/>
              <w:webHidden/>
              <w:rPrChange w:id="257" w:author="Felix Pascal (felixpas)" w:date="2025-07-01T21:22:00Z">
                <w:rPr>
                  <w:noProof/>
                  <w:webHidden/>
                </w:rPr>
              </w:rPrChange>
            </w:rPr>
            <w:t>16</w:t>
          </w:r>
          <w:r w:rsidRPr="00C474F4">
            <w:rPr>
              <w:rFonts w:ascii="Arial" w:hAnsi="Arial" w:cs="Arial"/>
              <w:noProof/>
              <w:webHidden/>
              <w:rPrChange w:id="258" w:author="Felix Pascal (felixpas)" w:date="2025-07-01T21:22:00Z">
                <w:rPr>
                  <w:noProof/>
                  <w:webHidden/>
                </w:rPr>
              </w:rPrChange>
            </w:rPr>
            <w:fldChar w:fldCharType="end"/>
          </w:r>
          <w:r w:rsidRPr="00C474F4">
            <w:rPr>
              <w:rStyle w:val="Hyperlink"/>
              <w:rFonts w:ascii="Arial" w:hAnsi="Arial" w:cs="Arial"/>
              <w:noProof/>
              <w:rPrChange w:id="259" w:author="Felix Pascal (felixpas)" w:date="2025-07-01T21:22:00Z">
                <w:rPr>
                  <w:rStyle w:val="Hyperlink"/>
                  <w:noProof/>
                </w:rPr>
              </w:rPrChange>
            </w:rPr>
            <w:fldChar w:fldCharType="end"/>
          </w:r>
        </w:p>
        <w:p w14:paraId="10FF21E7" w14:textId="62750C3F" w:rsidR="00C474F4" w:rsidRPr="00C474F4" w:rsidRDefault="00C474F4" w:rsidP="00C474F4">
          <w:pPr>
            <w:pStyle w:val="Verzeichnis1"/>
            <w:rPr>
              <w:rFonts w:ascii="Arial" w:eastAsiaTheme="minorEastAsia" w:hAnsi="Arial" w:cs="Arial"/>
              <w:noProof/>
              <w:lang w:val="de-CH" w:eastAsia="de-CH"/>
              <w:rPrChange w:id="260" w:author="Felix Pascal (felixpas)" w:date="2025-07-01T21:22:00Z">
                <w:rPr>
                  <w:rFonts w:eastAsiaTheme="minorEastAsia"/>
                  <w:noProof/>
                  <w:lang w:val="de-CH" w:eastAsia="de-CH"/>
                </w:rPr>
              </w:rPrChange>
            </w:rPr>
          </w:pPr>
          <w:r w:rsidRPr="00C474F4">
            <w:rPr>
              <w:rStyle w:val="Hyperlink"/>
              <w:rFonts w:ascii="Arial" w:hAnsi="Arial" w:cs="Arial"/>
              <w:noProof/>
              <w:rPrChange w:id="261" w:author="Felix Pascal (felixpas)" w:date="2025-07-01T21:22:00Z">
                <w:rPr>
                  <w:rStyle w:val="Hyperlink"/>
                  <w:noProof/>
                </w:rPr>
              </w:rPrChange>
            </w:rPr>
            <w:fldChar w:fldCharType="begin"/>
          </w:r>
          <w:r w:rsidRPr="00C474F4">
            <w:rPr>
              <w:rStyle w:val="Hyperlink"/>
              <w:rFonts w:ascii="Arial" w:hAnsi="Arial" w:cs="Arial"/>
              <w:noProof/>
              <w:rPrChange w:id="262" w:author="Felix Pascal (felixpas)" w:date="2025-07-01T21:22:00Z">
                <w:rPr>
                  <w:rStyle w:val="Hyperlink"/>
                  <w:noProof/>
                </w:rPr>
              </w:rPrChange>
            </w:rPr>
            <w:instrText xml:space="preserve"> </w:instrText>
          </w:r>
          <w:r w:rsidRPr="00C474F4">
            <w:rPr>
              <w:rFonts w:ascii="Arial" w:hAnsi="Arial" w:cs="Arial"/>
              <w:noProof/>
              <w:rPrChange w:id="263" w:author="Felix Pascal (felixpas)" w:date="2025-07-01T21:22:00Z">
                <w:rPr>
                  <w:noProof/>
                </w:rPr>
              </w:rPrChange>
            </w:rPr>
            <w:instrText>HYPERLINK \l "_Toc202297310"</w:instrText>
          </w:r>
          <w:r w:rsidRPr="00C474F4">
            <w:rPr>
              <w:rStyle w:val="Hyperlink"/>
              <w:rFonts w:ascii="Arial" w:hAnsi="Arial" w:cs="Arial"/>
              <w:noProof/>
              <w:rPrChange w:id="264" w:author="Felix Pascal (felixpas)" w:date="2025-07-01T21:22:00Z">
                <w:rPr>
                  <w:rStyle w:val="Hyperlink"/>
                  <w:noProof/>
                </w:rPr>
              </w:rPrChange>
            </w:rPr>
            <w:instrText xml:space="preserve"> </w:instrText>
          </w:r>
          <w:r w:rsidRPr="00C474F4">
            <w:rPr>
              <w:rStyle w:val="Hyperlink"/>
              <w:rFonts w:ascii="Arial" w:hAnsi="Arial" w:cs="Arial"/>
              <w:noProof/>
              <w:rPrChange w:id="265" w:author="Felix Pascal (felixpas)" w:date="2025-07-01T21:22:00Z">
                <w:rPr>
                  <w:rStyle w:val="Hyperlink"/>
                  <w:noProof/>
                </w:rPr>
              </w:rPrChange>
            </w:rPr>
          </w:r>
          <w:r w:rsidRPr="00C474F4">
            <w:rPr>
              <w:rStyle w:val="Hyperlink"/>
              <w:rFonts w:ascii="Arial" w:hAnsi="Arial" w:cs="Arial"/>
              <w:noProof/>
              <w:rPrChange w:id="266" w:author="Felix Pascal (felixpas)" w:date="2025-07-01T21:22:00Z">
                <w:rPr>
                  <w:rStyle w:val="Hyperlink"/>
                  <w:noProof/>
                </w:rPr>
              </w:rPrChange>
            </w:rPr>
            <w:fldChar w:fldCharType="separate"/>
          </w:r>
          <w:r w:rsidRPr="00C474F4">
            <w:rPr>
              <w:rStyle w:val="Hyperlink"/>
              <w:rFonts w:ascii="Arial" w:hAnsi="Arial" w:cs="Arial"/>
              <w:noProof/>
              <w:rPrChange w:id="267" w:author="Felix Pascal (felixpas)" w:date="2025-07-01T21:22:00Z">
                <w:rPr>
                  <w:rStyle w:val="Hyperlink"/>
                  <w:rFonts w:cs="Arial"/>
                  <w:noProof/>
                </w:rPr>
              </w:rPrChange>
            </w:rPr>
            <w:t>Conclusion</w:t>
          </w:r>
          <w:r w:rsidRPr="00C474F4">
            <w:rPr>
              <w:rFonts w:ascii="Arial" w:hAnsi="Arial" w:cs="Arial"/>
              <w:noProof/>
              <w:webHidden/>
              <w:rPrChange w:id="268" w:author="Felix Pascal (felixpas)" w:date="2025-07-01T21:22:00Z">
                <w:rPr>
                  <w:noProof/>
                  <w:webHidden/>
                </w:rPr>
              </w:rPrChange>
            </w:rPr>
            <w:tab/>
          </w:r>
          <w:r w:rsidRPr="00C474F4">
            <w:rPr>
              <w:rFonts w:ascii="Arial" w:hAnsi="Arial" w:cs="Arial"/>
              <w:noProof/>
              <w:webHidden/>
              <w:rPrChange w:id="269" w:author="Felix Pascal (felixpas)" w:date="2025-07-01T21:22:00Z">
                <w:rPr>
                  <w:noProof/>
                  <w:webHidden/>
                </w:rPr>
              </w:rPrChange>
            </w:rPr>
            <w:fldChar w:fldCharType="begin"/>
          </w:r>
          <w:r w:rsidRPr="00C474F4">
            <w:rPr>
              <w:rFonts w:ascii="Arial" w:hAnsi="Arial" w:cs="Arial"/>
              <w:noProof/>
              <w:webHidden/>
              <w:rPrChange w:id="270" w:author="Felix Pascal (felixpas)" w:date="2025-07-01T21:22:00Z">
                <w:rPr>
                  <w:noProof/>
                  <w:webHidden/>
                </w:rPr>
              </w:rPrChange>
            </w:rPr>
            <w:instrText xml:space="preserve"> PAGEREF _Toc202297310 \h </w:instrText>
          </w:r>
          <w:r w:rsidRPr="00C474F4">
            <w:rPr>
              <w:rFonts w:ascii="Arial" w:hAnsi="Arial" w:cs="Arial"/>
              <w:noProof/>
              <w:webHidden/>
              <w:rPrChange w:id="271" w:author="Felix Pascal (felixpas)" w:date="2025-07-01T21:22:00Z">
                <w:rPr>
                  <w:noProof/>
                  <w:webHidden/>
                </w:rPr>
              </w:rPrChange>
            </w:rPr>
          </w:r>
          <w:r w:rsidRPr="00C474F4">
            <w:rPr>
              <w:rFonts w:ascii="Arial" w:hAnsi="Arial" w:cs="Arial"/>
              <w:noProof/>
              <w:webHidden/>
              <w:rPrChange w:id="272" w:author="Felix Pascal (felixpas)" w:date="2025-07-01T21:22:00Z">
                <w:rPr>
                  <w:noProof/>
                  <w:webHidden/>
                </w:rPr>
              </w:rPrChange>
            </w:rPr>
            <w:fldChar w:fldCharType="separate"/>
          </w:r>
          <w:r w:rsidRPr="00C474F4">
            <w:rPr>
              <w:rFonts w:ascii="Arial" w:hAnsi="Arial" w:cs="Arial"/>
              <w:noProof/>
              <w:webHidden/>
              <w:rPrChange w:id="273" w:author="Felix Pascal (felixpas)" w:date="2025-07-01T21:22:00Z">
                <w:rPr>
                  <w:noProof/>
                  <w:webHidden/>
                </w:rPr>
              </w:rPrChange>
            </w:rPr>
            <w:t>17</w:t>
          </w:r>
          <w:r w:rsidRPr="00C474F4">
            <w:rPr>
              <w:rFonts w:ascii="Arial" w:hAnsi="Arial" w:cs="Arial"/>
              <w:noProof/>
              <w:webHidden/>
              <w:rPrChange w:id="274" w:author="Felix Pascal (felixpas)" w:date="2025-07-01T21:22:00Z">
                <w:rPr>
                  <w:noProof/>
                  <w:webHidden/>
                </w:rPr>
              </w:rPrChange>
            </w:rPr>
            <w:fldChar w:fldCharType="end"/>
          </w:r>
          <w:r w:rsidRPr="00C474F4">
            <w:rPr>
              <w:rStyle w:val="Hyperlink"/>
              <w:rFonts w:ascii="Arial" w:hAnsi="Arial" w:cs="Arial"/>
              <w:noProof/>
              <w:rPrChange w:id="275" w:author="Felix Pascal (felixpas)" w:date="2025-07-01T21:22:00Z">
                <w:rPr>
                  <w:rStyle w:val="Hyperlink"/>
                  <w:noProof/>
                </w:rPr>
              </w:rPrChange>
            </w:rPr>
            <w:fldChar w:fldCharType="end"/>
          </w:r>
        </w:p>
        <w:p w14:paraId="26C44554" w14:textId="6AA52BE0" w:rsidR="00C474F4" w:rsidRPr="00C474F4" w:rsidRDefault="00C474F4" w:rsidP="00C474F4">
          <w:pPr>
            <w:pStyle w:val="Verzeichnis1"/>
            <w:rPr>
              <w:rFonts w:ascii="Arial" w:eastAsiaTheme="minorEastAsia" w:hAnsi="Arial" w:cs="Arial"/>
              <w:noProof/>
              <w:lang w:val="de-CH" w:eastAsia="de-CH"/>
              <w:rPrChange w:id="276" w:author="Felix Pascal (felixpas)" w:date="2025-07-01T21:22:00Z">
                <w:rPr>
                  <w:rFonts w:eastAsiaTheme="minorEastAsia"/>
                  <w:noProof/>
                  <w:lang w:val="de-CH" w:eastAsia="de-CH"/>
                </w:rPr>
              </w:rPrChange>
            </w:rPr>
          </w:pPr>
          <w:r w:rsidRPr="00C474F4">
            <w:rPr>
              <w:rStyle w:val="Hyperlink"/>
              <w:rFonts w:ascii="Arial" w:hAnsi="Arial" w:cs="Arial"/>
              <w:noProof/>
              <w:rPrChange w:id="277" w:author="Felix Pascal (felixpas)" w:date="2025-07-01T21:22:00Z">
                <w:rPr>
                  <w:rStyle w:val="Hyperlink"/>
                  <w:noProof/>
                </w:rPr>
              </w:rPrChange>
            </w:rPr>
            <w:fldChar w:fldCharType="begin"/>
          </w:r>
          <w:r w:rsidRPr="00C474F4">
            <w:rPr>
              <w:rStyle w:val="Hyperlink"/>
              <w:rFonts w:ascii="Arial" w:hAnsi="Arial" w:cs="Arial"/>
              <w:noProof/>
              <w:rPrChange w:id="278" w:author="Felix Pascal (felixpas)" w:date="2025-07-01T21:22:00Z">
                <w:rPr>
                  <w:rStyle w:val="Hyperlink"/>
                  <w:noProof/>
                </w:rPr>
              </w:rPrChange>
            </w:rPr>
            <w:instrText xml:space="preserve"> </w:instrText>
          </w:r>
          <w:r w:rsidRPr="00C474F4">
            <w:rPr>
              <w:rFonts w:ascii="Arial" w:hAnsi="Arial" w:cs="Arial"/>
              <w:noProof/>
              <w:rPrChange w:id="279" w:author="Felix Pascal (felixpas)" w:date="2025-07-01T21:22:00Z">
                <w:rPr>
                  <w:noProof/>
                </w:rPr>
              </w:rPrChange>
            </w:rPr>
            <w:instrText>HYPERLINK \l "_Toc202297311"</w:instrText>
          </w:r>
          <w:r w:rsidRPr="00C474F4">
            <w:rPr>
              <w:rStyle w:val="Hyperlink"/>
              <w:rFonts w:ascii="Arial" w:hAnsi="Arial" w:cs="Arial"/>
              <w:noProof/>
              <w:rPrChange w:id="280" w:author="Felix Pascal (felixpas)" w:date="2025-07-01T21:22:00Z">
                <w:rPr>
                  <w:rStyle w:val="Hyperlink"/>
                  <w:noProof/>
                </w:rPr>
              </w:rPrChange>
            </w:rPr>
            <w:instrText xml:space="preserve"> </w:instrText>
          </w:r>
          <w:r w:rsidRPr="00C474F4">
            <w:rPr>
              <w:rStyle w:val="Hyperlink"/>
              <w:rFonts w:ascii="Arial" w:hAnsi="Arial" w:cs="Arial"/>
              <w:noProof/>
              <w:rPrChange w:id="281" w:author="Felix Pascal (felixpas)" w:date="2025-07-01T21:22:00Z">
                <w:rPr>
                  <w:rStyle w:val="Hyperlink"/>
                  <w:noProof/>
                </w:rPr>
              </w:rPrChange>
            </w:rPr>
          </w:r>
          <w:r w:rsidRPr="00C474F4">
            <w:rPr>
              <w:rStyle w:val="Hyperlink"/>
              <w:rFonts w:ascii="Arial" w:hAnsi="Arial" w:cs="Arial"/>
              <w:noProof/>
              <w:rPrChange w:id="282" w:author="Felix Pascal (felixpas)" w:date="2025-07-01T21:22:00Z">
                <w:rPr>
                  <w:rStyle w:val="Hyperlink"/>
                  <w:noProof/>
                </w:rPr>
              </w:rPrChange>
            </w:rPr>
            <w:fldChar w:fldCharType="separate"/>
          </w:r>
          <w:r w:rsidRPr="00C474F4">
            <w:rPr>
              <w:rStyle w:val="Hyperlink"/>
              <w:rFonts w:ascii="Arial" w:hAnsi="Arial" w:cs="Arial"/>
              <w:noProof/>
              <w:rPrChange w:id="283" w:author="Felix Pascal (felixpas)" w:date="2025-07-01T21:22:00Z">
                <w:rPr>
                  <w:rStyle w:val="Hyperlink"/>
                  <w:noProof/>
                </w:rPr>
              </w:rPrChange>
            </w:rPr>
            <w:t>Acknowledgements</w:t>
          </w:r>
          <w:r w:rsidRPr="00C474F4">
            <w:rPr>
              <w:rFonts w:ascii="Arial" w:hAnsi="Arial" w:cs="Arial"/>
              <w:noProof/>
              <w:webHidden/>
              <w:rPrChange w:id="284" w:author="Felix Pascal (felixpas)" w:date="2025-07-01T21:22:00Z">
                <w:rPr>
                  <w:noProof/>
                  <w:webHidden/>
                </w:rPr>
              </w:rPrChange>
            </w:rPr>
            <w:tab/>
          </w:r>
          <w:r w:rsidRPr="00C474F4">
            <w:rPr>
              <w:rFonts w:ascii="Arial" w:hAnsi="Arial" w:cs="Arial"/>
              <w:noProof/>
              <w:webHidden/>
              <w:rPrChange w:id="285" w:author="Felix Pascal (felixpas)" w:date="2025-07-01T21:22:00Z">
                <w:rPr>
                  <w:noProof/>
                  <w:webHidden/>
                </w:rPr>
              </w:rPrChange>
            </w:rPr>
            <w:fldChar w:fldCharType="begin"/>
          </w:r>
          <w:r w:rsidRPr="00C474F4">
            <w:rPr>
              <w:rFonts w:ascii="Arial" w:hAnsi="Arial" w:cs="Arial"/>
              <w:noProof/>
              <w:webHidden/>
              <w:rPrChange w:id="286" w:author="Felix Pascal (felixpas)" w:date="2025-07-01T21:22:00Z">
                <w:rPr>
                  <w:noProof/>
                  <w:webHidden/>
                </w:rPr>
              </w:rPrChange>
            </w:rPr>
            <w:instrText xml:space="preserve"> PAGEREF _Toc202297311 \h </w:instrText>
          </w:r>
          <w:r w:rsidRPr="00C474F4">
            <w:rPr>
              <w:rFonts w:ascii="Arial" w:hAnsi="Arial" w:cs="Arial"/>
              <w:noProof/>
              <w:webHidden/>
              <w:rPrChange w:id="287" w:author="Felix Pascal (felixpas)" w:date="2025-07-01T21:22:00Z">
                <w:rPr>
                  <w:noProof/>
                  <w:webHidden/>
                </w:rPr>
              </w:rPrChange>
            </w:rPr>
          </w:r>
          <w:r w:rsidRPr="00C474F4">
            <w:rPr>
              <w:rFonts w:ascii="Arial" w:hAnsi="Arial" w:cs="Arial"/>
              <w:noProof/>
              <w:webHidden/>
              <w:rPrChange w:id="288" w:author="Felix Pascal (felixpas)" w:date="2025-07-01T21:22:00Z">
                <w:rPr>
                  <w:noProof/>
                  <w:webHidden/>
                </w:rPr>
              </w:rPrChange>
            </w:rPr>
            <w:fldChar w:fldCharType="separate"/>
          </w:r>
          <w:r w:rsidRPr="00C474F4">
            <w:rPr>
              <w:rFonts w:ascii="Arial" w:hAnsi="Arial" w:cs="Arial"/>
              <w:noProof/>
              <w:webHidden/>
              <w:rPrChange w:id="289" w:author="Felix Pascal (felixpas)" w:date="2025-07-01T21:22:00Z">
                <w:rPr>
                  <w:noProof/>
                  <w:webHidden/>
                </w:rPr>
              </w:rPrChange>
            </w:rPr>
            <w:t>17</w:t>
          </w:r>
          <w:r w:rsidRPr="00C474F4">
            <w:rPr>
              <w:rFonts w:ascii="Arial" w:hAnsi="Arial" w:cs="Arial"/>
              <w:noProof/>
              <w:webHidden/>
              <w:rPrChange w:id="290" w:author="Felix Pascal (felixpas)" w:date="2025-07-01T21:22:00Z">
                <w:rPr>
                  <w:noProof/>
                  <w:webHidden/>
                </w:rPr>
              </w:rPrChange>
            </w:rPr>
            <w:fldChar w:fldCharType="end"/>
          </w:r>
          <w:r w:rsidRPr="00C474F4">
            <w:rPr>
              <w:rStyle w:val="Hyperlink"/>
              <w:rFonts w:ascii="Arial" w:hAnsi="Arial" w:cs="Arial"/>
              <w:noProof/>
              <w:rPrChange w:id="291" w:author="Felix Pascal (felixpas)" w:date="2025-07-01T21:22:00Z">
                <w:rPr>
                  <w:rStyle w:val="Hyperlink"/>
                  <w:noProof/>
                </w:rPr>
              </w:rPrChange>
            </w:rPr>
            <w:fldChar w:fldCharType="end"/>
          </w:r>
        </w:p>
        <w:p w14:paraId="52A47A03" w14:textId="07437F4B" w:rsidR="00C474F4" w:rsidRPr="00C474F4" w:rsidRDefault="00C474F4" w:rsidP="00C474F4">
          <w:pPr>
            <w:pStyle w:val="Verzeichnis1"/>
            <w:rPr>
              <w:rFonts w:ascii="Arial" w:eastAsiaTheme="minorEastAsia" w:hAnsi="Arial" w:cs="Arial"/>
              <w:noProof/>
              <w:lang w:val="de-CH" w:eastAsia="de-CH"/>
              <w:rPrChange w:id="292" w:author="Felix Pascal (felixpas)" w:date="2025-07-01T21:22:00Z">
                <w:rPr>
                  <w:rFonts w:eastAsiaTheme="minorEastAsia"/>
                  <w:noProof/>
                  <w:lang w:val="de-CH" w:eastAsia="de-CH"/>
                </w:rPr>
              </w:rPrChange>
            </w:rPr>
          </w:pPr>
          <w:r w:rsidRPr="00C474F4">
            <w:rPr>
              <w:rStyle w:val="Hyperlink"/>
              <w:rFonts w:ascii="Arial" w:hAnsi="Arial" w:cs="Arial"/>
              <w:noProof/>
              <w:rPrChange w:id="293" w:author="Felix Pascal (felixpas)" w:date="2025-07-01T21:22:00Z">
                <w:rPr>
                  <w:rStyle w:val="Hyperlink"/>
                  <w:noProof/>
                </w:rPr>
              </w:rPrChange>
            </w:rPr>
            <w:fldChar w:fldCharType="begin"/>
          </w:r>
          <w:r w:rsidRPr="00C474F4">
            <w:rPr>
              <w:rStyle w:val="Hyperlink"/>
              <w:rFonts w:ascii="Arial" w:hAnsi="Arial" w:cs="Arial"/>
              <w:noProof/>
              <w:rPrChange w:id="294" w:author="Felix Pascal (felixpas)" w:date="2025-07-01T21:22:00Z">
                <w:rPr>
                  <w:rStyle w:val="Hyperlink"/>
                  <w:noProof/>
                </w:rPr>
              </w:rPrChange>
            </w:rPr>
            <w:instrText xml:space="preserve"> </w:instrText>
          </w:r>
          <w:r w:rsidRPr="00C474F4">
            <w:rPr>
              <w:rFonts w:ascii="Arial" w:hAnsi="Arial" w:cs="Arial"/>
              <w:noProof/>
              <w:rPrChange w:id="295" w:author="Felix Pascal (felixpas)" w:date="2025-07-01T21:22:00Z">
                <w:rPr>
                  <w:noProof/>
                </w:rPr>
              </w:rPrChange>
            </w:rPr>
            <w:instrText>HYPERLINK \l "_Toc202297312"</w:instrText>
          </w:r>
          <w:r w:rsidRPr="00C474F4">
            <w:rPr>
              <w:rStyle w:val="Hyperlink"/>
              <w:rFonts w:ascii="Arial" w:hAnsi="Arial" w:cs="Arial"/>
              <w:noProof/>
              <w:rPrChange w:id="296" w:author="Felix Pascal (felixpas)" w:date="2025-07-01T21:22:00Z">
                <w:rPr>
                  <w:rStyle w:val="Hyperlink"/>
                  <w:noProof/>
                </w:rPr>
              </w:rPrChange>
            </w:rPr>
            <w:instrText xml:space="preserve"> </w:instrText>
          </w:r>
          <w:r w:rsidRPr="00C474F4">
            <w:rPr>
              <w:rStyle w:val="Hyperlink"/>
              <w:rFonts w:ascii="Arial" w:hAnsi="Arial" w:cs="Arial"/>
              <w:noProof/>
              <w:rPrChange w:id="297" w:author="Felix Pascal (felixpas)" w:date="2025-07-01T21:22:00Z">
                <w:rPr>
                  <w:rStyle w:val="Hyperlink"/>
                  <w:noProof/>
                </w:rPr>
              </w:rPrChange>
            </w:rPr>
          </w:r>
          <w:r w:rsidRPr="00C474F4">
            <w:rPr>
              <w:rStyle w:val="Hyperlink"/>
              <w:rFonts w:ascii="Arial" w:hAnsi="Arial" w:cs="Arial"/>
              <w:noProof/>
              <w:rPrChange w:id="298" w:author="Felix Pascal (felixpas)" w:date="2025-07-01T21:22:00Z">
                <w:rPr>
                  <w:rStyle w:val="Hyperlink"/>
                  <w:noProof/>
                </w:rPr>
              </w:rPrChange>
            </w:rPr>
            <w:fldChar w:fldCharType="separate"/>
          </w:r>
          <w:r w:rsidRPr="00C474F4">
            <w:rPr>
              <w:rStyle w:val="Hyperlink"/>
              <w:rFonts w:ascii="Arial" w:hAnsi="Arial" w:cs="Arial"/>
              <w:noProof/>
              <w:rPrChange w:id="299" w:author="Felix Pascal (felixpas)" w:date="2025-07-01T21:22:00Z">
                <w:rPr>
                  <w:rStyle w:val="Hyperlink"/>
                  <w:rFonts w:cs="Arial"/>
                  <w:noProof/>
                </w:rPr>
              </w:rPrChange>
            </w:rPr>
            <w:t>References</w:t>
          </w:r>
          <w:r w:rsidRPr="00C474F4">
            <w:rPr>
              <w:rFonts w:ascii="Arial" w:hAnsi="Arial" w:cs="Arial"/>
              <w:noProof/>
              <w:webHidden/>
              <w:rPrChange w:id="300" w:author="Felix Pascal (felixpas)" w:date="2025-07-01T21:22:00Z">
                <w:rPr>
                  <w:noProof/>
                  <w:webHidden/>
                </w:rPr>
              </w:rPrChange>
            </w:rPr>
            <w:tab/>
          </w:r>
          <w:r w:rsidRPr="00C474F4">
            <w:rPr>
              <w:rFonts w:ascii="Arial" w:hAnsi="Arial" w:cs="Arial"/>
              <w:noProof/>
              <w:webHidden/>
              <w:rPrChange w:id="301" w:author="Felix Pascal (felixpas)" w:date="2025-07-01T21:22:00Z">
                <w:rPr>
                  <w:noProof/>
                  <w:webHidden/>
                </w:rPr>
              </w:rPrChange>
            </w:rPr>
            <w:fldChar w:fldCharType="begin"/>
          </w:r>
          <w:r w:rsidRPr="00C474F4">
            <w:rPr>
              <w:rFonts w:ascii="Arial" w:hAnsi="Arial" w:cs="Arial"/>
              <w:noProof/>
              <w:webHidden/>
              <w:rPrChange w:id="302" w:author="Felix Pascal (felixpas)" w:date="2025-07-01T21:22:00Z">
                <w:rPr>
                  <w:noProof/>
                  <w:webHidden/>
                </w:rPr>
              </w:rPrChange>
            </w:rPr>
            <w:instrText xml:space="preserve"> PAGEREF _Toc202297312 \h </w:instrText>
          </w:r>
          <w:r w:rsidRPr="00C474F4">
            <w:rPr>
              <w:rFonts w:ascii="Arial" w:hAnsi="Arial" w:cs="Arial"/>
              <w:noProof/>
              <w:webHidden/>
              <w:rPrChange w:id="303" w:author="Felix Pascal (felixpas)" w:date="2025-07-01T21:22:00Z">
                <w:rPr>
                  <w:noProof/>
                  <w:webHidden/>
                </w:rPr>
              </w:rPrChange>
            </w:rPr>
          </w:r>
          <w:r w:rsidRPr="00C474F4">
            <w:rPr>
              <w:rFonts w:ascii="Arial" w:hAnsi="Arial" w:cs="Arial"/>
              <w:noProof/>
              <w:webHidden/>
              <w:rPrChange w:id="304" w:author="Felix Pascal (felixpas)" w:date="2025-07-01T21:22:00Z">
                <w:rPr>
                  <w:noProof/>
                  <w:webHidden/>
                </w:rPr>
              </w:rPrChange>
            </w:rPr>
            <w:fldChar w:fldCharType="separate"/>
          </w:r>
          <w:r w:rsidRPr="00C474F4">
            <w:rPr>
              <w:rFonts w:ascii="Arial" w:hAnsi="Arial" w:cs="Arial"/>
              <w:noProof/>
              <w:webHidden/>
              <w:rPrChange w:id="305" w:author="Felix Pascal (felixpas)" w:date="2025-07-01T21:22:00Z">
                <w:rPr>
                  <w:noProof/>
                  <w:webHidden/>
                </w:rPr>
              </w:rPrChange>
            </w:rPr>
            <w:t>19</w:t>
          </w:r>
          <w:r w:rsidRPr="00C474F4">
            <w:rPr>
              <w:rFonts w:ascii="Arial" w:hAnsi="Arial" w:cs="Arial"/>
              <w:noProof/>
              <w:webHidden/>
              <w:rPrChange w:id="306" w:author="Felix Pascal (felixpas)" w:date="2025-07-01T21:22:00Z">
                <w:rPr>
                  <w:noProof/>
                  <w:webHidden/>
                </w:rPr>
              </w:rPrChange>
            </w:rPr>
            <w:fldChar w:fldCharType="end"/>
          </w:r>
          <w:r w:rsidRPr="00C474F4">
            <w:rPr>
              <w:rStyle w:val="Hyperlink"/>
              <w:rFonts w:ascii="Arial" w:hAnsi="Arial" w:cs="Arial"/>
              <w:noProof/>
              <w:rPrChange w:id="307" w:author="Felix Pascal (felixpas)" w:date="2025-07-01T21:22:00Z">
                <w:rPr>
                  <w:rStyle w:val="Hyperlink"/>
                  <w:noProof/>
                </w:rPr>
              </w:rPrChange>
            </w:rPr>
            <w:fldChar w:fldCharType="end"/>
          </w:r>
        </w:p>
        <w:p w14:paraId="0AE99E68" w14:textId="53D5142B" w:rsidR="00C474F4" w:rsidRPr="00C474F4" w:rsidRDefault="00C474F4" w:rsidP="00C474F4">
          <w:pPr>
            <w:pStyle w:val="Verzeichnis1"/>
            <w:rPr>
              <w:rFonts w:ascii="Arial" w:eastAsiaTheme="minorEastAsia" w:hAnsi="Arial" w:cs="Arial"/>
              <w:noProof/>
              <w:lang w:val="de-CH" w:eastAsia="de-CH"/>
              <w:rPrChange w:id="308" w:author="Felix Pascal (felixpas)" w:date="2025-07-01T21:22:00Z">
                <w:rPr>
                  <w:rFonts w:eastAsiaTheme="minorEastAsia"/>
                  <w:noProof/>
                  <w:lang w:val="de-CH" w:eastAsia="de-CH"/>
                </w:rPr>
              </w:rPrChange>
            </w:rPr>
          </w:pPr>
          <w:r w:rsidRPr="00C474F4">
            <w:rPr>
              <w:rStyle w:val="Hyperlink"/>
              <w:rFonts w:ascii="Arial" w:hAnsi="Arial" w:cs="Arial"/>
              <w:noProof/>
              <w:rPrChange w:id="309" w:author="Felix Pascal (felixpas)" w:date="2025-07-01T21:22:00Z">
                <w:rPr>
                  <w:rStyle w:val="Hyperlink"/>
                  <w:noProof/>
                </w:rPr>
              </w:rPrChange>
            </w:rPr>
            <w:fldChar w:fldCharType="begin"/>
          </w:r>
          <w:r w:rsidRPr="00C474F4">
            <w:rPr>
              <w:rStyle w:val="Hyperlink"/>
              <w:rFonts w:ascii="Arial" w:hAnsi="Arial" w:cs="Arial"/>
              <w:noProof/>
              <w:rPrChange w:id="310" w:author="Felix Pascal (felixpas)" w:date="2025-07-01T21:22:00Z">
                <w:rPr>
                  <w:rStyle w:val="Hyperlink"/>
                  <w:noProof/>
                </w:rPr>
              </w:rPrChange>
            </w:rPr>
            <w:instrText xml:space="preserve"> </w:instrText>
          </w:r>
          <w:r w:rsidRPr="00C474F4">
            <w:rPr>
              <w:rFonts w:ascii="Arial" w:hAnsi="Arial" w:cs="Arial"/>
              <w:noProof/>
              <w:rPrChange w:id="311" w:author="Felix Pascal (felixpas)" w:date="2025-07-01T21:22:00Z">
                <w:rPr>
                  <w:noProof/>
                </w:rPr>
              </w:rPrChange>
            </w:rPr>
            <w:instrText>HYPERLINK \l "_Toc202297313"</w:instrText>
          </w:r>
          <w:r w:rsidRPr="00C474F4">
            <w:rPr>
              <w:rStyle w:val="Hyperlink"/>
              <w:rFonts w:ascii="Arial" w:hAnsi="Arial" w:cs="Arial"/>
              <w:noProof/>
              <w:rPrChange w:id="312" w:author="Felix Pascal (felixpas)" w:date="2025-07-01T21:22:00Z">
                <w:rPr>
                  <w:rStyle w:val="Hyperlink"/>
                  <w:noProof/>
                </w:rPr>
              </w:rPrChange>
            </w:rPr>
            <w:instrText xml:space="preserve"> </w:instrText>
          </w:r>
          <w:r w:rsidRPr="00C474F4">
            <w:rPr>
              <w:rStyle w:val="Hyperlink"/>
              <w:rFonts w:ascii="Arial" w:hAnsi="Arial" w:cs="Arial"/>
              <w:noProof/>
              <w:rPrChange w:id="313" w:author="Felix Pascal (felixpas)" w:date="2025-07-01T21:22:00Z">
                <w:rPr>
                  <w:rStyle w:val="Hyperlink"/>
                  <w:noProof/>
                </w:rPr>
              </w:rPrChange>
            </w:rPr>
          </w:r>
          <w:r w:rsidRPr="00C474F4">
            <w:rPr>
              <w:rStyle w:val="Hyperlink"/>
              <w:rFonts w:ascii="Arial" w:hAnsi="Arial" w:cs="Arial"/>
              <w:noProof/>
              <w:rPrChange w:id="314" w:author="Felix Pascal (felixpas)" w:date="2025-07-01T21:22:00Z">
                <w:rPr>
                  <w:rStyle w:val="Hyperlink"/>
                  <w:noProof/>
                </w:rPr>
              </w:rPrChange>
            </w:rPr>
            <w:fldChar w:fldCharType="separate"/>
          </w:r>
          <w:r w:rsidRPr="00C474F4">
            <w:rPr>
              <w:rStyle w:val="Hyperlink"/>
              <w:rFonts w:ascii="Arial" w:hAnsi="Arial" w:cs="Arial"/>
              <w:noProof/>
              <w:lang w:val="fr-CH"/>
              <w:rPrChange w:id="315" w:author="Felix Pascal (felixpas)" w:date="2025-07-01T21:22:00Z">
                <w:rPr>
                  <w:rStyle w:val="Hyperlink"/>
                  <w:rFonts w:cs="Arial"/>
                  <w:noProof/>
                  <w:lang w:val="fr-CH"/>
                </w:rPr>
              </w:rPrChange>
            </w:rPr>
            <w:t>Appendix</w:t>
          </w:r>
          <w:r w:rsidRPr="00C474F4">
            <w:rPr>
              <w:rFonts w:ascii="Arial" w:hAnsi="Arial" w:cs="Arial"/>
              <w:noProof/>
              <w:webHidden/>
              <w:rPrChange w:id="316" w:author="Felix Pascal (felixpas)" w:date="2025-07-01T21:22:00Z">
                <w:rPr>
                  <w:noProof/>
                  <w:webHidden/>
                </w:rPr>
              </w:rPrChange>
            </w:rPr>
            <w:tab/>
          </w:r>
          <w:r w:rsidRPr="00C474F4">
            <w:rPr>
              <w:rFonts w:ascii="Arial" w:hAnsi="Arial" w:cs="Arial"/>
              <w:noProof/>
              <w:webHidden/>
              <w:rPrChange w:id="317" w:author="Felix Pascal (felixpas)" w:date="2025-07-01T21:22:00Z">
                <w:rPr>
                  <w:noProof/>
                  <w:webHidden/>
                </w:rPr>
              </w:rPrChange>
            </w:rPr>
            <w:fldChar w:fldCharType="begin"/>
          </w:r>
          <w:r w:rsidRPr="00C474F4">
            <w:rPr>
              <w:rFonts w:ascii="Arial" w:hAnsi="Arial" w:cs="Arial"/>
              <w:noProof/>
              <w:webHidden/>
              <w:rPrChange w:id="318" w:author="Felix Pascal (felixpas)" w:date="2025-07-01T21:22:00Z">
                <w:rPr>
                  <w:noProof/>
                  <w:webHidden/>
                </w:rPr>
              </w:rPrChange>
            </w:rPr>
            <w:instrText xml:space="preserve"> PAGEREF _Toc202297313 \h </w:instrText>
          </w:r>
          <w:r w:rsidRPr="00C474F4">
            <w:rPr>
              <w:rFonts w:ascii="Arial" w:hAnsi="Arial" w:cs="Arial"/>
              <w:noProof/>
              <w:webHidden/>
              <w:rPrChange w:id="319" w:author="Felix Pascal (felixpas)" w:date="2025-07-01T21:22:00Z">
                <w:rPr>
                  <w:noProof/>
                  <w:webHidden/>
                </w:rPr>
              </w:rPrChange>
            </w:rPr>
          </w:r>
          <w:r w:rsidRPr="00C474F4">
            <w:rPr>
              <w:rFonts w:ascii="Arial" w:hAnsi="Arial" w:cs="Arial"/>
              <w:noProof/>
              <w:webHidden/>
              <w:rPrChange w:id="320" w:author="Felix Pascal (felixpas)" w:date="2025-07-01T21:22:00Z">
                <w:rPr>
                  <w:noProof/>
                  <w:webHidden/>
                </w:rPr>
              </w:rPrChange>
            </w:rPr>
            <w:fldChar w:fldCharType="separate"/>
          </w:r>
          <w:r w:rsidRPr="00C474F4">
            <w:rPr>
              <w:rFonts w:ascii="Arial" w:hAnsi="Arial" w:cs="Arial"/>
              <w:noProof/>
              <w:webHidden/>
              <w:rPrChange w:id="321" w:author="Felix Pascal (felixpas)" w:date="2025-07-01T21:22:00Z">
                <w:rPr>
                  <w:noProof/>
                  <w:webHidden/>
                </w:rPr>
              </w:rPrChange>
            </w:rPr>
            <w:t>20</w:t>
          </w:r>
          <w:r w:rsidRPr="00C474F4">
            <w:rPr>
              <w:rFonts w:ascii="Arial" w:hAnsi="Arial" w:cs="Arial"/>
              <w:noProof/>
              <w:webHidden/>
              <w:rPrChange w:id="322" w:author="Felix Pascal (felixpas)" w:date="2025-07-01T21:22:00Z">
                <w:rPr>
                  <w:noProof/>
                  <w:webHidden/>
                </w:rPr>
              </w:rPrChange>
            </w:rPr>
            <w:fldChar w:fldCharType="end"/>
          </w:r>
          <w:r w:rsidRPr="00C474F4">
            <w:rPr>
              <w:rStyle w:val="Hyperlink"/>
              <w:rFonts w:ascii="Arial" w:hAnsi="Arial" w:cs="Arial"/>
              <w:noProof/>
              <w:rPrChange w:id="323" w:author="Felix Pascal (felixpas)" w:date="2025-07-01T21:22:00Z">
                <w:rPr>
                  <w:rStyle w:val="Hyperlink"/>
                  <w:noProof/>
                </w:rPr>
              </w:rPrChange>
            </w:rPr>
            <w:fldChar w:fldCharType="end"/>
          </w:r>
        </w:p>
        <w:p w14:paraId="3F6EC30A" w14:textId="69A5B76C" w:rsidR="00C474F4" w:rsidRPr="00C474F4" w:rsidRDefault="00C474F4">
          <w:pPr>
            <w:pStyle w:val="Verzeichnis2"/>
            <w:tabs>
              <w:tab w:val="right" w:leader="dot" w:pos="9062"/>
            </w:tabs>
            <w:rPr>
              <w:rFonts w:ascii="Arial" w:eastAsiaTheme="minorEastAsia" w:hAnsi="Arial" w:cs="Arial"/>
              <w:noProof/>
              <w:lang w:val="de-CH" w:eastAsia="de-CH"/>
              <w:rPrChange w:id="324" w:author="Felix Pascal (felixpas)" w:date="2025-07-01T21:22:00Z">
                <w:rPr>
                  <w:rFonts w:eastAsiaTheme="minorEastAsia"/>
                  <w:noProof/>
                  <w:lang w:val="de-CH" w:eastAsia="de-CH"/>
                </w:rPr>
              </w:rPrChange>
            </w:rPr>
          </w:pPr>
          <w:r w:rsidRPr="00C474F4">
            <w:rPr>
              <w:rStyle w:val="Hyperlink"/>
              <w:rFonts w:ascii="Arial" w:hAnsi="Arial" w:cs="Arial"/>
              <w:noProof/>
              <w:rPrChange w:id="325" w:author="Felix Pascal (felixpas)" w:date="2025-07-01T21:22:00Z">
                <w:rPr>
                  <w:rStyle w:val="Hyperlink"/>
                  <w:noProof/>
                </w:rPr>
              </w:rPrChange>
            </w:rPr>
            <w:fldChar w:fldCharType="begin"/>
          </w:r>
          <w:r w:rsidRPr="00C474F4">
            <w:rPr>
              <w:rStyle w:val="Hyperlink"/>
              <w:rFonts w:ascii="Arial" w:hAnsi="Arial" w:cs="Arial"/>
              <w:noProof/>
              <w:rPrChange w:id="326" w:author="Felix Pascal (felixpas)" w:date="2025-07-01T21:22:00Z">
                <w:rPr>
                  <w:rStyle w:val="Hyperlink"/>
                  <w:noProof/>
                </w:rPr>
              </w:rPrChange>
            </w:rPr>
            <w:instrText xml:space="preserve"> </w:instrText>
          </w:r>
          <w:r w:rsidRPr="00C474F4">
            <w:rPr>
              <w:rFonts w:ascii="Arial" w:hAnsi="Arial" w:cs="Arial"/>
              <w:noProof/>
              <w:rPrChange w:id="327" w:author="Felix Pascal (felixpas)" w:date="2025-07-01T21:22:00Z">
                <w:rPr>
                  <w:noProof/>
                </w:rPr>
              </w:rPrChange>
            </w:rPr>
            <w:instrText>HYPERLINK \l "_Toc202297314"</w:instrText>
          </w:r>
          <w:r w:rsidRPr="00C474F4">
            <w:rPr>
              <w:rStyle w:val="Hyperlink"/>
              <w:rFonts w:ascii="Arial" w:hAnsi="Arial" w:cs="Arial"/>
              <w:noProof/>
              <w:rPrChange w:id="328" w:author="Felix Pascal (felixpas)" w:date="2025-07-01T21:22:00Z">
                <w:rPr>
                  <w:rStyle w:val="Hyperlink"/>
                  <w:noProof/>
                </w:rPr>
              </w:rPrChange>
            </w:rPr>
            <w:instrText xml:space="preserve"> </w:instrText>
          </w:r>
          <w:r w:rsidRPr="00C474F4">
            <w:rPr>
              <w:rStyle w:val="Hyperlink"/>
              <w:rFonts w:ascii="Arial" w:hAnsi="Arial" w:cs="Arial"/>
              <w:noProof/>
              <w:rPrChange w:id="329" w:author="Felix Pascal (felixpas)" w:date="2025-07-01T21:22:00Z">
                <w:rPr>
                  <w:rStyle w:val="Hyperlink"/>
                  <w:noProof/>
                </w:rPr>
              </w:rPrChange>
            </w:rPr>
          </w:r>
          <w:r w:rsidRPr="00C474F4">
            <w:rPr>
              <w:rStyle w:val="Hyperlink"/>
              <w:rFonts w:ascii="Arial" w:hAnsi="Arial" w:cs="Arial"/>
              <w:noProof/>
              <w:rPrChange w:id="330" w:author="Felix Pascal (felixpas)" w:date="2025-07-01T21:22:00Z">
                <w:rPr>
                  <w:rStyle w:val="Hyperlink"/>
                  <w:noProof/>
                </w:rPr>
              </w:rPrChange>
            </w:rPr>
            <w:fldChar w:fldCharType="separate"/>
          </w:r>
          <w:r w:rsidRPr="00C474F4">
            <w:rPr>
              <w:rStyle w:val="Hyperlink"/>
              <w:rFonts w:ascii="Arial" w:hAnsi="Arial" w:cs="Arial"/>
              <w:noProof/>
              <w:lang w:val="en-US"/>
              <w:rPrChange w:id="331" w:author="Felix Pascal (felixpas)" w:date="2025-07-01T21:22:00Z">
                <w:rPr>
                  <w:rStyle w:val="Hyperlink"/>
                  <w:noProof/>
                  <w:lang w:val="en-US"/>
                </w:rPr>
              </w:rPrChange>
            </w:rPr>
            <w:t>Appendix 1</w:t>
          </w:r>
          <w:r w:rsidRPr="00C474F4">
            <w:rPr>
              <w:rStyle w:val="Hyperlink"/>
              <w:rFonts w:ascii="Arial" w:hAnsi="Arial" w:cs="Arial"/>
              <w:noProof/>
              <w:rPrChange w:id="332" w:author="Felix Pascal (felixpas)" w:date="2025-07-01T21:22:00Z">
                <w:rPr>
                  <w:rStyle w:val="Hyperlink"/>
                  <w:noProof/>
                </w:rPr>
              </w:rPrChange>
            </w:rPr>
            <w:t xml:space="preserve">: </w:t>
          </w:r>
          <w:r w:rsidRPr="00C474F4">
            <w:rPr>
              <w:rStyle w:val="Hyperlink"/>
              <w:rFonts w:ascii="Arial" w:hAnsi="Arial" w:cs="Arial"/>
              <w:noProof/>
              <w:lang w:val="en-US"/>
              <w:rPrChange w:id="333" w:author="Felix Pascal (felixpas)" w:date="2025-07-01T21:22:00Z">
                <w:rPr>
                  <w:rStyle w:val="Hyperlink"/>
                  <w:noProof/>
                  <w:lang w:val="en-US"/>
                </w:rPr>
              </w:rPrChange>
            </w:rPr>
            <w:t>Description of 2000_Z9_Kopfdaten.xlsx</w:t>
          </w:r>
          <w:r w:rsidRPr="00C474F4">
            <w:rPr>
              <w:rFonts w:ascii="Arial" w:hAnsi="Arial" w:cs="Arial"/>
              <w:noProof/>
              <w:webHidden/>
              <w:rPrChange w:id="334" w:author="Felix Pascal (felixpas)" w:date="2025-07-01T21:22:00Z">
                <w:rPr>
                  <w:noProof/>
                  <w:webHidden/>
                </w:rPr>
              </w:rPrChange>
            </w:rPr>
            <w:tab/>
          </w:r>
          <w:r w:rsidRPr="00C474F4">
            <w:rPr>
              <w:rFonts w:ascii="Arial" w:hAnsi="Arial" w:cs="Arial"/>
              <w:noProof/>
              <w:webHidden/>
              <w:rPrChange w:id="335" w:author="Felix Pascal (felixpas)" w:date="2025-07-01T21:22:00Z">
                <w:rPr>
                  <w:noProof/>
                  <w:webHidden/>
                </w:rPr>
              </w:rPrChange>
            </w:rPr>
            <w:fldChar w:fldCharType="begin"/>
          </w:r>
          <w:r w:rsidRPr="00C474F4">
            <w:rPr>
              <w:rFonts w:ascii="Arial" w:hAnsi="Arial" w:cs="Arial"/>
              <w:noProof/>
              <w:webHidden/>
              <w:rPrChange w:id="336" w:author="Felix Pascal (felixpas)" w:date="2025-07-01T21:22:00Z">
                <w:rPr>
                  <w:noProof/>
                  <w:webHidden/>
                </w:rPr>
              </w:rPrChange>
            </w:rPr>
            <w:instrText xml:space="preserve"> PAGEREF _Toc202297314 \h </w:instrText>
          </w:r>
          <w:r w:rsidRPr="00C474F4">
            <w:rPr>
              <w:rFonts w:ascii="Arial" w:hAnsi="Arial" w:cs="Arial"/>
              <w:noProof/>
              <w:webHidden/>
              <w:rPrChange w:id="337" w:author="Felix Pascal (felixpas)" w:date="2025-07-01T21:22:00Z">
                <w:rPr>
                  <w:noProof/>
                  <w:webHidden/>
                </w:rPr>
              </w:rPrChange>
            </w:rPr>
          </w:r>
          <w:r w:rsidRPr="00C474F4">
            <w:rPr>
              <w:rFonts w:ascii="Arial" w:hAnsi="Arial" w:cs="Arial"/>
              <w:noProof/>
              <w:webHidden/>
              <w:rPrChange w:id="338" w:author="Felix Pascal (felixpas)" w:date="2025-07-01T21:22:00Z">
                <w:rPr>
                  <w:noProof/>
                  <w:webHidden/>
                </w:rPr>
              </w:rPrChange>
            </w:rPr>
            <w:fldChar w:fldCharType="separate"/>
          </w:r>
          <w:r w:rsidRPr="00C474F4">
            <w:rPr>
              <w:rFonts w:ascii="Arial" w:hAnsi="Arial" w:cs="Arial"/>
              <w:noProof/>
              <w:webHidden/>
              <w:rPrChange w:id="339" w:author="Felix Pascal (felixpas)" w:date="2025-07-01T21:22:00Z">
                <w:rPr>
                  <w:noProof/>
                  <w:webHidden/>
                </w:rPr>
              </w:rPrChange>
            </w:rPr>
            <w:t>20</w:t>
          </w:r>
          <w:r w:rsidRPr="00C474F4">
            <w:rPr>
              <w:rFonts w:ascii="Arial" w:hAnsi="Arial" w:cs="Arial"/>
              <w:noProof/>
              <w:webHidden/>
              <w:rPrChange w:id="340" w:author="Felix Pascal (felixpas)" w:date="2025-07-01T21:22:00Z">
                <w:rPr>
                  <w:noProof/>
                  <w:webHidden/>
                </w:rPr>
              </w:rPrChange>
            </w:rPr>
            <w:fldChar w:fldCharType="end"/>
          </w:r>
          <w:r w:rsidRPr="00C474F4">
            <w:rPr>
              <w:rStyle w:val="Hyperlink"/>
              <w:rFonts w:ascii="Arial" w:hAnsi="Arial" w:cs="Arial"/>
              <w:noProof/>
              <w:rPrChange w:id="341" w:author="Felix Pascal (felixpas)" w:date="2025-07-01T21:22:00Z">
                <w:rPr>
                  <w:rStyle w:val="Hyperlink"/>
                  <w:noProof/>
                </w:rPr>
              </w:rPrChange>
            </w:rPr>
            <w:fldChar w:fldCharType="end"/>
          </w:r>
        </w:p>
        <w:p w14:paraId="173D2682" w14:textId="72C797D5" w:rsidR="00C474F4" w:rsidRPr="00C474F4" w:rsidRDefault="00C474F4">
          <w:pPr>
            <w:pStyle w:val="Verzeichnis2"/>
            <w:tabs>
              <w:tab w:val="right" w:leader="dot" w:pos="9062"/>
            </w:tabs>
            <w:rPr>
              <w:rFonts w:ascii="Arial" w:eastAsiaTheme="minorEastAsia" w:hAnsi="Arial" w:cs="Arial"/>
              <w:noProof/>
              <w:lang w:val="de-CH" w:eastAsia="de-CH"/>
              <w:rPrChange w:id="342" w:author="Felix Pascal (felixpas)" w:date="2025-07-01T21:22:00Z">
                <w:rPr>
                  <w:rFonts w:eastAsiaTheme="minorEastAsia"/>
                  <w:noProof/>
                  <w:lang w:val="de-CH" w:eastAsia="de-CH"/>
                </w:rPr>
              </w:rPrChange>
            </w:rPr>
          </w:pPr>
          <w:r w:rsidRPr="00C474F4">
            <w:rPr>
              <w:rStyle w:val="Hyperlink"/>
              <w:rFonts w:ascii="Arial" w:hAnsi="Arial" w:cs="Arial"/>
              <w:noProof/>
              <w:rPrChange w:id="343" w:author="Felix Pascal (felixpas)" w:date="2025-07-01T21:22:00Z">
                <w:rPr>
                  <w:rStyle w:val="Hyperlink"/>
                  <w:noProof/>
                </w:rPr>
              </w:rPrChange>
            </w:rPr>
            <w:fldChar w:fldCharType="begin"/>
          </w:r>
          <w:r w:rsidRPr="00C474F4">
            <w:rPr>
              <w:rStyle w:val="Hyperlink"/>
              <w:rFonts w:ascii="Arial" w:hAnsi="Arial" w:cs="Arial"/>
              <w:noProof/>
              <w:rPrChange w:id="344" w:author="Felix Pascal (felixpas)" w:date="2025-07-01T21:22:00Z">
                <w:rPr>
                  <w:rStyle w:val="Hyperlink"/>
                  <w:noProof/>
                </w:rPr>
              </w:rPrChange>
            </w:rPr>
            <w:instrText xml:space="preserve"> </w:instrText>
          </w:r>
          <w:r w:rsidRPr="00C474F4">
            <w:rPr>
              <w:rFonts w:ascii="Arial" w:hAnsi="Arial" w:cs="Arial"/>
              <w:noProof/>
              <w:rPrChange w:id="345" w:author="Felix Pascal (felixpas)" w:date="2025-07-01T21:22:00Z">
                <w:rPr>
                  <w:noProof/>
                </w:rPr>
              </w:rPrChange>
            </w:rPr>
            <w:instrText>HYPERLINK \l "_Toc202297315"</w:instrText>
          </w:r>
          <w:r w:rsidRPr="00C474F4">
            <w:rPr>
              <w:rStyle w:val="Hyperlink"/>
              <w:rFonts w:ascii="Arial" w:hAnsi="Arial" w:cs="Arial"/>
              <w:noProof/>
              <w:rPrChange w:id="346" w:author="Felix Pascal (felixpas)" w:date="2025-07-01T21:22:00Z">
                <w:rPr>
                  <w:rStyle w:val="Hyperlink"/>
                  <w:noProof/>
                </w:rPr>
              </w:rPrChange>
            </w:rPr>
            <w:instrText xml:space="preserve"> </w:instrText>
          </w:r>
          <w:r w:rsidRPr="00C474F4">
            <w:rPr>
              <w:rStyle w:val="Hyperlink"/>
              <w:rFonts w:ascii="Arial" w:hAnsi="Arial" w:cs="Arial"/>
              <w:noProof/>
              <w:rPrChange w:id="347" w:author="Felix Pascal (felixpas)" w:date="2025-07-01T21:22:00Z">
                <w:rPr>
                  <w:rStyle w:val="Hyperlink"/>
                  <w:noProof/>
                </w:rPr>
              </w:rPrChange>
            </w:rPr>
          </w:r>
          <w:r w:rsidRPr="00C474F4">
            <w:rPr>
              <w:rStyle w:val="Hyperlink"/>
              <w:rFonts w:ascii="Arial" w:hAnsi="Arial" w:cs="Arial"/>
              <w:noProof/>
              <w:rPrChange w:id="348" w:author="Felix Pascal (felixpas)" w:date="2025-07-01T21:22:00Z">
                <w:rPr>
                  <w:rStyle w:val="Hyperlink"/>
                  <w:noProof/>
                </w:rPr>
              </w:rPrChange>
            </w:rPr>
            <w:fldChar w:fldCharType="separate"/>
          </w:r>
          <w:r w:rsidRPr="00C474F4">
            <w:rPr>
              <w:rStyle w:val="Hyperlink"/>
              <w:rFonts w:ascii="Arial" w:hAnsi="Arial" w:cs="Arial"/>
              <w:noProof/>
              <w:lang w:val="fr-CH"/>
              <w:rPrChange w:id="349" w:author="Felix Pascal (felixpas)" w:date="2025-07-01T21:22:00Z">
                <w:rPr>
                  <w:rStyle w:val="Hyperlink"/>
                  <w:noProof/>
                  <w:lang w:val="fr-CH"/>
                </w:rPr>
              </w:rPrChange>
            </w:rPr>
            <w:t>Appendix 2: Description of 2000_Z9_Pflanzen.xlsx</w:t>
          </w:r>
          <w:r w:rsidRPr="00C474F4">
            <w:rPr>
              <w:rFonts w:ascii="Arial" w:hAnsi="Arial" w:cs="Arial"/>
              <w:noProof/>
              <w:webHidden/>
              <w:rPrChange w:id="350" w:author="Felix Pascal (felixpas)" w:date="2025-07-01T21:22:00Z">
                <w:rPr>
                  <w:noProof/>
                  <w:webHidden/>
                </w:rPr>
              </w:rPrChange>
            </w:rPr>
            <w:tab/>
          </w:r>
          <w:r w:rsidRPr="00C474F4">
            <w:rPr>
              <w:rFonts w:ascii="Arial" w:hAnsi="Arial" w:cs="Arial"/>
              <w:noProof/>
              <w:webHidden/>
              <w:rPrChange w:id="351" w:author="Felix Pascal (felixpas)" w:date="2025-07-01T21:22:00Z">
                <w:rPr>
                  <w:noProof/>
                  <w:webHidden/>
                </w:rPr>
              </w:rPrChange>
            </w:rPr>
            <w:fldChar w:fldCharType="begin"/>
          </w:r>
          <w:r w:rsidRPr="00C474F4">
            <w:rPr>
              <w:rFonts w:ascii="Arial" w:hAnsi="Arial" w:cs="Arial"/>
              <w:noProof/>
              <w:webHidden/>
              <w:rPrChange w:id="352" w:author="Felix Pascal (felixpas)" w:date="2025-07-01T21:22:00Z">
                <w:rPr>
                  <w:noProof/>
                  <w:webHidden/>
                </w:rPr>
              </w:rPrChange>
            </w:rPr>
            <w:instrText xml:space="preserve"> PAGEREF _Toc202297315 \h </w:instrText>
          </w:r>
          <w:r w:rsidRPr="00C474F4">
            <w:rPr>
              <w:rFonts w:ascii="Arial" w:hAnsi="Arial" w:cs="Arial"/>
              <w:noProof/>
              <w:webHidden/>
              <w:rPrChange w:id="353" w:author="Felix Pascal (felixpas)" w:date="2025-07-01T21:22:00Z">
                <w:rPr>
                  <w:noProof/>
                  <w:webHidden/>
                </w:rPr>
              </w:rPrChange>
            </w:rPr>
          </w:r>
          <w:r w:rsidRPr="00C474F4">
            <w:rPr>
              <w:rFonts w:ascii="Arial" w:hAnsi="Arial" w:cs="Arial"/>
              <w:noProof/>
              <w:webHidden/>
              <w:rPrChange w:id="354" w:author="Felix Pascal (felixpas)" w:date="2025-07-01T21:22:00Z">
                <w:rPr>
                  <w:noProof/>
                  <w:webHidden/>
                </w:rPr>
              </w:rPrChange>
            </w:rPr>
            <w:fldChar w:fldCharType="separate"/>
          </w:r>
          <w:r w:rsidRPr="00C474F4">
            <w:rPr>
              <w:rFonts w:ascii="Arial" w:hAnsi="Arial" w:cs="Arial"/>
              <w:noProof/>
              <w:webHidden/>
              <w:rPrChange w:id="355" w:author="Felix Pascal (felixpas)" w:date="2025-07-01T21:22:00Z">
                <w:rPr>
                  <w:noProof/>
                  <w:webHidden/>
                </w:rPr>
              </w:rPrChange>
            </w:rPr>
            <w:t>20</w:t>
          </w:r>
          <w:r w:rsidRPr="00C474F4">
            <w:rPr>
              <w:rFonts w:ascii="Arial" w:hAnsi="Arial" w:cs="Arial"/>
              <w:noProof/>
              <w:webHidden/>
              <w:rPrChange w:id="356" w:author="Felix Pascal (felixpas)" w:date="2025-07-01T21:22:00Z">
                <w:rPr>
                  <w:noProof/>
                  <w:webHidden/>
                </w:rPr>
              </w:rPrChange>
            </w:rPr>
            <w:fldChar w:fldCharType="end"/>
          </w:r>
          <w:r w:rsidRPr="00C474F4">
            <w:rPr>
              <w:rStyle w:val="Hyperlink"/>
              <w:rFonts w:ascii="Arial" w:hAnsi="Arial" w:cs="Arial"/>
              <w:noProof/>
              <w:rPrChange w:id="357" w:author="Felix Pascal (felixpas)" w:date="2025-07-01T21:22:00Z">
                <w:rPr>
                  <w:rStyle w:val="Hyperlink"/>
                  <w:noProof/>
                </w:rPr>
              </w:rPrChange>
            </w:rPr>
            <w:fldChar w:fldCharType="end"/>
          </w:r>
        </w:p>
        <w:p w14:paraId="1FFB14D5" w14:textId="63A44423" w:rsidR="00C474F4" w:rsidRPr="00C474F4" w:rsidRDefault="00C474F4">
          <w:pPr>
            <w:pStyle w:val="Verzeichnis2"/>
            <w:tabs>
              <w:tab w:val="right" w:leader="dot" w:pos="9062"/>
            </w:tabs>
            <w:rPr>
              <w:rFonts w:ascii="Arial" w:eastAsiaTheme="minorEastAsia" w:hAnsi="Arial" w:cs="Arial"/>
              <w:noProof/>
              <w:lang w:val="de-CH" w:eastAsia="de-CH"/>
              <w:rPrChange w:id="358" w:author="Felix Pascal (felixpas)" w:date="2025-07-01T21:22:00Z">
                <w:rPr>
                  <w:rFonts w:eastAsiaTheme="minorEastAsia"/>
                  <w:noProof/>
                  <w:lang w:val="de-CH" w:eastAsia="de-CH"/>
                </w:rPr>
              </w:rPrChange>
            </w:rPr>
          </w:pPr>
          <w:r w:rsidRPr="00C474F4">
            <w:rPr>
              <w:rStyle w:val="Hyperlink"/>
              <w:rFonts w:ascii="Arial" w:hAnsi="Arial" w:cs="Arial"/>
              <w:noProof/>
              <w:rPrChange w:id="359" w:author="Felix Pascal (felixpas)" w:date="2025-07-01T21:22:00Z">
                <w:rPr>
                  <w:rStyle w:val="Hyperlink"/>
                  <w:noProof/>
                </w:rPr>
              </w:rPrChange>
            </w:rPr>
            <w:fldChar w:fldCharType="begin"/>
          </w:r>
          <w:r w:rsidRPr="00C474F4">
            <w:rPr>
              <w:rStyle w:val="Hyperlink"/>
              <w:rFonts w:ascii="Arial" w:hAnsi="Arial" w:cs="Arial"/>
              <w:noProof/>
              <w:rPrChange w:id="360" w:author="Felix Pascal (felixpas)" w:date="2025-07-01T21:22:00Z">
                <w:rPr>
                  <w:rStyle w:val="Hyperlink"/>
                  <w:noProof/>
                </w:rPr>
              </w:rPrChange>
            </w:rPr>
            <w:instrText xml:space="preserve"> </w:instrText>
          </w:r>
          <w:r w:rsidRPr="00C474F4">
            <w:rPr>
              <w:rFonts w:ascii="Arial" w:hAnsi="Arial" w:cs="Arial"/>
              <w:noProof/>
              <w:rPrChange w:id="361" w:author="Felix Pascal (felixpas)" w:date="2025-07-01T21:22:00Z">
                <w:rPr>
                  <w:noProof/>
                </w:rPr>
              </w:rPrChange>
            </w:rPr>
            <w:instrText>HYPERLINK \l "_Toc202297316"</w:instrText>
          </w:r>
          <w:r w:rsidRPr="00C474F4">
            <w:rPr>
              <w:rStyle w:val="Hyperlink"/>
              <w:rFonts w:ascii="Arial" w:hAnsi="Arial" w:cs="Arial"/>
              <w:noProof/>
              <w:rPrChange w:id="362" w:author="Felix Pascal (felixpas)" w:date="2025-07-01T21:22:00Z">
                <w:rPr>
                  <w:rStyle w:val="Hyperlink"/>
                  <w:noProof/>
                </w:rPr>
              </w:rPrChange>
            </w:rPr>
            <w:instrText xml:space="preserve"> </w:instrText>
          </w:r>
          <w:r w:rsidRPr="00C474F4">
            <w:rPr>
              <w:rStyle w:val="Hyperlink"/>
              <w:rFonts w:ascii="Arial" w:hAnsi="Arial" w:cs="Arial"/>
              <w:noProof/>
              <w:rPrChange w:id="363" w:author="Felix Pascal (felixpas)" w:date="2025-07-01T21:22:00Z">
                <w:rPr>
                  <w:rStyle w:val="Hyperlink"/>
                  <w:noProof/>
                </w:rPr>
              </w:rPrChange>
            </w:rPr>
          </w:r>
          <w:r w:rsidRPr="00C474F4">
            <w:rPr>
              <w:rStyle w:val="Hyperlink"/>
              <w:rFonts w:ascii="Arial" w:hAnsi="Arial" w:cs="Arial"/>
              <w:noProof/>
              <w:rPrChange w:id="364" w:author="Felix Pascal (felixpas)" w:date="2025-07-01T21:22:00Z">
                <w:rPr>
                  <w:rStyle w:val="Hyperlink"/>
                  <w:noProof/>
                </w:rPr>
              </w:rPrChange>
            </w:rPr>
            <w:fldChar w:fldCharType="separate"/>
          </w:r>
          <w:r w:rsidRPr="00C474F4">
            <w:rPr>
              <w:rStyle w:val="Hyperlink"/>
              <w:rFonts w:ascii="Arial" w:hAnsi="Arial" w:cs="Arial"/>
              <w:noProof/>
              <w:lang w:val="fr-CH"/>
              <w:rPrChange w:id="365" w:author="Felix Pascal (felixpas)" w:date="2025-07-01T21:22:00Z">
                <w:rPr>
                  <w:rStyle w:val="Hyperlink"/>
                  <w:noProof/>
                  <w:lang w:val="fr-CH"/>
                </w:rPr>
              </w:rPrChange>
            </w:rPr>
            <w:t>Appendix 3: Variable Definitions in BDM Z9 Files</w:t>
          </w:r>
          <w:r w:rsidRPr="00C474F4">
            <w:rPr>
              <w:rFonts w:ascii="Arial" w:hAnsi="Arial" w:cs="Arial"/>
              <w:noProof/>
              <w:webHidden/>
              <w:rPrChange w:id="366" w:author="Felix Pascal (felixpas)" w:date="2025-07-01T21:22:00Z">
                <w:rPr>
                  <w:noProof/>
                  <w:webHidden/>
                </w:rPr>
              </w:rPrChange>
            </w:rPr>
            <w:tab/>
          </w:r>
          <w:r w:rsidRPr="00C474F4">
            <w:rPr>
              <w:rFonts w:ascii="Arial" w:hAnsi="Arial" w:cs="Arial"/>
              <w:noProof/>
              <w:webHidden/>
              <w:rPrChange w:id="367" w:author="Felix Pascal (felixpas)" w:date="2025-07-01T21:22:00Z">
                <w:rPr>
                  <w:noProof/>
                  <w:webHidden/>
                </w:rPr>
              </w:rPrChange>
            </w:rPr>
            <w:fldChar w:fldCharType="begin"/>
          </w:r>
          <w:r w:rsidRPr="00C474F4">
            <w:rPr>
              <w:rFonts w:ascii="Arial" w:hAnsi="Arial" w:cs="Arial"/>
              <w:noProof/>
              <w:webHidden/>
              <w:rPrChange w:id="368" w:author="Felix Pascal (felixpas)" w:date="2025-07-01T21:22:00Z">
                <w:rPr>
                  <w:noProof/>
                  <w:webHidden/>
                </w:rPr>
              </w:rPrChange>
            </w:rPr>
            <w:instrText xml:space="preserve"> PAGEREF _Toc202297316 \h </w:instrText>
          </w:r>
          <w:r w:rsidRPr="00C474F4">
            <w:rPr>
              <w:rFonts w:ascii="Arial" w:hAnsi="Arial" w:cs="Arial"/>
              <w:noProof/>
              <w:webHidden/>
              <w:rPrChange w:id="369" w:author="Felix Pascal (felixpas)" w:date="2025-07-01T21:22:00Z">
                <w:rPr>
                  <w:noProof/>
                  <w:webHidden/>
                </w:rPr>
              </w:rPrChange>
            </w:rPr>
          </w:r>
          <w:r w:rsidRPr="00C474F4">
            <w:rPr>
              <w:rFonts w:ascii="Arial" w:hAnsi="Arial" w:cs="Arial"/>
              <w:noProof/>
              <w:webHidden/>
              <w:rPrChange w:id="370" w:author="Felix Pascal (felixpas)" w:date="2025-07-01T21:22:00Z">
                <w:rPr>
                  <w:noProof/>
                  <w:webHidden/>
                </w:rPr>
              </w:rPrChange>
            </w:rPr>
            <w:fldChar w:fldCharType="separate"/>
          </w:r>
          <w:r w:rsidRPr="00C474F4">
            <w:rPr>
              <w:rFonts w:ascii="Arial" w:hAnsi="Arial" w:cs="Arial"/>
              <w:noProof/>
              <w:webHidden/>
              <w:rPrChange w:id="371" w:author="Felix Pascal (felixpas)" w:date="2025-07-01T21:22:00Z">
                <w:rPr>
                  <w:noProof/>
                  <w:webHidden/>
                </w:rPr>
              </w:rPrChange>
            </w:rPr>
            <w:t>21</w:t>
          </w:r>
          <w:r w:rsidRPr="00C474F4">
            <w:rPr>
              <w:rFonts w:ascii="Arial" w:hAnsi="Arial" w:cs="Arial"/>
              <w:noProof/>
              <w:webHidden/>
              <w:rPrChange w:id="372" w:author="Felix Pascal (felixpas)" w:date="2025-07-01T21:22:00Z">
                <w:rPr>
                  <w:noProof/>
                  <w:webHidden/>
                </w:rPr>
              </w:rPrChange>
            </w:rPr>
            <w:fldChar w:fldCharType="end"/>
          </w:r>
          <w:r w:rsidRPr="00C474F4">
            <w:rPr>
              <w:rStyle w:val="Hyperlink"/>
              <w:rFonts w:ascii="Arial" w:hAnsi="Arial" w:cs="Arial"/>
              <w:noProof/>
              <w:rPrChange w:id="373" w:author="Felix Pascal (felixpas)" w:date="2025-07-01T21:22:00Z">
                <w:rPr>
                  <w:rStyle w:val="Hyperlink"/>
                  <w:noProof/>
                </w:rPr>
              </w:rPrChange>
            </w:rPr>
            <w:fldChar w:fldCharType="end"/>
          </w:r>
        </w:p>
        <w:p w14:paraId="7E5AED6B" w14:textId="5E65C31F" w:rsidR="00C474F4" w:rsidRPr="00C474F4" w:rsidRDefault="00C474F4">
          <w:pPr>
            <w:pStyle w:val="Verzeichnis2"/>
            <w:tabs>
              <w:tab w:val="right" w:leader="dot" w:pos="9062"/>
            </w:tabs>
            <w:rPr>
              <w:rFonts w:ascii="Arial" w:eastAsiaTheme="minorEastAsia" w:hAnsi="Arial" w:cs="Arial"/>
              <w:noProof/>
              <w:lang w:val="de-CH" w:eastAsia="de-CH"/>
              <w:rPrChange w:id="374" w:author="Felix Pascal (felixpas)" w:date="2025-07-01T21:22:00Z">
                <w:rPr>
                  <w:rFonts w:eastAsiaTheme="minorEastAsia"/>
                  <w:noProof/>
                  <w:lang w:val="de-CH" w:eastAsia="de-CH"/>
                </w:rPr>
              </w:rPrChange>
            </w:rPr>
          </w:pPr>
          <w:r w:rsidRPr="00C474F4">
            <w:rPr>
              <w:rStyle w:val="Hyperlink"/>
              <w:rFonts w:ascii="Arial" w:hAnsi="Arial" w:cs="Arial"/>
              <w:noProof/>
              <w:rPrChange w:id="375" w:author="Felix Pascal (felixpas)" w:date="2025-07-01T21:22:00Z">
                <w:rPr>
                  <w:rStyle w:val="Hyperlink"/>
                  <w:noProof/>
                </w:rPr>
              </w:rPrChange>
            </w:rPr>
            <w:fldChar w:fldCharType="begin"/>
          </w:r>
          <w:r w:rsidRPr="00C474F4">
            <w:rPr>
              <w:rStyle w:val="Hyperlink"/>
              <w:rFonts w:ascii="Arial" w:hAnsi="Arial" w:cs="Arial"/>
              <w:noProof/>
              <w:rPrChange w:id="376" w:author="Felix Pascal (felixpas)" w:date="2025-07-01T21:22:00Z">
                <w:rPr>
                  <w:rStyle w:val="Hyperlink"/>
                  <w:noProof/>
                </w:rPr>
              </w:rPrChange>
            </w:rPr>
            <w:instrText xml:space="preserve"> </w:instrText>
          </w:r>
          <w:r w:rsidRPr="00C474F4">
            <w:rPr>
              <w:rFonts w:ascii="Arial" w:hAnsi="Arial" w:cs="Arial"/>
              <w:noProof/>
              <w:rPrChange w:id="377" w:author="Felix Pascal (felixpas)" w:date="2025-07-01T21:22:00Z">
                <w:rPr>
                  <w:noProof/>
                </w:rPr>
              </w:rPrChange>
            </w:rPr>
            <w:instrText>HYPERLINK \l "_Toc202297317"</w:instrText>
          </w:r>
          <w:r w:rsidRPr="00C474F4">
            <w:rPr>
              <w:rStyle w:val="Hyperlink"/>
              <w:rFonts w:ascii="Arial" w:hAnsi="Arial" w:cs="Arial"/>
              <w:noProof/>
              <w:rPrChange w:id="378" w:author="Felix Pascal (felixpas)" w:date="2025-07-01T21:22:00Z">
                <w:rPr>
                  <w:rStyle w:val="Hyperlink"/>
                  <w:noProof/>
                </w:rPr>
              </w:rPrChange>
            </w:rPr>
            <w:instrText xml:space="preserve"> </w:instrText>
          </w:r>
          <w:r w:rsidRPr="00C474F4">
            <w:rPr>
              <w:rStyle w:val="Hyperlink"/>
              <w:rFonts w:ascii="Arial" w:hAnsi="Arial" w:cs="Arial"/>
              <w:noProof/>
              <w:rPrChange w:id="379" w:author="Felix Pascal (felixpas)" w:date="2025-07-01T21:22:00Z">
                <w:rPr>
                  <w:rStyle w:val="Hyperlink"/>
                  <w:noProof/>
                </w:rPr>
              </w:rPrChange>
            </w:rPr>
          </w:r>
          <w:r w:rsidRPr="00C474F4">
            <w:rPr>
              <w:rStyle w:val="Hyperlink"/>
              <w:rFonts w:ascii="Arial" w:hAnsi="Arial" w:cs="Arial"/>
              <w:noProof/>
              <w:rPrChange w:id="380" w:author="Felix Pascal (felixpas)" w:date="2025-07-01T21:22:00Z">
                <w:rPr>
                  <w:rStyle w:val="Hyperlink"/>
                  <w:noProof/>
                </w:rPr>
              </w:rPrChange>
            </w:rPr>
            <w:fldChar w:fldCharType="separate"/>
          </w:r>
          <w:r w:rsidRPr="00C474F4">
            <w:rPr>
              <w:rStyle w:val="Hyperlink"/>
              <w:rFonts w:ascii="Arial" w:hAnsi="Arial" w:cs="Arial"/>
              <w:noProof/>
              <w:rPrChange w:id="381" w:author="Felix Pascal (felixpas)" w:date="2025-07-01T21:22:00Z">
                <w:rPr>
                  <w:rStyle w:val="Hyperlink"/>
                  <w:noProof/>
                </w:rPr>
              </w:rPrChange>
            </w:rPr>
            <w:t>Appendix 4: Coding of CSR-strategies</w:t>
          </w:r>
          <w:r w:rsidRPr="00C474F4">
            <w:rPr>
              <w:rFonts w:ascii="Arial" w:hAnsi="Arial" w:cs="Arial"/>
              <w:noProof/>
              <w:webHidden/>
              <w:rPrChange w:id="382" w:author="Felix Pascal (felixpas)" w:date="2025-07-01T21:22:00Z">
                <w:rPr>
                  <w:noProof/>
                  <w:webHidden/>
                </w:rPr>
              </w:rPrChange>
            </w:rPr>
            <w:tab/>
          </w:r>
          <w:r w:rsidRPr="00C474F4">
            <w:rPr>
              <w:rFonts w:ascii="Arial" w:hAnsi="Arial" w:cs="Arial"/>
              <w:noProof/>
              <w:webHidden/>
              <w:rPrChange w:id="383" w:author="Felix Pascal (felixpas)" w:date="2025-07-01T21:22:00Z">
                <w:rPr>
                  <w:noProof/>
                  <w:webHidden/>
                </w:rPr>
              </w:rPrChange>
            </w:rPr>
            <w:fldChar w:fldCharType="begin"/>
          </w:r>
          <w:r w:rsidRPr="00C474F4">
            <w:rPr>
              <w:rFonts w:ascii="Arial" w:hAnsi="Arial" w:cs="Arial"/>
              <w:noProof/>
              <w:webHidden/>
              <w:rPrChange w:id="384" w:author="Felix Pascal (felixpas)" w:date="2025-07-01T21:22:00Z">
                <w:rPr>
                  <w:noProof/>
                  <w:webHidden/>
                </w:rPr>
              </w:rPrChange>
            </w:rPr>
            <w:instrText xml:space="preserve"> PAGEREF _Toc202297317 \h </w:instrText>
          </w:r>
          <w:r w:rsidRPr="00C474F4">
            <w:rPr>
              <w:rFonts w:ascii="Arial" w:hAnsi="Arial" w:cs="Arial"/>
              <w:noProof/>
              <w:webHidden/>
              <w:rPrChange w:id="385" w:author="Felix Pascal (felixpas)" w:date="2025-07-01T21:22:00Z">
                <w:rPr>
                  <w:noProof/>
                  <w:webHidden/>
                </w:rPr>
              </w:rPrChange>
            </w:rPr>
          </w:r>
          <w:r w:rsidRPr="00C474F4">
            <w:rPr>
              <w:rFonts w:ascii="Arial" w:hAnsi="Arial" w:cs="Arial"/>
              <w:noProof/>
              <w:webHidden/>
              <w:rPrChange w:id="386" w:author="Felix Pascal (felixpas)" w:date="2025-07-01T21:22:00Z">
                <w:rPr>
                  <w:noProof/>
                  <w:webHidden/>
                </w:rPr>
              </w:rPrChange>
            </w:rPr>
            <w:fldChar w:fldCharType="separate"/>
          </w:r>
          <w:r w:rsidRPr="00C474F4">
            <w:rPr>
              <w:rFonts w:ascii="Arial" w:hAnsi="Arial" w:cs="Arial"/>
              <w:noProof/>
              <w:webHidden/>
              <w:rPrChange w:id="387" w:author="Felix Pascal (felixpas)" w:date="2025-07-01T21:22:00Z">
                <w:rPr>
                  <w:noProof/>
                  <w:webHidden/>
                </w:rPr>
              </w:rPrChange>
            </w:rPr>
            <w:t>22</w:t>
          </w:r>
          <w:r w:rsidRPr="00C474F4">
            <w:rPr>
              <w:rFonts w:ascii="Arial" w:hAnsi="Arial" w:cs="Arial"/>
              <w:noProof/>
              <w:webHidden/>
              <w:rPrChange w:id="388" w:author="Felix Pascal (felixpas)" w:date="2025-07-01T21:22:00Z">
                <w:rPr>
                  <w:noProof/>
                  <w:webHidden/>
                </w:rPr>
              </w:rPrChange>
            </w:rPr>
            <w:fldChar w:fldCharType="end"/>
          </w:r>
          <w:r w:rsidRPr="00C474F4">
            <w:rPr>
              <w:rStyle w:val="Hyperlink"/>
              <w:rFonts w:ascii="Arial" w:hAnsi="Arial" w:cs="Arial"/>
              <w:noProof/>
              <w:rPrChange w:id="389" w:author="Felix Pascal (felixpas)" w:date="2025-07-01T21:22:00Z">
                <w:rPr>
                  <w:rStyle w:val="Hyperlink"/>
                  <w:noProof/>
                </w:rPr>
              </w:rPrChange>
            </w:rPr>
            <w:fldChar w:fldCharType="end"/>
          </w:r>
        </w:p>
        <w:p w14:paraId="01530B00" w14:textId="3F835307" w:rsidR="00C474F4" w:rsidRPr="00C474F4" w:rsidRDefault="00C474F4">
          <w:pPr>
            <w:pStyle w:val="Verzeichnis2"/>
            <w:tabs>
              <w:tab w:val="right" w:leader="dot" w:pos="9062"/>
            </w:tabs>
            <w:rPr>
              <w:rFonts w:ascii="Arial" w:eastAsiaTheme="minorEastAsia" w:hAnsi="Arial" w:cs="Arial"/>
              <w:noProof/>
              <w:lang w:val="de-CH" w:eastAsia="de-CH"/>
              <w:rPrChange w:id="390" w:author="Felix Pascal (felixpas)" w:date="2025-07-01T21:22:00Z">
                <w:rPr>
                  <w:rFonts w:eastAsiaTheme="minorEastAsia"/>
                  <w:noProof/>
                  <w:lang w:val="de-CH" w:eastAsia="de-CH"/>
                </w:rPr>
              </w:rPrChange>
            </w:rPr>
          </w:pPr>
          <w:r w:rsidRPr="00C474F4">
            <w:rPr>
              <w:rStyle w:val="Hyperlink"/>
              <w:rFonts w:ascii="Arial" w:hAnsi="Arial" w:cs="Arial"/>
              <w:noProof/>
              <w:rPrChange w:id="391" w:author="Felix Pascal (felixpas)" w:date="2025-07-01T21:22:00Z">
                <w:rPr>
                  <w:rStyle w:val="Hyperlink"/>
                  <w:noProof/>
                </w:rPr>
              </w:rPrChange>
            </w:rPr>
            <w:fldChar w:fldCharType="begin"/>
          </w:r>
          <w:r w:rsidRPr="00C474F4">
            <w:rPr>
              <w:rStyle w:val="Hyperlink"/>
              <w:rFonts w:ascii="Arial" w:hAnsi="Arial" w:cs="Arial"/>
              <w:noProof/>
              <w:rPrChange w:id="392" w:author="Felix Pascal (felixpas)" w:date="2025-07-01T21:22:00Z">
                <w:rPr>
                  <w:rStyle w:val="Hyperlink"/>
                  <w:noProof/>
                </w:rPr>
              </w:rPrChange>
            </w:rPr>
            <w:instrText xml:space="preserve"> </w:instrText>
          </w:r>
          <w:r w:rsidRPr="00C474F4">
            <w:rPr>
              <w:rFonts w:ascii="Arial" w:hAnsi="Arial" w:cs="Arial"/>
              <w:noProof/>
              <w:rPrChange w:id="393" w:author="Felix Pascal (felixpas)" w:date="2025-07-01T21:22:00Z">
                <w:rPr>
                  <w:noProof/>
                </w:rPr>
              </w:rPrChange>
            </w:rPr>
            <w:instrText>HYPERLINK \l "_Toc202297318"</w:instrText>
          </w:r>
          <w:r w:rsidRPr="00C474F4">
            <w:rPr>
              <w:rStyle w:val="Hyperlink"/>
              <w:rFonts w:ascii="Arial" w:hAnsi="Arial" w:cs="Arial"/>
              <w:noProof/>
              <w:rPrChange w:id="394" w:author="Felix Pascal (felixpas)" w:date="2025-07-01T21:22:00Z">
                <w:rPr>
                  <w:rStyle w:val="Hyperlink"/>
                  <w:noProof/>
                </w:rPr>
              </w:rPrChange>
            </w:rPr>
            <w:instrText xml:space="preserve"> </w:instrText>
          </w:r>
          <w:r w:rsidRPr="00C474F4">
            <w:rPr>
              <w:rStyle w:val="Hyperlink"/>
              <w:rFonts w:ascii="Arial" w:hAnsi="Arial" w:cs="Arial"/>
              <w:noProof/>
              <w:rPrChange w:id="395" w:author="Felix Pascal (felixpas)" w:date="2025-07-01T21:22:00Z">
                <w:rPr>
                  <w:rStyle w:val="Hyperlink"/>
                  <w:noProof/>
                </w:rPr>
              </w:rPrChange>
            </w:rPr>
          </w:r>
          <w:r w:rsidRPr="00C474F4">
            <w:rPr>
              <w:rStyle w:val="Hyperlink"/>
              <w:rFonts w:ascii="Arial" w:hAnsi="Arial" w:cs="Arial"/>
              <w:noProof/>
              <w:rPrChange w:id="396" w:author="Felix Pascal (felixpas)" w:date="2025-07-01T21:22:00Z">
                <w:rPr>
                  <w:rStyle w:val="Hyperlink"/>
                  <w:noProof/>
                </w:rPr>
              </w:rPrChange>
            </w:rPr>
            <w:fldChar w:fldCharType="separate"/>
          </w:r>
          <w:r w:rsidRPr="00C474F4">
            <w:rPr>
              <w:rStyle w:val="Hyperlink"/>
              <w:rFonts w:ascii="Arial" w:hAnsi="Arial" w:cs="Arial"/>
              <w:noProof/>
              <w:rPrChange w:id="397" w:author="Felix Pascal (felixpas)" w:date="2025-07-01T21:22:00Z">
                <w:rPr>
                  <w:rStyle w:val="Hyperlink"/>
                  <w:noProof/>
                </w:rPr>
              </w:rPrChange>
            </w:rPr>
            <w:t>Appendix 5: Top 10 Species Winners and Losers between 2001 and 2023</w:t>
          </w:r>
          <w:r w:rsidRPr="00C474F4">
            <w:rPr>
              <w:rFonts w:ascii="Arial" w:hAnsi="Arial" w:cs="Arial"/>
              <w:noProof/>
              <w:webHidden/>
              <w:rPrChange w:id="398" w:author="Felix Pascal (felixpas)" w:date="2025-07-01T21:22:00Z">
                <w:rPr>
                  <w:noProof/>
                  <w:webHidden/>
                </w:rPr>
              </w:rPrChange>
            </w:rPr>
            <w:tab/>
          </w:r>
          <w:r w:rsidRPr="00C474F4">
            <w:rPr>
              <w:rFonts w:ascii="Arial" w:hAnsi="Arial" w:cs="Arial"/>
              <w:noProof/>
              <w:webHidden/>
              <w:rPrChange w:id="399" w:author="Felix Pascal (felixpas)" w:date="2025-07-01T21:22:00Z">
                <w:rPr>
                  <w:noProof/>
                  <w:webHidden/>
                </w:rPr>
              </w:rPrChange>
            </w:rPr>
            <w:fldChar w:fldCharType="begin"/>
          </w:r>
          <w:r w:rsidRPr="00C474F4">
            <w:rPr>
              <w:rFonts w:ascii="Arial" w:hAnsi="Arial" w:cs="Arial"/>
              <w:noProof/>
              <w:webHidden/>
              <w:rPrChange w:id="400" w:author="Felix Pascal (felixpas)" w:date="2025-07-01T21:22:00Z">
                <w:rPr>
                  <w:noProof/>
                  <w:webHidden/>
                </w:rPr>
              </w:rPrChange>
            </w:rPr>
            <w:instrText xml:space="preserve"> PAGEREF _Toc202297318 \h </w:instrText>
          </w:r>
          <w:r w:rsidRPr="00C474F4">
            <w:rPr>
              <w:rFonts w:ascii="Arial" w:hAnsi="Arial" w:cs="Arial"/>
              <w:noProof/>
              <w:webHidden/>
              <w:rPrChange w:id="401" w:author="Felix Pascal (felixpas)" w:date="2025-07-01T21:22:00Z">
                <w:rPr>
                  <w:noProof/>
                  <w:webHidden/>
                </w:rPr>
              </w:rPrChange>
            </w:rPr>
          </w:r>
          <w:r w:rsidRPr="00C474F4">
            <w:rPr>
              <w:rFonts w:ascii="Arial" w:hAnsi="Arial" w:cs="Arial"/>
              <w:noProof/>
              <w:webHidden/>
              <w:rPrChange w:id="402" w:author="Felix Pascal (felixpas)" w:date="2025-07-01T21:22:00Z">
                <w:rPr>
                  <w:noProof/>
                  <w:webHidden/>
                </w:rPr>
              </w:rPrChange>
            </w:rPr>
            <w:fldChar w:fldCharType="separate"/>
          </w:r>
          <w:r w:rsidRPr="00C474F4">
            <w:rPr>
              <w:rFonts w:ascii="Arial" w:hAnsi="Arial" w:cs="Arial"/>
              <w:noProof/>
              <w:webHidden/>
              <w:rPrChange w:id="403" w:author="Felix Pascal (felixpas)" w:date="2025-07-01T21:22:00Z">
                <w:rPr>
                  <w:noProof/>
                  <w:webHidden/>
                </w:rPr>
              </w:rPrChange>
            </w:rPr>
            <w:t>23</w:t>
          </w:r>
          <w:r w:rsidRPr="00C474F4">
            <w:rPr>
              <w:rFonts w:ascii="Arial" w:hAnsi="Arial" w:cs="Arial"/>
              <w:noProof/>
              <w:webHidden/>
              <w:rPrChange w:id="404" w:author="Felix Pascal (felixpas)" w:date="2025-07-01T21:22:00Z">
                <w:rPr>
                  <w:noProof/>
                  <w:webHidden/>
                </w:rPr>
              </w:rPrChange>
            </w:rPr>
            <w:fldChar w:fldCharType="end"/>
          </w:r>
          <w:r w:rsidRPr="00C474F4">
            <w:rPr>
              <w:rStyle w:val="Hyperlink"/>
              <w:rFonts w:ascii="Arial" w:hAnsi="Arial" w:cs="Arial"/>
              <w:noProof/>
              <w:rPrChange w:id="405" w:author="Felix Pascal (felixpas)" w:date="2025-07-01T21:22:00Z">
                <w:rPr>
                  <w:rStyle w:val="Hyperlink"/>
                  <w:noProof/>
                </w:rPr>
              </w:rPrChange>
            </w:rPr>
            <w:fldChar w:fldCharType="end"/>
          </w:r>
        </w:p>
        <w:p w14:paraId="6552CF05" w14:textId="62BCD10E" w:rsidR="008257C0" w:rsidRPr="001913A0" w:rsidRDefault="008257C0" w:rsidP="00DE0759">
          <w:pPr>
            <w:jc w:val="both"/>
            <w:rPr>
              <w:rFonts w:ascii="Arial" w:hAnsi="Arial" w:cs="Arial"/>
            </w:rPr>
          </w:pPr>
          <w:r w:rsidRPr="00C474F4">
            <w:rPr>
              <w:rFonts w:ascii="Arial" w:hAnsi="Arial" w:cs="Arial"/>
              <w:b/>
              <w:bCs/>
              <w:lang w:val="de-DE"/>
            </w:rPr>
            <w:fldChar w:fldCharType="end"/>
          </w:r>
          <w:commentRangeEnd w:id="16"/>
          <w:r w:rsidR="00120868" w:rsidRPr="001913A0">
            <w:rPr>
              <w:rStyle w:val="Kommentarzeichen"/>
              <w:rFonts w:ascii="Arial" w:hAnsi="Arial" w:cs="Arial"/>
              <w:rPrChange w:id="406" w:author="Felix Pascal (felixpas)" w:date="2025-07-01T16:36:00Z">
                <w:rPr>
                  <w:rStyle w:val="Kommentarzeichen"/>
                </w:rPr>
              </w:rPrChange>
            </w:rPr>
            <w:commentReference w:id="16"/>
          </w:r>
        </w:p>
      </w:sdtContent>
    </w:sdt>
    <w:p w14:paraId="1FC4CEBA" w14:textId="1C17044E" w:rsidR="008257C0" w:rsidRPr="0039239D" w:rsidRDefault="008257C0" w:rsidP="00DE0759">
      <w:pPr>
        <w:jc w:val="both"/>
        <w:rPr>
          <w:rFonts w:ascii="Arial" w:eastAsiaTheme="majorEastAsia" w:hAnsi="Arial" w:cs="Arial"/>
          <w:color w:val="2F5496" w:themeColor="accent1" w:themeShade="BF"/>
          <w:sz w:val="32"/>
          <w:szCs w:val="32"/>
        </w:rPr>
      </w:pPr>
      <w:r w:rsidRPr="0039239D">
        <w:rPr>
          <w:rFonts w:ascii="Arial" w:hAnsi="Arial" w:cs="Arial"/>
        </w:rPr>
        <w:br w:type="page"/>
      </w:r>
    </w:p>
    <w:p w14:paraId="3551ED27" w14:textId="72FE45B3" w:rsidR="004A710B" w:rsidRPr="0039239D" w:rsidRDefault="004A710B" w:rsidP="00DE0759">
      <w:pPr>
        <w:pStyle w:val="berschrift1"/>
        <w:jc w:val="both"/>
        <w:rPr>
          <w:rFonts w:cs="Arial"/>
        </w:rPr>
      </w:pPr>
      <w:bookmarkStart w:id="407" w:name="_Toc202297296"/>
      <w:r w:rsidRPr="0039239D">
        <w:rPr>
          <w:rFonts w:cs="Arial"/>
        </w:rPr>
        <w:lastRenderedPageBreak/>
        <w:t>Introduction</w:t>
      </w:r>
      <w:bookmarkEnd w:id="407"/>
    </w:p>
    <w:p w14:paraId="4D597DD2" w14:textId="000E3831" w:rsidR="00B05530" w:rsidRPr="00B05530" w:rsidRDefault="00B05530" w:rsidP="00B05530">
      <w:pPr>
        <w:spacing w:line="360" w:lineRule="auto"/>
        <w:jc w:val="both"/>
        <w:rPr>
          <w:rFonts w:ascii="Arial" w:hAnsi="Arial" w:cs="Arial"/>
        </w:rPr>
      </w:pPr>
      <w:r w:rsidRPr="00B05530">
        <w:rPr>
          <w:rFonts w:ascii="Arial" w:hAnsi="Arial" w:cs="Arial"/>
        </w:rPr>
        <w:t xml:space="preserve">Biodiversity loss is one of the most pressing environmental challenges of the 21st century, with far-reaching consequences for ecosystem functioning, human wellbeing, and global sustainability </w:t>
      </w:r>
      <w:r w:rsidR="00BF105F">
        <w:rPr>
          <w:rFonts w:ascii="Arial" w:hAnsi="Arial" w:cs="Arial"/>
        </w:rPr>
        <w:fldChar w:fldCharType="begin"/>
      </w:r>
      <w:r w:rsidR="003669BE">
        <w:rPr>
          <w:rFonts w:ascii="Arial" w:hAnsi="Arial" w:cs="Arial"/>
        </w:rPr>
        <w:instrText xml:space="preserve"> ADDIN ZOTERO_ITEM CSL_CITATION {"citationID":"MbVAxuNl","properties":{"formattedCitation":"(IPBES, 2019)","plainCitation":"(IPBES, 2019)","noteIndex":0},"citationItems":[{"id":59,"uris":["http://zotero.org/users/local/A12ESoVu/items/49U35XF9"],"itemData":{"id":59,"type":"report","abstract":"IPBES is to perform regular and timely assessments of knowledge on biodiversity and ecosystem services and their interlinkages at the global level. Also addressing an invitation by the Conference of the Parties of the Convention on Biological Diversity (CBD) to prepare a global assessment of biodiversity and ecosystem services building, inter alia, on its own and other relevant regional, subregional and thematic assessments, as well as on national reports.\n\n\nThe overall scope of the assessment is to assess the status and trends with regard to biodiversity and ecosystem services, the impact of biodiversity and ecosystem services on human well-being and the effectiveness of responses, including the Strategic Plan and its Aichi Biodiversity Targets. It is anticipated that this deliverable will contribute to the process for the evaluation and renewal of the Strategic Plan for Biodiversity and its Aichi Biodiversity Targets.\n\n\nThe IPBES Global Assessment on Biodiversity and Ecosystem Services is composed of 1) a Summary for Policymakers (SPM), approved by the IPBES Plenary at its 7th session in May 2019 in Paris, France (IPBES-7); and 2) a set of six Chapters, accepted by the IPBES Plenary.","language":"eng","note":"DOI: 10.5281/zenodo.6417333","publisher":"Zenodo","source":"Zenodo","title":"Global assessment report on biodiversity and ecosystem services of the Intergovernmental Science-Policy Platform on Biodiversity and Ecosystem Services","URL":"https://zenodo.org/records/6417333?utm_source=chatgpt.com","author":[{"family":"IPBES","given":""}],"accessed":{"date-parts":[["2025",6,22]]},"issued":{"date-parts":[["2019",5,4]]}}}],"schema":"https://github.com/citation-style-language/schema/raw/master/csl-citation.json"} </w:instrText>
      </w:r>
      <w:r w:rsidR="00BF105F">
        <w:rPr>
          <w:rFonts w:ascii="Arial" w:hAnsi="Arial" w:cs="Arial"/>
        </w:rPr>
        <w:fldChar w:fldCharType="separate"/>
      </w:r>
      <w:r w:rsidR="003669BE" w:rsidRPr="003669BE">
        <w:rPr>
          <w:rFonts w:ascii="Arial" w:hAnsi="Arial" w:cs="Arial"/>
        </w:rPr>
        <w:t>(IPBES, 2019)</w:t>
      </w:r>
      <w:r w:rsidR="00BF105F">
        <w:rPr>
          <w:rFonts w:ascii="Arial" w:hAnsi="Arial" w:cs="Arial"/>
        </w:rPr>
        <w:fldChar w:fldCharType="end"/>
      </w:r>
      <w:r w:rsidRPr="00B05530">
        <w:rPr>
          <w:rFonts w:ascii="Arial" w:hAnsi="Arial" w:cs="Arial"/>
        </w:rPr>
        <w:t>. Among the many facets of biodiversity, vascular plant species richness plays a key role as an indicator of ecosystem integrity and is widely used to assess changes in terrestrial environments over time</w:t>
      </w:r>
      <w:ins w:id="408" w:author="Felix Pascal (felixpas)" w:date="2025-07-01T21:06:00Z">
        <w:r w:rsidR="007235FE">
          <w:rPr>
            <w:rFonts w:ascii="Arial" w:hAnsi="Arial" w:cs="Arial"/>
          </w:rPr>
          <w:t>.</w:t>
        </w:r>
      </w:ins>
      <w:del w:id="409" w:author="Felix Pascal (felixpas)" w:date="2025-07-01T21:06:00Z">
        <w:r w:rsidRPr="00B05530" w:rsidDel="007235FE">
          <w:rPr>
            <w:rFonts w:ascii="Arial" w:hAnsi="Arial" w:cs="Arial"/>
          </w:rPr>
          <w:delText xml:space="preserve"> </w:delText>
        </w:r>
        <w:r w:rsidR="007235FE" w:rsidDel="007235FE">
          <w:rPr>
            <w:rFonts w:ascii="Arial" w:hAnsi="Arial" w:cs="Arial"/>
          </w:rPr>
          <w:fldChar w:fldCharType="begin"/>
        </w:r>
        <w:r w:rsidR="007235FE" w:rsidDel="007235FE">
          <w:rPr>
            <w:rFonts w:ascii="Arial" w:hAnsi="Arial" w:cs="Arial"/>
          </w:rPr>
          <w:delInstrText xml:space="preserve"> ADDIN ZOTERO_ITEM CSL_CITATION {"citationID":"jJ9mtGSH","properties":{"formattedCitation":"(Brown &amp; Williams, 2016)","plainCitation":"(Brown &amp; Williams, 2016)","noteIndex":0},"citationItems":[{"id":78,"uris":["http://zotero.org/users/local/A12ESoVu/items/BYZTI6W5"],"itemData":{"id":78,"type":"article-journal","abstract":"As the recognition of the importance of biological diversity in biological conservation grows, an ongoing challenge is to develop metrics that can be used for effective conservation and management. The ecological integrity assessment has been proposed as such a metric. It is held by some to measure species composition, diversity, and habitat quality, as well as ecosystem structure, composition, and function. The methodology relies on proxy variables that include data on landscape characteristics such as patch size, abiotic factors such as hydrology, and some features of vegetation structure and composition. We suggest that the measure is flawed on four levels. First, its putative representation of general ecological form and function, and its lack of specific detail about how it actually represents those attributes, leaves the metric without the focus needed to be useful for measuring ecological features on the ground and testing associated hypotheses and predictions. Second, the proxy variables used to represent biological diversity, such as habitat (vegetation) metrics and vascular plant species diversity, are not empirically correlated with diversity of a range of taxa or of other components of the biota. Third, like other ecological indices that integrate many distinct features, the ecological integrity index is subject to the loss of information in its condensation of multi-dimensional variability into a one-dimensional index, and it may be subject to systematic bias from the conversion of raw data into categorical scores. Fourth, the sampling protocols are at risk of sampling bias, observer bias, and measurement error, any of which can confound the estimation of conservation value. In terms of biological diversity, the methodology produces an unreliable estimate of the number of vascular plant species and their relative percentages of occurrence, and an absence of any protocols for taxa other than plants. For these reasons we believe that ecological integrity assessment is currently of limited value as a measure of site-specific biological diversity and its change over time. A considerable amount of investigation is needed in order to have confidence in the results of an ecological integrity assessment, especially if it is to be used for regulatory purposes. We suggest further refinements and discuss alternative measures of biological diversity that provide reliable metrics for assessing change. A thoughtful choice among measures can help to identify the most appropriate assessment for conservation decisions.","container-title":"Biodiversity and Conservation","DOI":"10.1007/s10531-016-1111-0","ISSN":"1572-9710","issue":"6","journalAbbreviation":"Biodivers Conserv","language":"en","page":"1011-1035","source":"Springer Link","title":"Ecological integrity assessment as a metric of biodiversity: are we measuring what we say we are?","title-short":"Ecological integrity assessment as a metric of biodiversity","volume":"25","author":[{"family":"Brown","given":"Eleanor D."},{"family":"Williams","given":"Byron K."}],"issued":{"date-parts":[["2016",6,1]]}}}],"schema":"https://github.com/citation-style-language/schema/raw/master/csl-citation.json"} </w:delInstrText>
        </w:r>
        <w:r w:rsidR="007235FE" w:rsidDel="007235FE">
          <w:rPr>
            <w:rFonts w:ascii="Arial" w:hAnsi="Arial" w:cs="Arial"/>
          </w:rPr>
          <w:fldChar w:fldCharType="separate"/>
        </w:r>
        <w:r w:rsidR="007235FE" w:rsidRPr="007235FE" w:rsidDel="007235FE">
          <w:rPr>
            <w:rFonts w:ascii="Arial" w:hAnsi="Arial" w:cs="Arial"/>
          </w:rPr>
          <w:delText>(Brown &amp; Williams, 2016)</w:delText>
        </w:r>
        <w:r w:rsidR="007235FE" w:rsidDel="007235FE">
          <w:rPr>
            <w:rFonts w:ascii="Arial" w:hAnsi="Arial" w:cs="Arial"/>
          </w:rPr>
          <w:fldChar w:fldCharType="end"/>
        </w:r>
      </w:del>
      <w:del w:id="410" w:author="Felix Pascal (felixpas)" w:date="2025-07-01T21:03:00Z">
        <w:r w:rsidRPr="00B05530" w:rsidDel="007235FE">
          <w:rPr>
            <w:rFonts w:ascii="Arial" w:hAnsi="Arial" w:cs="Arial"/>
          </w:rPr>
          <w:delText>(Primack et al., 2018)</w:delText>
        </w:r>
      </w:del>
      <w:del w:id="411" w:author="Felix Pascal (felixpas)" w:date="2025-07-01T21:06:00Z">
        <w:r w:rsidRPr="00B05530" w:rsidDel="007235FE">
          <w:rPr>
            <w:rFonts w:ascii="Arial" w:hAnsi="Arial" w:cs="Arial"/>
          </w:rPr>
          <w:delText>.</w:delText>
        </w:r>
      </w:del>
    </w:p>
    <w:p w14:paraId="1BC74AFA" w14:textId="466B8FDD" w:rsidR="00B05530" w:rsidRPr="00B05530" w:rsidRDefault="00BF105F" w:rsidP="00B05530">
      <w:pPr>
        <w:spacing w:line="360" w:lineRule="auto"/>
        <w:jc w:val="both"/>
        <w:rPr>
          <w:rFonts w:ascii="Arial" w:hAnsi="Arial" w:cs="Arial"/>
        </w:rPr>
      </w:pPr>
      <w:r w:rsidRPr="00BF105F">
        <w:rPr>
          <w:rFonts w:ascii="Arial" w:hAnsi="Arial" w:cs="Arial"/>
        </w:rPr>
        <w:t>To better understand how biodiversity is changing in the face of global pressures, it is essential to examine these dynamics at national and regional scales.</w:t>
      </w:r>
      <w:r>
        <w:rPr>
          <w:rFonts w:ascii="Arial" w:hAnsi="Arial" w:cs="Arial"/>
        </w:rPr>
        <w:t xml:space="preserve"> </w:t>
      </w:r>
      <w:r w:rsidR="00B05530" w:rsidRPr="00B05530">
        <w:rPr>
          <w:rFonts w:ascii="Arial" w:hAnsi="Arial" w:cs="Arial"/>
        </w:rPr>
        <w:t xml:space="preserve">In Switzerland, </w:t>
      </w:r>
      <w:commentRangeStart w:id="412"/>
      <w:r w:rsidR="00B05530" w:rsidRPr="00B05530">
        <w:rPr>
          <w:rFonts w:ascii="Arial" w:hAnsi="Arial" w:cs="Arial"/>
        </w:rPr>
        <w:t xml:space="preserve">plant communities are shaped by </w:t>
      </w:r>
      <w:r w:rsidR="004B2F24">
        <w:rPr>
          <w:rFonts w:ascii="Arial" w:hAnsi="Arial" w:cs="Arial"/>
        </w:rPr>
        <w:t>various</w:t>
      </w:r>
      <w:r w:rsidR="00B05530" w:rsidRPr="00B05530">
        <w:rPr>
          <w:rFonts w:ascii="Arial" w:hAnsi="Arial" w:cs="Arial"/>
        </w:rPr>
        <w:t xml:space="preserve"> drivers</w:t>
      </w:r>
      <w:commentRangeEnd w:id="412"/>
      <w:r w:rsidR="00AC6A11">
        <w:rPr>
          <w:rStyle w:val="Kommentarzeichen"/>
        </w:rPr>
        <w:commentReference w:id="412"/>
      </w:r>
      <w:r w:rsidR="00B05530" w:rsidRPr="00B05530">
        <w:rPr>
          <w:rFonts w:ascii="Arial" w:hAnsi="Arial" w:cs="Arial"/>
        </w:rPr>
        <w:t>. Land-use intensification, abandonment of traditional agricultural practices, urban expansion, and forestry have substantially altered the extent and quality of natural and semi-natural habitats (</w:t>
      </w:r>
      <w:proofErr w:type="spellStart"/>
      <w:r w:rsidR="00B05530" w:rsidRPr="00B05530">
        <w:rPr>
          <w:rFonts w:ascii="Arial" w:hAnsi="Arial" w:cs="Arial"/>
        </w:rPr>
        <w:t>Pazúr</w:t>
      </w:r>
      <w:proofErr w:type="spellEnd"/>
      <w:r w:rsidR="00B05530" w:rsidRPr="00B05530">
        <w:rPr>
          <w:rFonts w:ascii="Arial" w:hAnsi="Arial" w:cs="Arial"/>
        </w:rPr>
        <w:t xml:space="preserve"> et al., 2022). At the same time, climate change</w:t>
      </w:r>
      <w:r w:rsidR="00B05530">
        <w:rPr>
          <w:rFonts w:ascii="Arial" w:hAnsi="Arial" w:cs="Arial"/>
        </w:rPr>
        <w:t xml:space="preserve">, </w:t>
      </w:r>
      <w:r w:rsidR="00B05530" w:rsidRPr="00B05530">
        <w:rPr>
          <w:rFonts w:ascii="Arial" w:hAnsi="Arial" w:cs="Arial"/>
        </w:rPr>
        <w:t>particularly in Alpine regions</w:t>
      </w:r>
      <w:r w:rsidR="00B05530">
        <w:rPr>
          <w:rFonts w:ascii="Arial" w:hAnsi="Arial" w:cs="Arial"/>
        </w:rPr>
        <w:t xml:space="preserve">, </w:t>
      </w:r>
      <w:r w:rsidR="00B05530" w:rsidRPr="00B05530">
        <w:rPr>
          <w:rFonts w:ascii="Arial" w:hAnsi="Arial" w:cs="Arial"/>
        </w:rPr>
        <w:t xml:space="preserve">has led to shifts in temperature and precipitation regimes, influencing species distributions and community composition </w:t>
      </w:r>
      <w:r w:rsidR="00A31E08">
        <w:rPr>
          <w:rFonts w:ascii="Arial" w:hAnsi="Arial" w:cs="Arial"/>
        </w:rPr>
        <w:fldChar w:fldCharType="begin"/>
      </w:r>
      <w:r w:rsidR="00A31E08">
        <w:rPr>
          <w:rFonts w:ascii="Arial" w:hAnsi="Arial" w:cs="Arial"/>
        </w:rPr>
        <w:instrText xml:space="preserve"> ADDIN ZOTERO_ITEM CSL_CITATION {"citationID":"6rYmlXw3","properties":{"formattedCitation":"(Steinbauer et al., 2018)","plainCitation":"(Steinbauer et al., 2018)","noteIndex":0},"citationItems":[{"id":65,"uris":["http://zotero.org/users/local/A12ESoVu/items/VQK68PXX"],"itemData":{"id":65,"type":"article-journal","container-title":"Nature","DOI":"10.1038/s41586-018-0005-6","ISSN":"0028-0836","language":"en","page":"231-234","source":"www.dora.lib4ri.ch","title":"Accelerated increase in plant species richness on mountain summits is linked to warming","author":[{"family":"Steinbauer","given":"Manuel J."},{"family":"Grytnes","given":"John-Arvid"},{"family":"Jurasinski","given":"Gerald"},{"family":"Kulonen","given":"Aino"},{"family":"Lenoir","given":"Jonathan"},{"family":"Pauli","given":"Harald"},{"family":"Rixen","given":"Christian"},{"family":"Winkler","given":"Manuela"},{"family":"Bardy-Durchhalter","given":"Manfred"},{"family":"Barni","given":"Elena"},{"family":"Breiner","given":"Frank T."},{"family":"Burg","given":"Sarah"},{"family":"Dawes","given":"Melissa A."},{"family":"Matteodo","given":"Magali"},{"family":"Stöckli","given":"Veronika"},{"family":"Zimmermann","given":"Niklaus E."},{"family":"Wipf","given":"Sonja"}],"issued":{"date-parts":[["2018"]]}}}],"schema":"https://github.com/citation-style-language/schema/raw/master/csl-citation.json"} </w:instrText>
      </w:r>
      <w:r w:rsidR="00A31E08">
        <w:rPr>
          <w:rFonts w:ascii="Arial" w:hAnsi="Arial" w:cs="Arial"/>
        </w:rPr>
        <w:fldChar w:fldCharType="separate"/>
      </w:r>
      <w:r w:rsidR="00A31E08" w:rsidRPr="00A31E08">
        <w:rPr>
          <w:rFonts w:ascii="Arial" w:hAnsi="Arial" w:cs="Arial"/>
        </w:rPr>
        <w:t>(Steinbauer et al., 2018)</w:t>
      </w:r>
      <w:r w:rsidR="00A31E08">
        <w:rPr>
          <w:rFonts w:ascii="Arial" w:hAnsi="Arial" w:cs="Arial"/>
        </w:rPr>
        <w:fldChar w:fldCharType="end"/>
      </w:r>
      <w:del w:id="413" w:author="Felix Pascal (felixpas)" w:date="2025-07-01T21:32:00Z">
        <w:r w:rsidR="00B05530" w:rsidRPr="00B05530" w:rsidDel="00A31E08">
          <w:rPr>
            <w:rFonts w:ascii="Arial" w:hAnsi="Arial" w:cs="Arial"/>
          </w:rPr>
          <w:delText>(Begert &amp; Frei, 2018; Steinbauer et al., 2018)</w:delText>
        </w:r>
      </w:del>
      <w:r w:rsidR="00B05530" w:rsidRPr="00B05530">
        <w:rPr>
          <w:rFonts w:ascii="Arial" w:hAnsi="Arial" w:cs="Arial"/>
        </w:rPr>
        <w:t xml:space="preserve">. These interacting </w:t>
      </w:r>
      <w:r w:rsidR="0052350E">
        <w:rPr>
          <w:rFonts w:ascii="Arial" w:hAnsi="Arial" w:cs="Arial"/>
        </w:rPr>
        <w:t>drivers</w:t>
      </w:r>
      <w:r w:rsidR="0052350E" w:rsidRPr="00B05530">
        <w:rPr>
          <w:rFonts w:ascii="Arial" w:hAnsi="Arial" w:cs="Arial"/>
        </w:rPr>
        <w:t xml:space="preserve"> </w:t>
      </w:r>
      <w:r w:rsidR="00B05530" w:rsidRPr="00B05530">
        <w:rPr>
          <w:rFonts w:ascii="Arial" w:hAnsi="Arial" w:cs="Arial"/>
        </w:rPr>
        <w:t xml:space="preserve">are expected to </w:t>
      </w:r>
      <w:r w:rsidR="0052350E">
        <w:rPr>
          <w:rFonts w:ascii="Arial" w:hAnsi="Arial" w:cs="Arial"/>
        </w:rPr>
        <w:t>change</w:t>
      </w:r>
      <w:r w:rsidR="00B05530" w:rsidRPr="00B05530">
        <w:rPr>
          <w:rFonts w:ascii="Arial" w:hAnsi="Arial" w:cs="Arial"/>
        </w:rPr>
        <w:t xml:space="preserve"> biodiversity patterns across the country's varied landscapes.</w:t>
      </w:r>
    </w:p>
    <w:p w14:paraId="365EB1BB" w14:textId="5B99D7AF" w:rsidR="00475EB4" w:rsidRDefault="00BF105F" w:rsidP="00B05530">
      <w:pPr>
        <w:spacing w:line="360" w:lineRule="auto"/>
        <w:jc w:val="both"/>
      </w:pPr>
      <w:r w:rsidRPr="00BF105F">
        <w:rPr>
          <w:rFonts w:ascii="Arial" w:hAnsi="Arial" w:cs="Arial"/>
        </w:rPr>
        <w:t>These conditions make Switzerland an ideal setting to investigate how vascular plant diversity is responding to multiple global change drivers across space and time — provided that adequate long-term data are available.</w:t>
      </w:r>
      <w:r w:rsidR="00AC6A11">
        <w:rPr>
          <w:rFonts w:ascii="Arial" w:hAnsi="Arial" w:cs="Arial"/>
        </w:rPr>
        <w:t xml:space="preserve"> </w:t>
      </w:r>
      <w:r w:rsidR="00D1636E" w:rsidRPr="0039239D">
        <w:rPr>
          <w:rFonts w:ascii="Arial" w:hAnsi="Arial" w:cs="Arial"/>
        </w:rPr>
        <w:t xml:space="preserve">The systematic assessment of such long-term biodiversity trends requires robust monitoring data covering large spatial and temporal scales. The Swiss Biodiversity Monitoring Programme (BDM), established in 2001, provides such a </w:t>
      </w:r>
      <w:r>
        <w:rPr>
          <w:rFonts w:ascii="Arial" w:hAnsi="Arial" w:cs="Arial"/>
        </w:rPr>
        <w:t xml:space="preserve">well maintained </w:t>
      </w:r>
      <w:r w:rsidR="00D1636E" w:rsidRPr="0039239D">
        <w:rPr>
          <w:rFonts w:ascii="Arial" w:hAnsi="Arial" w:cs="Arial"/>
        </w:rPr>
        <w:t xml:space="preserve">dataset by repeatedly surveying vascular plants and bryophytes on permanent sampling plots distributed across the entire country and across a wide range of habitats </w:t>
      </w:r>
      <w:r w:rsidR="007B6CF7">
        <w:rPr>
          <w:rFonts w:ascii="Arial" w:hAnsi="Arial" w:cs="Arial"/>
        </w:rPr>
        <w:fldChar w:fldCharType="begin"/>
      </w:r>
      <w:r w:rsidR="007B6CF7">
        <w:rPr>
          <w:rFonts w:ascii="Arial" w:hAnsi="Arial" w:cs="Arial"/>
        </w:rPr>
        <w:instrText xml:space="preserve"> ADDIN ZOTERO_ITEM CSL_CITATION {"citationID":"Y1YkD3oM","properties":{"formattedCitation":"(BDM Coordination Office, 2014)","plainCitation":"(BDM Coordination Office, 2014)","noteIndex":0},"citationItems":[{"id":56,"uris":["http://zotero.org/users/local/A12ESoVu/items/YAZ7UNU4"],"itemData":{"id":56,"type":"report","language":"en","source":"Zotero","title":"Swiss Biodiversity Monitoring BDM. Description of Methods and Indicators","author":[{"family":"BDM Coordination Office","given":""}],"issued":{"date-parts":[["2014"]]}}}],"schema":"https://github.com/citation-style-language/schema/raw/master/csl-citation.json"} </w:instrText>
      </w:r>
      <w:r w:rsidR="007B6CF7">
        <w:rPr>
          <w:rFonts w:ascii="Arial" w:hAnsi="Arial" w:cs="Arial"/>
        </w:rPr>
        <w:fldChar w:fldCharType="separate"/>
      </w:r>
      <w:r w:rsidR="007B6CF7" w:rsidRPr="007B6CF7">
        <w:rPr>
          <w:rFonts w:ascii="Arial" w:hAnsi="Arial" w:cs="Arial"/>
        </w:rPr>
        <w:t>(BDM Coordination Office, 2014)</w:t>
      </w:r>
      <w:r w:rsidR="007B6CF7">
        <w:rPr>
          <w:rFonts w:ascii="Arial" w:hAnsi="Arial" w:cs="Arial"/>
        </w:rPr>
        <w:fldChar w:fldCharType="end"/>
      </w:r>
      <w:r w:rsidR="00D1636E" w:rsidRPr="0039239D">
        <w:rPr>
          <w:rFonts w:ascii="Arial" w:hAnsi="Arial" w:cs="Arial"/>
        </w:rPr>
        <w:t>. The BDM indicator Z9 focuses on vascular plant and moss species richness recorded on 10 m² plots, providing a unique opportunity to assess temporal trends in species richness over more than two decades</w:t>
      </w:r>
      <w:ins w:id="414" w:author="Felix Pascal (felixpas)" w:date="2025-07-01T21:33:00Z">
        <w:r w:rsidR="008C1DF2">
          <w:rPr>
            <w:rFonts w:ascii="Arial" w:hAnsi="Arial" w:cs="Arial"/>
          </w:rPr>
          <w:t xml:space="preserve"> </w:t>
        </w:r>
      </w:ins>
      <w:r w:rsidR="008C1DF2">
        <w:rPr>
          <w:rFonts w:ascii="Arial" w:hAnsi="Arial" w:cs="Arial"/>
        </w:rPr>
        <w:fldChar w:fldCharType="begin"/>
      </w:r>
      <w:r w:rsidR="008C1DF2">
        <w:rPr>
          <w:rFonts w:ascii="Arial" w:hAnsi="Arial" w:cs="Arial"/>
        </w:rPr>
        <w:instrText xml:space="preserve"> ADDIN ZOTERO_ITEM CSL_CITATION {"citationID":"NThfhkKX","properties":{"formattedCitation":"(BDM Coordination Office, 2014)","plainCitation":"(BDM Coordination Office, 2014)","noteIndex":0},"citationItems":[{"id":56,"uris":["http://zotero.org/users/local/A12ESoVu/items/YAZ7UNU4"],"itemData":{"id":56,"type":"report","language":"en","source":"Zotero","title":"Swiss Biodiversity Monitoring BDM. Description of Methods and Indicators","author":[{"family":"BDM Coordination Office","given":""}],"issued":{"date-parts":[["2014"]]}}}],"schema":"https://github.com/citation-style-language/schema/raw/master/csl-citation.json"} </w:instrText>
      </w:r>
      <w:r w:rsidR="008C1DF2">
        <w:rPr>
          <w:rFonts w:ascii="Arial" w:hAnsi="Arial" w:cs="Arial"/>
        </w:rPr>
        <w:fldChar w:fldCharType="separate"/>
      </w:r>
      <w:r w:rsidR="008C1DF2" w:rsidRPr="008C1DF2">
        <w:rPr>
          <w:rFonts w:ascii="Arial" w:hAnsi="Arial" w:cs="Arial"/>
        </w:rPr>
        <w:t>(BDM Coordination Office, 2014)</w:t>
      </w:r>
      <w:r w:rsidR="008C1DF2">
        <w:rPr>
          <w:rFonts w:ascii="Arial" w:hAnsi="Arial" w:cs="Arial"/>
        </w:rPr>
        <w:fldChar w:fldCharType="end"/>
      </w:r>
      <w:r w:rsidR="00D1636E" w:rsidRPr="0039239D">
        <w:rPr>
          <w:rFonts w:ascii="Arial" w:hAnsi="Arial" w:cs="Arial"/>
        </w:rPr>
        <w:t>.</w:t>
      </w:r>
    </w:p>
    <w:p w14:paraId="4B0D75FB" w14:textId="4EA0DCA3" w:rsidR="00475EB4" w:rsidRPr="00475EB4" w:rsidRDefault="00D571A1" w:rsidP="00475EB4">
      <w:pPr>
        <w:spacing w:line="360" w:lineRule="auto"/>
        <w:jc w:val="both"/>
        <w:rPr>
          <w:rFonts w:ascii="Arial" w:hAnsi="Arial" w:cs="Arial"/>
        </w:rPr>
      </w:pPr>
      <w:ins w:id="415" w:author="Felix Pascal (felixpas)" w:date="2025-07-01T19:58:00Z">
        <w:r w:rsidRPr="00D571A1">
          <w:rPr>
            <w:rFonts w:ascii="Arial" w:hAnsi="Arial" w:cs="Arial"/>
          </w:rPr>
          <w:t xml:space="preserve">Several studies have utilised BDM Z9 data to analyse biodiversity trends in selected habitat types. For example, </w:t>
        </w:r>
        <w:proofErr w:type="spellStart"/>
        <w:r w:rsidRPr="00D571A1">
          <w:rPr>
            <w:rFonts w:ascii="Arial" w:hAnsi="Arial" w:cs="Arial"/>
          </w:rPr>
          <w:t>Häberlin</w:t>
        </w:r>
        <w:proofErr w:type="spellEnd"/>
        <w:r w:rsidRPr="00D571A1">
          <w:rPr>
            <w:rFonts w:ascii="Arial" w:hAnsi="Arial" w:cs="Arial"/>
          </w:rPr>
          <w:t xml:space="preserve"> and Dengler (2025) investigated changes in species richness and ecological indicator values in Swiss grasslands between 2001 and 2023, revealing evidence of </w:t>
        </w:r>
        <w:proofErr w:type="spellStart"/>
        <w:r w:rsidRPr="00D571A1">
          <w:rPr>
            <w:rFonts w:ascii="Arial" w:hAnsi="Arial" w:cs="Arial"/>
          </w:rPr>
          <w:t>thermophilisation</w:t>
        </w:r>
        <w:proofErr w:type="spellEnd"/>
        <w:r w:rsidRPr="00D571A1">
          <w:rPr>
            <w:rFonts w:ascii="Arial" w:hAnsi="Arial" w:cs="Arial"/>
          </w:rPr>
          <w:t xml:space="preserve"> and shifts in community composition. Their work, however, focused exclusively on grasslands and did not extend to other major land-use types</w:t>
        </w:r>
      </w:ins>
      <w:ins w:id="416" w:author="Felix Pascal (felixpas)" w:date="2025-07-01T21:34:00Z">
        <w:r w:rsidR="008C1DF2">
          <w:rPr>
            <w:rFonts w:ascii="Arial" w:hAnsi="Arial" w:cs="Arial"/>
          </w:rPr>
          <w:t xml:space="preserve"> </w:t>
        </w:r>
      </w:ins>
      <w:r w:rsidR="008C1DF2">
        <w:rPr>
          <w:rFonts w:ascii="Arial" w:hAnsi="Arial" w:cs="Arial"/>
        </w:rPr>
        <w:fldChar w:fldCharType="begin"/>
      </w:r>
      <w:r w:rsidR="008C1DF2">
        <w:rPr>
          <w:rFonts w:ascii="Arial" w:hAnsi="Arial" w:cs="Arial"/>
        </w:rPr>
        <w:instrText xml:space="preserve"> ADDIN ZOTERO_ITEM CSL_CITATION {"citationID":"izHyu9Vw","properties":{"formattedCitation":"(H\\uc0\\u228{}berlin &amp; Dengler, 2025)","plainCitation":"(Häberlin &amp; Dengler, 2025)","noteIndex":0},"citationItems":[{"id":52,"uris":["http://zotero.org/users/local/A12ESoVu/items/E2MZH3VZ"],"itemData":{"id":52,"type":"article-journal","abstract":"Concerns about intensification of land use and land abandonment threatening plant diversity called for the establishment of national monitoring and agri-environmental payment schemes in Switzerland. Yet, little is known about recent biodiversity changes in Swiss grasslands. The analyses in this study were based on the presence / absence records of 455 permanent 10 m2 plots in grasslands systematically spread across elevational bands in Switzerland, collected by the Swiss Biodiversity Monitoring BDM. We assessed changes in vascular plant species richness, mean ecological indicator values and species composition at the local scale in Swiss grasslands over two decades (2001–2023) and for three elevational sets (all, below, and above 1200 m a.s.l.). Further, we identified winners and losers at the species level. Throughout all three elevational sets, we found that the mean species richness increased in the study period. Likewise, the mean ecological indicator values for temperature increased throughout. While the mean ecological indicator values of nutrient, soil moisture and reaction remained constant for the set of all plots, at lower elevations there was a trend towards a decreased nutrient value whereas soil moisture decreased at higher elevations. Overall, more species showed positive rather than negative trends over time. Especially at lower elevations, short-lived, ruderal species and C4 grasses are on the increase. We suggest that these trends are linked to the increased harvesting frequency and the recent trend towards longer dry spells in Swiss summer. By contrast, at higher elevations, stress tolerance of grasslands decreased while competitiveness increased. These diverging patterns point to different drivers of biodiversity change dependent on elevation and call for context-dependent conservation measures.","container-title":"Basic and Applied Ecology","DOI":"10.1016/j.baae.2025.05.003","ISSN":"14391791","journalAbbreviation":"Basic and Applied Ecology","language":"en","page":"29-37","source":"DOI.org (Crossref)","title":"Recent biodiversity changes in grasslands across elevational bands in Switzerland","volume":"87","author":[{"family":"Häberlin","given":"Kathrin E.R."},{"family":"Dengler","given":"Jürgen"}],"issued":{"date-parts":[["2025",9]]}}}],"schema":"https://github.com/citation-style-language/schema/raw/master/csl-citation.json"} </w:instrText>
      </w:r>
      <w:r w:rsidR="008C1DF2">
        <w:rPr>
          <w:rFonts w:ascii="Arial" w:hAnsi="Arial" w:cs="Arial"/>
        </w:rPr>
        <w:fldChar w:fldCharType="separate"/>
      </w:r>
      <w:r w:rsidR="008C1DF2" w:rsidRPr="008C1DF2">
        <w:rPr>
          <w:rFonts w:ascii="Arial" w:hAnsi="Arial" w:cs="Arial"/>
          <w:szCs w:val="24"/>
        </w:rPr>
        <w:t>(</w:t>
      </w:r>
      <w:proofErr w:type="spellStart"/>
      <w:r w:rsidR="008C1DF2" w:rsidRPr="008C1DF2">
        <w:rPr>
          <w:rFonts w:ascii="Arial" w:hAnsi="Arial" w:cs="Arial"/>
          <w:szCs w:val="24"/>
        </w:rPr>
        <w:t>Häberlin</w:t>
      </w:r>
      <w:proofErr w:type="spellEnd"/>
      <w:r w:rsidR="008C1DF2" w:rsidRPr="008C1DF2">
        <w:rPr>
          <w:rFonts w:ascii="Arial" w:hAnsi="Arial" w:cs="Arial"/>
          <w:szCs w:val="24"/>
        </w:rPr>
        <w:t xml:space="preserve"> &amp; Dengler, 2025)</w:t>
      </w:r>
      <w:r w:rsidR="008C1DF2">
        <w:rPr>
          <w:rFonts w:ascii="Arial" w:hAnsi="Arial" w:cs="Arial"/>
        </w:rPr>
        <w:fldChar w:fldCharType="end"/>
      </w:r>
      <w:ins w:id="417" w:author="Felix Pascal (felixpas)" w:date="2025-07-01T19:58:00Z">
        <w:r w:rsidRPr="00D571A1">
          <w:rPr>
            <w:rFonts w:ascii="Arial" w:hAnsi="Arial" w:cs="Arial"/>
          </w:rPr>
          <w:t>.</w:t>
        </w:r>
      </w:ins>
      <w:ins w:id="418" w:author="Felix Pascal (felixpas)" w:date="2025-07-01T20:04:00Z">
        <w:r>
          <w:rPr>
            <w:rFonts w:ascii="Arial" w:hAnsi="Arial" w:cs="Arial"/>
          </w:rPr>
          <w:t xml:space="preserve"> </w:t>
        </w:r>
      </w:ins>
      <w:del w:id="419" w:author="Felix Pascal (felixpas)" w:date="2025-07-01T19:58:00Z">
        <w:r w:rsidR="00475EB4" w:rsidRPr="00475EB4" w:rsidDel="00D571A1">
          <w:rPr>
            <w:rFonts w:ascii="Arial" w:hAnsi="Arial" w:cs="Arial"/>
          </w:rPr>
          <w:delText>Several studies have utilized BDM Z9 data to anal</w:delText>
        </w:r>
        <w:r w:rsidR="00BF105F" w:rsidDel="00D571A1">
          <w:rPr>
            <w:rFonts w:ascii="Arial" w:hAnsi="Arial" w:cs="Arial"/>
          </w:rPr>
          <w:delText>ys</w:delText>
        </w:r>
        <w:r w:rsidR="00475EB4" w:rsidRPr="00475EB4" w:rsidDel="00D571A1">
          <w:rPr>
            <w:rFonts w:ascii="Arial" w:hAnsi="Arial" w:cs="Arial"/>
          </w:rPr>
          <w:delText>e biodiversity trends in grasslands and other habitats. For instance, Häberlin and Dengler (2025) investigated biodiversity change in Swiss grasslands from 2001 to 2023, showing shifts in community composition, thermophilisation trends, and changes in ecological indicator values (EIVs). However, their focus was limited to grasslands</w:delText>
        </w:r>
      </w:del>
      <w:r w:rsidR="00296298">
        <w:rPr>
          <w:rFonts w:ascii="Arial" w:hAnsi="Arial" w:cs="Arial"/>
        </w:rPr>
        <w:t>.</w:t>
      </w:r>
      <w:commentRangeStart w:id="420"/>
      <w:commentRangeStart w:id="421"/>
      <w:commentRangeEnd w:id="420"/>
      <w:r w:rsidR="00C11C55">
        <w:rPr>
          <w:rStyle w:val="Kommentarzeichen"/>
        </w:rPr>
        <w:commentReference w:id="420"/>
      </w:r>
      <w:commentRangeEnd w:id="421"/>
      <w:r w:rsidR="002B2FBF">
        <w:rPr>
          <w:rStyle w:val="Kommentarzeichen"/>
        </w:rPr>
        <w:commentReference w:id="421"/>
      </w:r>
    </w:p>
    <w:p w14:paraId="240FB80F" w14:textId="52D5D4B3" w:rsidR="00475EB4" w:rsidDel="008C1DF2" w:rsidRDefault="00D571A1" w:rsidP="00475EB4">
      <w:pPr>
        <w:spacing w:line="360" w:lineRule="auto"/>
        <w:jc w:val="both"/>
        <w:rPr>
          <w:del w:id="422" w:author="Felix Pascal (felixpas)" w:date="2025-07-01T20:06:00Z"/>
          <w:rFonts w:ascii="Arial" w:hAnsi="Arial" w:cs="Arial"/>
        </w:rPr>
      </w:pPr>
      <w:ins w:id="423" w:author="Felix Pascal (felixpas)" w:date="2025-07-01T20:06:00Z">
        <w:r w:rsidRPr="00D571A1">
          <w:rPr>
            <w:rFonts w:ascii="Arial" w:hAnsi="Arial" w:cs="Arial"/>
          </w:rPr>
          <w:lastRenderedPageBreak/>
          <w:t>While such studies provide valuable insights, a comprehensive analysis of long-term plant diversity trends across the full range of land-use types, biogeographic regions, and elevation zones covered by the Z9 dataset has not yet been published</w:t>
        </w:r>
      </w:ins>
      <w:ins w:id="424" w:author="Felix Pascal (felixpas)" w:date="2025-07-01T20:48:00Z">
        <w:r w:rsidR="00170D58">
          <w:rPr>
            <w:rFonts w:ascii="Arial" w:hAnsi="Arial" w:cs="Arial"/>
          </w:rPr>
          <w:t>.</w:t>
        </w:r>
      </w:ins>
      <w:ins w:id="425" w:author="Felix Pascal (felixpas)" w:date="2025-07-01T21:35:00Z">
        <w:r w:rsidR="008C1DF2">
          <w:rPr>
            <w:rFonts w:ascii="Arial" w:hAnsi="Arial" w:cs="Arial"/>
          </w:rPr>
          <w:t xml:space="preserve"> </w:t>
        </w:r>
      </w:ins>
      <w:del w:id="426" w:author="Felix Pascal (felixpas)" w:date="2025-07-01T20:06:00Z">
        <w:r w:rsidR="00475EB4" w:rsidRPr="00475EB4" w:rsidDel="00D571A1">
          <w:rPr>
            <w:rFonts w:ascii="Arial" w:hAnsi="Arial" w:cs="Arial"/>
          </w:rPr>
          <w:delText>Despite the potential of the BDM dataset, there is still a lack of comprehensive analyses that use the full Z9 time series to explore plant diversity trends across all major land-use types, biogeographic regions, and elevation zones. In addition, no study to date has systematically analy</w:delText>
        </w:r>
        <w:r w:rsidR="00BF105F" w:rsidDel="00D571A1">
          <w:rPr>
            <w:rFonts w:ascii="Arial" w:hAnsi="Arial" w:cs="Arial"/>
          </w:rPr>
          <w:delText>s</w:delText>
        </w:r>
        <w:r w:rsidR="00475EB4" w:rsidRPr="00475EB4" w:rsidDel="00D571A1">
          <w:rPr>
            <w:rFonts w:ascii="Arial" w:hAnsi="Arial" w:cs="Arial"/>
          </w:rPr>
          <w:delText>ed individual species trends across the entire dataset, nor combined these with a broad set of community</w:delText>
        </w:r>
      </w:del>
      <w:del w:id="427" w:author="Felix Pascal (felixpas)" w:date="2025-07-01T14:34:00Z">
        <w:r w:rsidR="00475EB4" w:rsidRPr="00475EB4" w:rsidDel="003E2B3A">
          <w:rPr>
            <w:rFonts w:ascii="Arial" w:hAnsi="Arial" w:cs="Arial"/>
          </w:rPr>
          <w:delText xml:space="preserve">-weighted </w:delText>
        </w:r>
      </w:del>
      <w:del w:id="428" w:author="Felix Pascal (felixpas)" w:date="2025-07-01T20:06:00Z">
        <w:r w:rsidR="00475EB4" w:rsidRPr="00475EB4" w:rsidDel="00D571A1">
          <w:rPr>
            <w:rFonts w:ascii="Arial" w:hAnsi="Arial" w:cs="Arial"/>
          </w:rPr>
          <w:delText>indicator values.</w:delText>
        </w:r>
      </w:del>
    </w:p>
    <w:p w14:paraId="23BD19EC" w14:textId="77777777" w:rsidR="00F173AC" w:rsidRDefault="00475EB4" w:rsidP="00475EB4">
      <w:pPr>
        <w:spacing w:line="360" w:lineRule="auto"/>
        <w:jc w:val="both"/>
        <w:rPr>
          <w:rFonts w:ascii="Arial" w:hAnsi="Arial" w:cs="Arial"/>
        </w:rPr>
      </w:pPr>
      <w:r w:rsidRPr="00475EB4">
        <w:rPr>
          <w:rFonts w:ascii="Arial" w:hAnsi="Arial" w:cs="Arial"/>
        </w:rPr>
        <w:t>This study expands on previous efforts by providing a national-scale assessment of vascular plant biodiversity dynamics across environmental gradients using BDM Z9 data from 2001 to 2023. It combines analyses of species richness, ecological indicator values, and species-specific trends to deliver an integrated picture of recent biodiversity change in Switzerland.</w:t>
      </w:r>
    </w:p>
    <w:p w14:paraId="0E6DA78B" w14:textId="69172CC1" w:rsidR="00D1636E" w:rsidRPr="0039239D" w:rsidRDefault="00060595" w:rsidP="00475EB4">
      <w:pPr>
        <w:spacing w:line="360" w:lineRule="auto"/>
        <w:jc w:val="both"/>
        <w:rPr>
          <w:rFonts w:ascii="Arial" w:hAnsi="Arial" w:cs="Arial"/>
        </w:rPr>
      </w:pPr>
      <w:r w:rsidRPr="00060595">
        <w:rPr>
          <w:rFonts w:ascii="Arial" w:hAnsi="Arial" w:cs="Arial"/>
        </w:rPr>
        <w:t xml:space="preserve">Based on the BDM-Z9 data, </w:t>
      </w:r>
      <w:r>
        <w:rPr>
          <w:rFonts w:ascii="Arial" w:hAnsi="Arial" w:cs="Arial"/>
        </w:rPr>
        <w:t>a</w:t>
      </w:r>
      <w:r w:rsidR="00D1636E" w:rsidRPr="0039239D">
        <w:rPr>
          <w:rFonts w:ascii="Arial" w:hAnsi="Arial" w:cs="Arial"/>
        </w:rPr>
        <w:t xml:space="preserve"> central aim of this study is therefore to quantify how vascular plant species richness has changed over time at the national scale and how these changes vary depending on environmental gradients such as land use, biogeographic region, and elevation. </w:t>
      </w:r>
      <w:commentRangeStart w:id="429"/>
      <w:commentRangeEnd w:id="429"/>
      <w:r w:rsidR="00C11C55">
        <w:rPr>
          <w:rStyle w:val="Kommentarzeichen"/>
        </w:rPr>
        <w:commentReference w:id="429"/>
      </w:r>
    </w:p>
    <w:p w14:paraId="53993770" w14:textId="4F26EACA" w:rsidR="00D1636E" w:rsidRPr="0039239D" w:rsidRDefault="00D1636E" w:rsidP="00DE0759">
      <w:pPr>
        <w:spacing w:line="360" w:lineRule="auto"/>
        <w:jc w:val="both"/>
        <w:rPr>
          <w:rFonts w:ascii="Arial" w:hAnsi="Arial" w:cs="Arial"/>
        </w:rPr>
      </w:pPr>
      <w:r w:rsidRPr="0039239D">
        <w:rPr>
          <w:rFonts w:ascii="Arial" w:hAnsi="Arial" w:cs="Arial"/>
        </w:rPr>
        <w:t>In addition to species richness, the study investigates how community-level ecological indicator values have shifted over time. Can changes in community means of indicator values reveal signals of eutrophication, climate warming, or altered moisture regimes? Do these patterns differ across land-use types or elevational gradients?</w:t>
      </w:r>
    </w:p>
    <w:p w14:paraId="23B2E2E8" w14:textId="77777777" w:rsidR="00D1636E" w:rsidRPr="0039239D" w:rsidRDefault="00D1636E" w:rsidP="00DE0759">
      <w:pPr>
        <w:spacing w:line="360" w:lineRule="auto"/>
        <w:jc w:val="both"/>
        <w:rPr>
          <w:rFonts w:ascii="Arial" w:hAnsi="Arial" w:cs="Arial"/>
        </w:rPr>
      </w:pPr>
      <w:r w:rsidRPr="0039239D">
        <w:rPr>
          <w:rFonts w:ascii="Arial" w:hAnsi="Arial" w:cs="Arial"/>
        </w:rPr>
        <w:t>Finally, species-level analyses are conducted to explore whether specific species show strong increases or declines over the monitoring period. Which species emerge as clear "winners" or "losers"? Are observed compositional shifts driven by neophytes, habitat generalists, or specialists?</w:t>
      </w:r>
    </w:p>
    <w:p w14:paraId="6B54BC57" w14:textId="46BF193A" w:rsidR="00A73020" w:rsidRDefault="00D1636E" w:rsidP="00DE0759">
      <w:pPr>
        <w:spacing w:line="360" w:lineRule="auto"/>
        <w:jc w:val="both"/>
        <w:rPr>
          <w:rFonts w:ascii="Arial" w:hAnsi="Arial" w:cs="Arial"/>
        </w:rPr>
      </w:pPr>
      <w:r w:rsidRPr="0039239D">
        <w:rPr>
          <w:rFonts w:ascii="Arial" w:hAnsi="Arial" w:cs="Arial"/>
        </w:rPr>
        <w:t>Answering these questions should provide a comprehensive overview of recent biodiversity dynamics in Swiss plant communities and help to better understand how multiple global change drivers interact across space and time.</w:t>
      </w:r>
      <w:r w:rsidR="007B6CF7">
        <w:rPr>
          <w:rFonts w:ascii="Arial" w:hAnsi="Arial" w:cs="Arial"/>
        </w:rPr>
        <w:t xml:space="preserve"> </w:t>
      </w:r>
      <w:r w:rsidR="00475EB4" w:rsidRPr="00475EB4">
        <w:rPr>
          <w:rFonts w:ascii="Arial" w:hAnsi="Arial" w:cs="Arial"/>
        </w:rPr>
        <w:t>By combining analyses of species richness, ecological indicator values, and species-specific trends across Switzerland’s diverse landscape, this study aims to deliver an integrated picture of recent plant community changes and support a better understanding of biodiversity responses to multiple global change drivers.</w:t>
      </w:r>
    </w:p>
    <w:p w14:paraId="2C37B006" w14:textId="39699B67" w:rsidR="004C1617" w:rsidRPr="0039239D" w:rsidRDefault="004C1617" w:rsidP="00DE0759">
      <w:pPr>
        <w:spacing w:line="360" w:lineRule="auto"/>
        <w:jc w:val="both"/>
        <w:rPr>
          <w:rFonts w:ascii="Arial" w:hAnsi="Arial" w:cs="Arial"/>
        </w:rPr>
      </w:pPr>
      <w:r w:rsidRPr="004C1617">
        <w:rPr>
          <w:rFonts w:ascii="Arial" w:hAnsi="Arial" w:cs="Arial"/>
        </w:rPr>
        <w:t>To do so, this study combines analyses of species richness, ecological indicator values, and species-specific trends based on long-term vegetation data from the Swiss Biodiversity Monitoring programme (BDM).</w:t>
      </w:r>
    </w:p>
    <w:p w14:paraId="0473B026" w14:textId="3F1BECBC" w:rsidR="004A710B" w:rsidRPr="0039239D" w:rsidRDefault="00155736" w:rsidP="00DE0759">
      <w:pPr>
        <w:pStyle w:val="berschrift1"/>
        <w:jc w:val="both"/>
        <w:rPr>
          <w:rFonts w:cs="Arial"/>
        </w:rPr>
      </w:pPr>
      <w:bookmarkStart w:id="430" w:name="_Toc202297297"/>
      <w:r w:rsidRPr="0039239D">
        <w:rPr>
          <w:rFonts w:cs="Arial"/>
        </w:rPr>
        <w:lastRenderedPageBreak/>
        <w:t>Materials and m</w:t>
      </w:r>
      <w:r w:rsidR="004A710B" w:rsidRPr="0039239D">
        <w:rPr>
          <w:rFonts w:cs="Arial"/>
        </w:rPr>
        <w:t>ethods</w:t>
      </w:r>
      <w:bookmarkEnd w:id="430"/>
    </w:p>
    <w:p w14:paraId="6539538E" w14:textId="123474D6" w:rsidR="004A710B" w:rsidRPr="0039239D" w:rsidRDefault="00232C60" w:rsidP="00DE0759">
      <w:pPr>
        <w:pStyle w:val="berschrift2"/>
        <w:jc w:val="both"/>
        <w:rPr>
          <w:rFonts w:cs="Arial"/>
        </w:rPr>
      </w:pPr>
      <w:bookmarkStart w:id="431" w:name="_Toc202297298"/>
      <w:r w:rsidRPr="0039239D">
        <w:rPr>
          <w:rFonts w:cs="Arial"/>
        </w:rPr>
        <w:t>BDM Indicator Z9 dataset</w:t>
      </w:r>
      <w:bookmarkEnd w:id="431"/>
    </w:p>
    <w:p w14:paraId="6C9F583D" w14:textId="77F21B45" w:rsidR="00722338" w:rsidRDefault="00722338" w:rsidP="00500121">
      <w:pPr>
        <w:pStyle w:val="StandardWeb"/>
        <w:keepNext/>
        <w:spacing w:line="360" w:lineRule="auto"/>
        <w:jc w:val="both"/>
        <w:rPr>
          <w:rFonts w:ascii="Arial" w:eastAsiaTheme="minorHAnsi" w:hAnsi="Arial" w:cs="Arial"/>
          <w:sz w:val="22"/>
          <w:szCs w:val="22"/>
          <w:lang w:val="en-GB" w:eastAsia="en-US"/>
        </w:rPr>
      </w:pPr>
      <w:r w:rsidRPr="00722338">
        <w:rPr>
          <w:rFonts w:ascii="Arial" w:eastAsiaTheme="minorHAnsi" w:hAnsi="Arial" w:cs="Arial"/>
          <w:sz w:val="22"/>
          <w:szCs w:val="22"/>
          <w:lang w:val="en-GB" w:eastAsia="en-US"/>
        </w:rPr>
        <w:t xml:space="preserve">This study is based on the national Z9 dataset from the Swiss Biodiversity Monitoring programme (BDM), which quantifies vascular plant species richness in 10 m² circular plots distributed across Switzerland’s </w:t>
      </w:r>
      <w:proofErr w:type="gramStart"/>
      <w:r w:rsidRPr="00722338">
        <w:rPr>
          <w:rFonts w:ascii="Arial" w:eastAsiaTheme="minorHAnsi" w:hAnsi="Arial" w:cs="Arial"/>
          <w:sz w:val="22"/>
          <w:szCs w:val="22"/>
          <w:lang w:val="en-GB" w:eastAsia="en-US"/>
        </w:rPr>
        <w:t>main land</w:t>
      </w:r>
      <w:proofErr w:type="gramEnd"/>
      <w:r w:rsidRPr="00722338">
        <w:rPr>
          <w:rFonts w:ascii="Arial" w:eastAsiaTheme="minorHAnsi" w:hAnsi="Arial" w:cs="Arial"/>
          <w:sz w:val="22"/>
          <w:szCs w:val="22"/>
          <w:lang w:val="en-GB" w:eastAsia="en-US"/>
        </w:rPr>
        <w:t xml:space="preserve">-use types (BDM Coordination Office, 2014). Sampling is based on a fixed 5 × 5 km grid covering the entire country, with </w:t>
      </w:r>
      <w:commentRangeStart w:id="432"/>
      <w:commentRangeStart w:id="433"/>
      <w:r w:rsidRPr="00722338">
        <w:rPr>
          <w:rFonts w:ascii="Arial" w:eastAsiaTheme="minorHAnsi" w:hAnsi="Arial" w:cs="Arial"/>
          <w:sz w:val="22"/>
          <w:szCs w:val="22"/>
          <w:lang w:val="en-GB" w:eastAsia="en-US"/>
        </w:rPr>
        <w:t>approximately 1</w:t>
      </w:r>
      <w:ins w:id="434" w:author="Felix Pascal (felixpas)" w:date="2025-07-01T11:43:00Z">
        <w:r w:rsidR="00DE7703">
          <w:rPr>
            <w:rFonts w:ascii="Arial" w:eastAsiaTheme="minorHAnsi" w:hAnsi="Arial" w:cs="Arial"/>
            <w:sz w:val="22"/>
            <w:szCs w:val="22"/>
            <w:lang w:val="en-GB" w:eastAsia="en-US"/>
          </w:rPr>
          <w:t>’</w:t>
        </w:r>
      </w:ins>
      <w:r w:rsidRPr="00722338">
        <w:rPr>
          <w:rFonts w:ascii="Arial" w:eastAsiaTheme="minorHAnsi" w:hAnsi="Arial" w:cs="Arial"/>
          <w:sz w:val="22"/>
          <w:szCs w:val="22"/>
          <w:lang w:val="en-GB" w:eastAsia="en-US"/>
        </w:rPr>
        <w:t>6</w:t>
      </w:r>
      <w:r w:rsidR="00E160AB">
        <w:rPr>
          <w:rFonts w:ascii="Arial" w:eastAsiaTheme="minorHAnsi" w:hAnsi="Arial" w:cs="Arial"/>
          <w:sz w:val="22"/>
          <w:szCs w:val="22"/>
          <w:lang w:val="en-GB" w:eastAsia="en-US"/>
        </w:rPr>
        <w:t>5</w:t>
      </w:r>
      <w:r w:rsidRPr="00722338">
        <w:rPr>
          <w:rFonts w:ascii="Arial" w:eastAsiaTheme="minorHAnsi" w:hAnsi="Arial" w:cs="Arial"/>
          <w:sz w:val="22"/>
          <w:szCs w:val="22"/>
          <w:lang w:val="en-GB" w:eastAsia="en-US"/>
        </w:rPr>
        <w:t xml:space="preserve">0 </w:t>
      </w:r>
      <w:commentRangeEnd w:id="432"/>
      <w:r w:rsidR="0063739F">
        <w:rPr>
          <w:rStyle w:val="Kommentarzeichen"/>
          <w:rFonts w:asciiTheme="minorHAnsi" w:eastAsiaTheme="minorHAnsi" w:hAnsiTheme="minorHAnsi" w:cstheme="minorBidi"/>
          <w:lang w:val="en-GB" w:eastAsia="en-US"/>
        </w:rPr>
        <w:commentReference w:id="432"/>
      </w:r>
      <w:commentRangeEnd w:id="433"/>
      <w:r w:rsidR="00E160AB">
        <w:rPr>
          <w:rStyle w:val="Kommentarzeichen"/>
          <w:rFonts w:asciiTheme="minorHAnsi" w:eastAsiaTheme="minorHAnsi" w:hAnsiTheme="minorHAnsi" w:cstheme="minorBidi"/>
          <w:lang w:val="en-GB" w:eastAsia="en-US"/>
        </w:rPr>
        <w:commentReference w:id="433"/>
      </w:r>
      <w:r w:rsidRPr="00722338">
        <w:rPr>
          <w:rFonts w:ascii="Arial" w:eastAsiaTheme="minorHAnsi" w:hAnsi="Arial" w:cs="Arial"/>
          <w:sz w:val="22"/>
          <w:szCs w:val="22"/>
          <w:lang w:val="en-GB" w:eastAsia="en-US"/>
        </w:rPr>
        <w:t xml:space="preserve">terrestrial </w:t>
      </w:r>
      <w:r w:rsidRPr="00FF466A">
        <w:rPr>
          <w:rFonts w:ascii="Arial" w:eastAsiaTheme="minorHAnsi" w:hAnsi="Arial" w:cs="Arial"/>
          <w:sz w:val="22"/>
          <w:szCs w:val="22"/>
          <w:lang w:val="en-GB" w:eastAsia="en-US"/>
        </w:rPr>
        <w:t xml:space="preserve">plots </w:t>
      </w:r>
      <w:r w:rsidR="00B747E7" w:rsidRPr="00FF466A">
        <w:rPr>
          <w:rFonts w:ascii="Arial" w:eastAsiaTheme="minorHAnsi" w:hAnsi="Arial" w:cs="Arial"/>
          <w:sz w:val="22"/>
          <w:szCs w:val="22"/>
          <w:lang w:val="en-GB" w:eastAsia="en-US"/>
        </w:rPr>
        <w:t>(</w:t>
      </w:r>
      <w:r w:rsidR="00B747E7" w:rsidRPr="00FF466A">
        <w:rPr>
          <w:rFonts w:ascii="Arial" w:eastAsiaTheme="minorHAnsi" w:hAnsi="Arial" w:cs="Arial"/>
          <w:sz w:val="22"/>
          <w:szCs w:val="22"/>
          <w:lang w:val="en-GB" w:eastAsia="en-US"/>
        </w:rPr>
        <w:fldChar w:fldCharType="begin"/>
      </w:r>
      <w:r w:rsidR="00B747E7" w:rsidRPr="00FF466A">
        <w:rPr>
          <w:rFonts w:ascii="Arial" w:eastAsiaTheme="minorHAnsi" w:hAnsi="Arial" w:cs="Arial"/>
          <w:sz w:val="22"/>
          <w:szCs w:val="22"/>
          <w:lang w:val="en-GB" w:eastAsia="en-US"/>
        </w:rPr>
        <w:instrText xml:space="preserve"> REF _Ref202122104 \h  \* MERGEFORMAT </w:instrText>
      </w:r>
      <w:r w:rsidR="00B747E7" w:rsidRPr="00FF466A">
        <w:rPr>
          <w:rFonts w:ascii="Arial" w:eastAsiaTheme="minorHAnsi" w:hAnsi="Arial" w:cs="Arial"/>
          <w:sz w:val="22"/>
          <w:szCs w:val="22"/>
          <w:lang w:val="en-GB" w:eastAsia="en-US"/>
        </w:rPr>
      </w:r>
      <w:r w:rsidR="00B747E7" w:rsidRPr="00FF466A">
        <w:rPr>
          <w:rFonts w:ascii="Arial" w:eastAsiaTheme="minorHAnsi" w:hAnsi="Arial" w:cs="Arial"/>
          <w:sz w:val="22"/>
          <w:szCs w:val="22"/>
          <w:lang w:val="en-GB" w:eastAsia="en-US"/>
        </w:rPr>
        <w:fldChar w:fldCharType="separate"/>
      </w:r>
      <w:r w:rsidR="00B747E7" w:rsidRPr="00FF466A">
        <w:rPr>
          <w:rFonts w:ascii="Arial" w:hAnsi="Arial" w:cs="Arial"/>
          <w:sz w:val="22"/>
          <w:szCs w:val="22"/>
          <w:lang w:val="en-GB"/>
        </w:rPr>
        <w:t xml:space="preserve">Figure </w:t>
      </w:r>
      <w:r w:rsidR="00B747E7" w:rsidRPr="00FF466A">
        <w:rPr>
          <w:rFonts w:ascii="Arial" w:hAnsi="Arial" w:cs="Arial"/>
          <w:noProof/>
          <w:sz w:val="22"/>
          <w:szCs w:val="22"/>
          <w:lang w:val="en-GB"/>
        </w:rPr>
        <w:t>1</w:t>
      </w:r>
      <w:r w:rsidR="00B747E7" w:rsidRPr="00FF466A">
        <w:rPr>
          <w:rFonts w:ascii="Arial" w:eastAsiaTheme="minorHAnsi" w:hAnsi="Arial" w:cs="Arial"/>
          <w:sz w:val="22"/>
          <w:szCs w:val="22"/>
          <w:lang w:val="en-GB" w:eastAsia="en-US"/>
        </w:rPr>
        <w:fldChar w:fldCharType="end"/>
      </w:r>
      <w:r w:rsidR="00B747E7" w:rsidRPr="00FF466A">
        <w:rPr>
          <w:rFonts w:ascii="Arial" w:eastAsiaTheme="minorHAnsi" w:hAnsi="Arial" w:cs="Arial"/>
          <w:sz w:val="22"/>
          <w:szCs w:val="22"/>
          <w:lang w:val="en-GB" w:eastAsia="en-US"/>
        </w:rPr>
        <w:t>)</w:t>
      </w:r>
      <w:r w:rsidRPr="00FF466A">
        <w:rPr>
          <w:rFonts w:ascii="Arial" w:eastAsiaTheme="minorHAnsi" w:hAnsi="Arial" w:cs="Arial"/>
          <w:sz w:val="22"/>
          <w:szCs w:val="22"/>
          <w:lang w:val="en-GB" w:eastAsia="en-US"/>
        </w:rPr>
        <w:t>.</w:t>
      </w:r>
      <w:r w:rsidRPr="00B747E7">
        <w:rPr>
          <w:rFonts w:ascii="Arial" w:eastAsiaTheme="minorHAnsi" w:hAnsi="Arial" w:cs="Arial"/>
          <w:sz w:val="22"/>
          <w:szCs w:val="22"/>
          <w:lang w:val="en-GB" w:eastAsia="en-US"/>
        </w:rPr>
        <w:t xml:space="preserve"> In each</w:t>
      </w:r>
      <w:r w:rsidRPr="00722338">
        <w:rPr>
          <w:rFonts w:ascii="Arial" w:eastAsiaTheme="minorHAnsi" w:hAnsi="Arial" w:cs="Arial"/>
          <w:sz w:val="22"/>
          <w:szCs w:val="22"/>
          <w:lang w:val="en-GB" w:eastAsia="en-US"/>
        </w:rPr>
        <w:t xml:space="preserve"> grid cell, one plot </w:t>
      </w:r>
      <w:r w:rsidR="00E160AB" w:rsidRPr="00722338">
        <w:rPr>
          <w:rFonts w:ascii="Arial" w:eastAsiaTheme="minorHAnsi" w:hAnsi="Arial" w:cs="Arial"/>
          <w:sz w:val="22"/>
          <w:szCs w:val="22"/>
          <w:lang w:val="en-GB" w:eastAsia="en-US"/>
        </w:rPr>
        <w:t>is in</w:t>
      </w:r>
      <w:r w:rsidRPr="00722338">
        <w:rPr>
          <w:rFonts w:ascii="Arial" w:eastAsiaTheme="minorHAnsi" w:hAnsi="Arial" w:cs="Arial"/>
          <w:sz w:val="22"/>
          <w:szCs w:val="22"/>
          <w:lang w:val="en-GB" w:eastAsia="en-US"/>
        </w:rPr>
        <w:t xml:space="preserve"> a dominant land-use type and surveyed every five years using a rotating scheme. This staggered design ensures consistent temporal comparisons while minimising the influence of short-term weather variability (BDM Coordination Office, 2014).</w:t>
      </w:r>
    </w:p>
    <w:p w14:paraId="3AFDE801" w14:textId="6E1311D0" w:rsidR="00C44D83" w:rsidRPr="00500121" w:rsidRDefault="00C44D83" w:rsidP="00500121">
      <w:pPr>
        <w:pStyle w:val="StandardWeb"/>
        <w:keepNext/>
        <w:spacing w:line="360" w:lineRule="auto"/>
        <w:jc w:val="both"/>
        <w:rPr>
          <w:lang w:val="en-GB"/>
        </w:rPr>
      </w:pPr>
      <w:r>
        <w:rPr>
          <w:noProof/>
        </w:rPr>
        <w:drawing>
          <wp:inline distT="0" distB="0" distL="0" distR="0" wp14:anchorId="79BC4D84" wp14:editId="768555BD">
            <wp:extent cx="5829300" cy="3067050"/>
            <wp:effectExtent l="0" t="0" r="0" b="0"/>
            <wp:docPr id="2" name="Grafik 2"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Karte enthält.&#10;&#10;Automatisch generierte Beschreibu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5" t="14771" r="-1026" b="14241"/>
                    <a:stretch/>
                  </pic:blipFill>
                  <pic:spPr bwMode="auto">
                    <a:xfrm>
                      <a:off x="0" y="0"/>
                      <a:ext cx="5829300" cy="3067050"/>
                    </a:xfrm>
                    <a:prstGeom prst="rect">
                      <a:avLst/>
                    </a:prstGeom>
                    <a:noFill/>
                    <a:ln>
                      <a:noFill/>
                    </a:ln>
                    <a:extLst>
                      <a:ext uri="{53640926-AAD7-44D8-BBD7-CCE9431645EC}">
                        <a14:shadowObscured xmlns:a14="http://schemas.microsoft.com/office/drawing/2010/main"/>
                      </a:ext>
                    </a:extLst>
                  </pic:spPr>
                </pic:pic>
              </a:graphicData>
            </a:graphic>
          </wp:inline>
        </w:drawing>
      </w:r>
    </w:p>
    <w:p w14:paraId="47F6C9D9" w14:textId="12359DAF" w:rsidR="00C44D83" w:rsidRPr="00E160AB" w:rsidRDefault="00C44D83" w:rsidP="00C44D83">
      <w:pPr>
        <w:pStyle w:val="Beschriftung"/>
        <w:rPr>
          <w:rFonts w:ascii="Arial" w:hAnsi="Arial" w:cs="Arial"/>
        </w:rPr>
      </w:pPr>
      <w:bookmarkStart w:id="435" w:name="_Ref202122104"/>
      <w:bookmarkStart w:id="436" w:name="_Ref202121986"/>
      <w:r w:rsidRPr="00E160AB">
        <w:rPr>
          <w:rFonts w:ascii="Arial" w:hAnsi="Arial" w:cs="Arial"/>
        </w:rPr>
        <w:t xml:space="preserve">Figure </w:t>
      </w:r>
      <w:r w:rsidRPr="00E160AB">
        <w:rPr>
          <w:rFonts w:ascii="Arial" w:hAnsi="Arial" w:cs="Arial"/>
        </w:rPr>
        <w:fldChar w:fldCharType="begin"/>
      </w:r>
      <w:r w:rsidRPr="00E160AB">
        <w:rPr>
          <w:rFonts w:ascii="Arial" w:hAnsi="Arial" w:cs="Arial"/>
        </w:rPr>
        <w:instrText xml:space="preserve"> SEQ Figure \* ARABIC </w:instrText>
      </w:r>
      <w:r w:rsidRPr="00E160AB">
        <w:rPr>
          <w:rFonts w:ascii="Arial" w:hAnsi="Arial" w:cs="Arial"/>
        </w:rPr>
        <w:fldChar w:fldCharType="separate"/>
      </w:r>
      <w:r w:rsidR="00BC7E74">
        <w:rPr>
          <w:rFonts w:ascii="Arial" w:hAnsi="Arial" w:cs="Arial"/>
          <w:noProof/>
        </w:rPr>
        <w:t>1</w:t>
      </w:r>
      <w:r w:rsidRPr="00E160AB">
        <w:rPr>
          <w:rFonts w:ascii="Arial" w:hAnsi="Arial" w:cs="Arial"/>
        </w:rPr>
        <w:fldChar w:fldCharType="end"/>
      </w:r>
      <w:bookmarkEnd w:id="435"/>
      <w:r w:rsidRPr="00E160AB">
        <w:rPr>
          <w:rFonts w:ascii="Arial" w:hAnsi="Arial" w:cs="Arial"/>
        </w:rPr>
        <w:t>: Locations BDM Z9 Plots across Switzerland and their land use type.</w:t>
      </w:r>
      <w:bookmarkEnd w:id="436"/>
    </w:p>
    <w:p w14:paraId="6E794353" w14:textId="503DB5E3" w:rsidR="006B79E3" w:rsidRDefault="00722338" w:rsidP="006B79E3">
      <w:pPr>
        <w:pStyle w:val="KeinLeerraum"/>
        <w:spacing w:line="360" w:lineRule="auto"/>
        <w:jc w:val="both"/>
        <w:rPr>
          <w:rFonts w:ascii="Arial" w:hAnsi="Arial" w:cs="Arial"/>
        </w:rPr>
      </w:pPr>
      <w:r w:rsidRPr="006B79E3">
        <w:rPr>
          <w:rFonts w:ascii="Arial" w:hAnsi="Arial" w:cs="Arial"/>
        </w:rPr>
        <w:t>Field surveys follow standardised presence/absence protocols</w:t>
      </w:r>
      <w:ins w:id="437" w:author="Felix Pascal (felixpas)" w:date="2025-07-01T21:10:00Z">
        <w:r w:rsidR="007235FE">
          <w:rPr>
            <w:rFonts w:ascii="Arial" w:hAnsi="Arial" w:cs="Arial"/>
          </w:rPr>
          <w:t xml:space="preserve"> </w:t>
        </w:r>
      </w:ins>
      <w:r w:rsidR="007235FE">
        <w:rPr>
          <w:rFonts w:ascii="Arial" w:hAnsi="Arial" w:cs="Arial"/>
        </w:rPr>
        <w:fldChar w:fldCharType="begin"/>
      </w:r>
      <w:r w:rsidR="007235FE">
        <w:rPr>
          <w:rFonts w:ascii="Arial" w:hAnsi="Arial" w:cs="Arial"/>
        </w:rPr>
        <w:instrText xml:space="preserve"> ADDIN ZOTERO_ITEM CSL_CITATION {"citationID":"2fvnl9Q6","properties":{"formattedCitation":"(BDM Coordination Office, 2014)","plainCitation":"(BDM Coordination Office, 2014)","noteIndex":0},"citationItems":[{"id":56,"uris":["http://zotero.org/users/local/A12ESoVu/items/YAZ7UNU4"],"itemData":{"id":56,"type":"report","language":"en","source":"Zotero","title":"Swiss Biodiversity Monitoring BDM. Description of Methods and Indicators","author":[{"family":"BDM Coordination Office","given":""}],"issued":{"date-parts":[["2014"]]}}}],"schema":"https://github.com/citation-style-language/schema/raw/master/csl-citation.json"} </w:instrText>
      </w:r>
      <w:r w:rsidR="007235FE">
        <w:rPr>
          <w:rFonts w:ascii="Arial" w:hAnsi="Arial" w:cs="Arial"/>
        </w:rPr>
        <w:fldChar w:fldCharType="separate"/>
      </w:r>
      <w:r w:rsidR="007235FE" w:rsidRPr="007235FE">
        <w:rPr>
          <w:rFonts w:ascii="Arial" w:hAnsi="Arial" w:cs="Arial"/>
        </w:rPr>
        <w:t>(BDM Coordination Office, 2014)</w:t>
      </w:r>
      <w:r w:rsidR="007235FE">
        <w:rPr>
          <w:rFonts w:ascii="Arial" w:hAnsi="Arial" w:cs="Arial"/>
        </w:rPr>
        <w:fldChar w:fldCharType="end"/>
      </w:r>
      <w:r w:rsidRPr="006B79E3">
        <w:rPr>
          <w:rFonts w:ascii="Arial" w:hAnsi="Arial" w:cs="Arial"/>
        </w:rPr>
        <w:t>. Although species cover was estimated in later years, only presence data from 2001 to 2023 were used in this study. The small plot size was chosen to ensure clear land-use classification, facilitate detection of widespread species, and enable efficient, high-quality surveys</w:t>
      </w:r>
      <w:ins w:id="438" w:author="Felix Pascal (felixpas)" w:date="2025-07-01T21:36:00Z">
        <w:r w:rsidR="008C1DF2">
          <w:rPr>
            <w:rFonts w:ascii="Arial" w:hAnsi="Arial" w:cs="Arial"/>
          </w:rPr>
          <w:t xml:space="preserve"> </w:t>
        </w:r>
      </w:ins>
      <w:r w:rsidR="008C1DF2">
        <w:rPr>
          <w:rFonts w:ascii="Arial" w:hAnsi="Arial" w:cs="Arial"/>
        </w:rPr>
        <w:fldChar w:fldCharType="begin"/>
      </w:r>
      <w:r w:rsidR="008C1DF2">
        <w:rPr>
          <w:rFonts w:ascii="Arial" w:hAnsi="Arial" w:cs="Arial"/>
        </w:rPr>
        <w:instrText xml:space="preserve"> ADDIN ZOTERO_ITEM CSL_CITATION {"citationID":"ArxgY0nk","properties":{"formattedCitation":"(BDM Coordination Office, 2014)","plainCitation":"(BDM Coordination Office, 2014)","noteIndex":0},"citationItems":[{"id":56,"uris":["http://zotero.org/users/local/A12ESoVu/items/YAZ7UNU4"],"itemData":{"id":56,"type":"report","language":"en","source":"Zotero","title":"Swiss Biodiversity Monitoring BDM. Description of Methods and Indicators","author":[{"family":"BDM Coordination Office","given":""}],"issued":{"date-parts":[["2014"]]}}}],"schema":"https://github.com/citation-style-language/schema/raw/master/csl-citation.json"} </w:instrText>
      </w:r>
      <w:r w:rsidR="008C1DF2">
        <w:rPr>
          <w:rFonts w:ascii="Arial" w:hAnsi="Arial" w:cs="Arial"/>
        </w:rPr>
        <w:fldChar w:fldCharType="separate"/>
      </w:r>
      <w:r w:rsidR="008C1DF2" w:rsidRPr="008C1DF2">
        <w:rPr>
          <w:rFonts w:ascii="Arial" w:hAnsi="Arial" w:cs="Arial"/>
        </w:rPr>
        <w:t>(BDM Coordination Office, 2014)</w:t>
      </w:r>
      <w:r w:rsidR="008C1DF2">
        <w:rPr>
          <w:rFonts w:ascii="Arial" w:hAnsi="Arial" w:cs="Arial"/>
        </w:rPr>
        <w:fldChar w:fldCharType="end"/>
      </w:r>
      <w:r w:rsidRPr="006B79E3">
        <w:rPr>
          <w:rFonts w:ascii="Arial" w:hAnsi="Arial" w:cs="Arial"/>
        </w:rPr>
        <w:t>. Aggregated across the national grid, these data provide robust estimates of mean alpha-diversity across major land-use types</w:t>
      </w:r>
      <w:ins w:id="439" w:author="Felix Pascal (felixpas)" w:date="2025-07-01T21:38:00Z">
        <w:r w:rsidR="008C1DF2">
          <w:rPr>
            <w:rFonts w:ascii="Arial" w:hAnsi="Arial" w:cs="Arial"/>
          </w:rPr>
          <w:t xml:space="preserve">; arable land, alpine pastures, </w:t>
        </w:r>
        <w:proofErr w:type="spellStart"/>
        <w:r w:rsidR="008C1DF2">
          <w:rPr>
            <w:rFonts w:ascii="Arial" w:hAnsi="Arial" w:cs="Arial"/>
          </w:rPr>
          <w:t>non productive</w:t>
        </w:r>
        <w:proofErr w:type="spellEnd"/>
        <w:r w:rsidR="008C1DF2">
          <w:rPr>
            <w:rFonts w:ascii="Arial" w:hAnsi="Arial" w:cs="Arial"/>
          </w:rPr>
          <w:t xml:space="preserve"> areas, </w:t>
        </w:r>
        <w:proofErr w:type="spellStart"/>
        <w:r w:rsidR="008C1DF2">
          <w:rPr>
            <w:rFonts w:ascii="Arial" w:hAnsi="Arial" w:cs="Arial"/>
          </w:rPr>
          <w:t>settlements</w:t>
        </w:r>
      </w:ins>
      <w:del w:id="440" w:author="Felix Pascal (felixpas)" w:date="2025-07-01T21:38:00Z">
        <w:r w:rsidR="00B747E7" w:rsidRPr="006B79E3" w:rsidDel="008C1DF2">
          <w:rPr>
            <w:rFonts w:ascii="Arial" w:hAnsi="Arial" w:cs="Arial"/>
          </w:rPr>
          <w:delText xml:space="preserve">, </w:delText>
        </w:r>
      </w:del>
      <w:r w:rsidRPr="006B79E3">
        <w:rPr>
          <w:rFonts w:ascii="Arial" w:hAnsi="Arial" w:cs="Arial"/>
        </w:rPr>
        <w:t>forests</w:t>
      </w:r>
      <w:proofErr w:type="spellEnd"/>
      <w:r w:rsidRPr="006B79E3">
        <w:rPr>
          <w:rFonts w:ascii="Arial" w:hAnsi="Arial" w:cs="Arial"/>
        </w:rPr>
        <w:t xml:space="preserve">, </w:t>
      </w:r>
      <w:ins w:id="441" w:author="Felix Pascal (felixpas)" w:date="2025-07-01T21:38:00Z">
        <w:r w:rsidR="008C1DF2">
          <w:rPr>
            <w:rFonts w:ascii="Arial" w:hAnsi="Arial" w:cs="Arial"/>
          </w:rPr>
          <w:t>an</w:t>
        </w:r>
      </w:ins>
      <w:ins w:id="442" w:author="Felix Pascal (felixpas)" w:date="2025-07-01T21:39:00Z">
        <w:r w:rsidR="008C1DF2">
          <w:rPr>
            <w:rFonts w:ascii="Arial" w:hAnsi="Arial" w:cs="Arial"/>
          </w:rPr>
          <w:t xml:space="preserve">d </w:t>
        </w:r>
      </w:ins>
      <w:del w:id="443" w:author="Felix Pascal (felixpas)" w:date="2025-07-01T21:37:00Z">
        <w:r w:rsidRPr="006B79E3" w:rsidDel="008C1DF2">
          <w:rPr>
            <w:rFonts w:ascii="Arial" w:hAnsi="Arial" w:cs="Arial"/>
          </w:rPr>
          <w:delText xml:space="preserve">permanent </w:delText>
        </w:r>
      </w:del>
      <w:r w:rsidRPr="006B79E3">
        <w:rPr>
          <w:rFonts w:ascii="Arial" w:hAnsi="Arial" w:cs="Arial"/>
        </w:rPr>
        <w:t>grasslands,</w:t>
      </w:r>
      <w:del w:id="444" w:author="Felix Pascal (felixpas)" w:date="2025-07-01T21:39:00Z">
        <w:r w:rsidRPr="006B79E3" w:rsidDel="008C1DF2">
          <w:rPr>
            <w:rFonts w:ascii="Arial" w:hAnsi="Arial" w:cs="Arial"/>
          </w:rPr>
          <w:delText xml:space="preserve"> arable land, settlements, </w:delText>
        </w:r>
      </w:del>
      <w:del w:id="445" w:author="Felix Pascal (felixpas)" w:date="2025-07-01T21:37:00Z">
        <w:r w:rsidRPr="006B79E3" w:rsidDel="008C1DF2">
          <w:rPr>
            <w:rFonts w:ascii="Arial" w:hAnsi="Arial" w:cs="Arial"/>
          </w:rPr>
          <w:delText xml:space="preserve">and </w:delText>
        </w:r>
      </w:del>
      <w:del w:id="446" w:author="Felix Pascal (felixpas)" w:date="2025-07-01T21:39:00Z">
        <w:r w:rsidRPr="006B79E3" w:rsidDel="008C1DF2">
          <w:rPr>
            <w:rFonts w:ascii="Arial" w:hAnsi="Arial" w:cs="Arial"/>
          </w:rPr>
          <w:delText xml:space="preserve">alpine </w:delText>
        </w:r>
      </w:del>
      <w:del w:id="447" w:author="Felix Pascal (felixpas)" w:date="2025-07-01T21:37:00Z">
        <w:r w:rsidRPr="006B79E3" w:rsidDel="008C1DF2">
          <w:rPr>
            <w:rFonts w:ascii="Arial" w:hAnsi="Arial" w:cs="Arial"/>
          </w:rPr>
          <w:delText>zones</w:delText>
        </w:r>
      </w:del>
      <w:del w:id="448" w:author="Felix Pascal (felixpas)" w:date="2025-07-01T21:39:00Z">
        <w:r w:rsidR="00B747E7" w:rsidRPr="006B79E3" w:rsidDel="008C1DF2">
          <w:rPr>
            <w:rFonts w:ascii="Arial" w:hAnsi="Arial" w:cs="Arial"/>
          </w:rPr>
          <w:delText xml:space="preserve">, </w:delText>
        </w:r>
        <w:r w:rsidRPr="006B79E3" w:rsidDel="008C1DF2">
          <w:rPr>
            <w:rFonts w:ascii="Arial" w:hAnsi="Arial" w:cs="Arial"/>
          </w:rPr>
          <w:delText>further stratified into colline, montane, and subalpine belts</w:delText>
        </w:r>
      </w:del>
      <w:r w:rsidRPr="006B79E3">
        <w:rPr>
          <w:rFonts w:ascii="Arial" w:hAnsi="Arial" w:cs="Arial"/>
        </w:rPr>
        <w:t>. Repeated surveys allow detection of biodiversity trends related to land use, climate change, and agricultural policy (BDM Coordination Office, 2014).</w:t>
      </w:r>
    </w:p>
    <w:p w14:paraId="5C4ADE71" w14:textId="77777777" w:rsidR="006B79E3" w:rsidRDefault="006B79E3">
      <w:pPr>
        <w:rPr>
          <w:rFonts w:ascii="Arial" w:hAnsi="Arial" w:cs="Arial"/>
        </w:rPr>
      </w:pPr>
      <w:r>
        <w:rPr>
          <w:rFonts w:ascii="Arial" w:hAnsi="Arial" w:cs="Arial"/>
        </w:rPr>
        <w:br w:type="page"/>
      </w:r>
    </w:p>
    <w:p w14:paraId="0A68D5C8" w14:textId="5D21A30E" w:rsidR="00D1636E" w:rsidRPr="0039239D" w:rsidRDefault="00D1636E" w:rsidP="00DE0759">
      <w:pPr>
        <w:pStyle w:val="berschrift2"/>
        <w:jc w:val="both"/>
        <w:rPr>
          <w:rFonts w:cs="Arial"/>
        </w:rPr>
      </w:pPr>
      <w:bookmarkStart w:id="449" w:name="_Toc202297299"/>
      <w:r w:rsidRPr="0039239D">
        <w:rPr>
          <w:rFonts w:cs="Arial"/>
        </w:rPr>
        <w:lastRenderedPageBreak/>
        <w:t>Data p</w:t>
      </w:r>
      <w:r w:rsidR="009E5AA5" w:rsidRPr="0039239D">
        <w:rPr>
          <w:rFonts w:cs="Arial"/>
        </w:rPr>
        <w:t>reparation</w:t>
      </w:r>
      <w:bookmarkEnd w:id="449"/>
    </w:p>
    <w:p w14:paraId="4D8AA8A1" w14:textId="520F903D" w:rsidR="004C41A2" w:rsidRPr="006556DB" w:rsidRDefault="004C41A2" w:rsidP="006556DB">
      <w:pPr>
        <w:spacing w:line="360" w:lineRule="auto"/>
        <w:jc w:val="both"/>
        <w:rPr>
          <w:rFonts w:ascii="Arial" w:hAnsi="Arial" w:cs="Arial"/>
        </w:rPr>
      </w:pPr>
      <w:r w:rsidRPr="006556DB">
        <w:rPr>
          <w:rFonts w:ascii="Arial" w:hAnsi="Arial" w:cs="Arial"/>
        </w:rPr>
        <w:t>Prior to statistical analysis, extensive data preparation was conducted to ensure consistency and reproducibility. Raw data files containing plot metadata, vascular plant observations, were imported and checked for completeness. Records missing essential information such as survey year or plot identifiers were excluded to avoid biases in temporal or spatial analyses. For vascular plants, all observations dated before 2001 were removed, as these correspond to pilot studies conducted under a different sampling regime. This step ensured that only data from the standardized monitoring period with consistent five-year resurvey intervals were included.</w:t>
      </w:r>
    </w:p>
    <w:p w14:paraId="0CE8FDEC" w14:textId="77777777" w:rsidR="004C41A2" w:rsidRPr="006556DB" w:rsidRDefault="004C41A2" w:rsidP="006556DB">
      <w:pPr>
        <w:spacing w:line="360" w:lineRule="auto"/>
        <w:jc w:val="both"/>
        <w:rPr>
          <w:rFonts w:ascii="Arial" w:hAnsi="Arial" w:cs="Arial"/>
        </w:rPr>
      </w:pPr>
      <w:r w:rsidRPr="006556DB">
        <w:rPr>
          <w:rFonts w:ascii="Arial" w:hAnsi="Arial" w:cs="Arial"/>
        </w:rPr>
        <w:t>A central aspect of the preparation involved taxonomic harmonisation, which was critical for generating meaningful temporal trends. Over multi-decade timespans, species concepts and naming conventions often change, and different observers may apply taxon names inconsistently. Without harmonisation, these variations can introduce artificial gains or losses of species, obscuring real ecological patterns. To prevent this, all vascular plant names were matched to a national reference list. Subspecies, varieties, forms, and hybrids were aggregated to their corresponding species-level or aggregate concept. For example, all microspecies within the Taraxacum officinale complex were reassigned to a common aggregate. This ensured that trends reflect ecological rather than taxonomic turnover.</w:t>
      </w:r>
    </w:p>
    <w:p w14:paraId="0C0F435B" w14:textId="40B3065A" w:rsidR="004C41A2" w:rsidRPr="006556DB" w:rsidRDefault="004C41A2" w:rsidP="006556DB">
      <w:pPr>
        <w:spacing w:line="360" w:lineRule="auto"/>
        <w:jc w:val="both"/>
        <w:rPr>
          <w:rFonts w:ascii="Arial" w:hAnsi="Arial" w:cs="Arial"/>
        </w:rPr>
      </w:pPr>
      <w:r w:rsidRPr="006556DB">
        <w:rPr>
          <w:rFonts w:ascii="Arial" w:hAnsi="Arial" w:cs="Arial"/>
        </w:rPr>
        <w:t xml:space="preserve">Following taxonomic harmonisation, the datasets were transformed into presence–absence matrices by plot and year. These matrices provided the basis for calculating species richness, </w:t>
      </w:r>
      <w:commentRangeStart w:id="450"/>
      <w:commentRangeEnd w:id="450"/>
      <w:r w:rsidR="00520C53">
        <w:rPr>
          <w:rStyle w:val="Kommentarzeichen"/>
        </w:rPr>
        <w:commentReference w:id="450"/>
      </w:r>
      <w:r w:rsidRPr="006556DB">
        <w:rPr>
          <w:rFonts w:ascii="Arial" w:hAnsi="Arial" w:cs="Arial"/>
        </w:rPr>
        <w:t>and community-level trait metrics. By systematically aggregating and aligning taxonomic identities across time, the analysis was made robust to naming inconsistencies and compatible with trait datasets. All processing steps were scripted to ensure full transparency and reproducibility, with final outputs exported as cleaned CSV files for further analysis.</w:t>
      </w:r>
    </w:p>
    <w:p w14:paraId="326C9FEC" w14:textId="7F8AD4B6" w:rsidR="00D1636E" w:rsidRPr="0039239D" w:rsidRDefault="00D1636E" w:rsidP="004C41A2">
      <w:pPr>
        <w:pStyle w:val="berschrift2"/>
        <w:jc w:val="both"/>
        <w:rPr>
          <w:rFonts w:cs="Arial"/>
        </w:rPr>
      </w:pPr>
      <w:bookmarkStart w:id="451" w:name="_Toc202297300"/>
      <w:r w:rsidRPr="0039239D">
        <w:rPr>
          <w:rFonts w:cs="Arial"/>
        </w:rPr>
        <w:t>Calculation of community data</w:t>
      </w:r>
      <w:bookmarkEnd w:id="451"/>
    </w:p>
    <w:p w14:paraId="0D37AE2E" w14:textId="76DBA4F5" w:rsidR="00D1636E" w:rsidRPr="0039239D" w:rsidRDefault="00D1636E" w:rsidP="00DE0759">
      <w:pPr>
        <w:spacing w:line="360" w:lineRule="auto"/>
        <w:jc w:val="both"/>
        <w:rPr>
          <w:rFonts w:ascii="Arial" w:hAnsi="Arial" w:cs="Arial"/>
        </w:rPr>
      </w:pPr>
      <w:r w:rsidRPr="0039239D">
        <w:rPr>
          <w:rFonts w:ascii="Arial" w:hAnsi="Arial" w:cs="Arial"/>
        </w:rPr>
        <w:t>Species richness was calculated for each plot and survey year as the total number of unique aggregated species observed. For vascular plants, this resulted in a plot-level species richness measure per sampling year that served as the primary response variable for mixed-effects mode</w:t>
      </w:r>
      <w:ins w:id="452" w:author="Pascal Felix" w:date="2025-07-01T09:33:00Z">
        <w:r w:rsidR="00E160AB">
          <w:rPr>
            <w:rFonts w:ascii="Arial" w:hAnsi="Arial" w:cs="Arial"/>
          </w:rPr>
          <w:t>l</w:t>
        </w:r>
      </w:ins>
      <w:r w:rsidRPr="0039239D">
        <w:rPr>
          <w:rFonts w:ascii="Arial" w:hAnsi="Arial" w:cs="Arial"/>
        </w:rPr>
        <w:t>ling</w:t>
      </w:r>
      <w:del w:id="453" w:author="Pascal Felix" w:date="2025-07-01T09:44:00Z">
        <w:r w:rsidRPr="0039239D" w:rsidDel="00510082">
          <w:rPr>
            <w:rFonts w:ascii="Arial" w:hAnsi="Arial" w:cs="Arial"/>
          </w:rPr>
          <w:delText>.</w:delText>
        </w:r>
      </w:del>
      <w:del w:id="454" w:author="Pascal Felix" w:date="2025-07-01T09:33:00Z">
        <w:r w:rsidRPr="0039239D" w:rsidDel="00E160AB">
          <w:rPr>
            <w:rFonts w:ascii="Arial" w:hAnsi="Arial" w:cs="Arial"/>
          </w:rPr>
          <w:delText xml:space="preserve"> </w:delText>
        </w:r>
      </w:del>
    </w:p>
    <w:p w14:paraId="232CD4DB" w14:textId="68ACB2B2" w:rsidR="00D1636E" w:rsidRPr="0039239D" w:rsidRDefault="00D1636E" w:rsidP="00DE0759">
      <w:pPr>
        <w:spacing w:line="360" w:lineRule="auto"/>
        <w:jc w:val="both"/>
        <w:rPr>
          <w:rFonts w:ascii="Arial" w:hAnsi="Arial" w:cs="Arial"/>
        </w:rPr>
      </w:pPr>
      <w:r w:rsidRPr="0039239D">
        <w:rPr>
          <w:rFonts w:ascii="Arial" w:hAnsi="Arial" w:cs="Arial"/>
        </w:rPr>
        <w:t xml:space="preserve">In addition to species richness, mean ecological indicator values were calculated to assess shifts in environmental conditions inferred from the plant community composition. Ecological indicator values were obtained from </w:t>
      </w:r>
      <w:commentRangeStart w:id="455"/>
      <w:r w:rsidRPr="0039239D">
        <w:rPr>
          <w:rFonts w:ascii="Arial" w:hAnsi="Arial" w:cs="Arial"/>
        </w:rPr>
        <w:t xml:space="preserve">Flora </w:t>
      </w:r>
      <w:proofErr w:type="spellStart"/>
      <w:r w:rsidRPr="0039239D">
        <w:rPr>
          <w:rFonts w:ascii="Arial" w:hAnsi="Arial" w:cs="Arial"/>
        </w:rPr>
        <w:t>indicativa</w:t>
      </w:r>
      <w:commentRangeEnd w:id="455"/>
      <w:proofErr w:type="spellEnd"/>
      <w:r w:rsidR="00520C53">
        <w:rPr>
          <w:rStyle w:val="Kommentarzeichen"/>
        </w:rPr>
        <w:commentReference w:id="455"/>
      </w:r>
      <w:ins w:id="456" w:author="Felix Pascal (felixpas)" w:date="2025-07-01T10:14:00Z">
        <w:r w:rsidR="005A79D1">
          <w:rPr>
            <w:rFonts w:ascii="Arial" w:hAnsi="Arial" w:cs="Arial"/>
          </w:rPr>
          <w:t xml:space="preserve"> </w:t>
        </w:r>
      </w:ins>
      <w:r w:rsidR="005A79D1">
        <w:rPr>
          <w:rFonts w:ascii="Arial" w:hAnsi="Arial" w:cs="Arial"/>
        </w:rPr>
        <w:fldChar w:fldCharType="begin"/>
      </w:r>
      <w:r w:rsidR="005A79D1">
        <w:rPr>
          <w:rFonts w:ascii="Arial" w:hAnsi="Arial" w:cs="Arial"/>
        </w:rPr>
        <w:instrText xml:space="preserve"> ADDIN ZOTERO_ITEM CSL_CITATION {"citationID":"gP0dc6Q8","properties":{"formattedCitation":"(Landolt et al., 2010)","plainCitation":"(Landolt et al., 2010)","noteIndex":0},"citationItems":[{"id":67,"uris":["http://zotero.org/users/local/A12ESoVu/items/M9WHRT94"],"itemData":{"id":67,"type":"book","abstract":"Die «Flora indicativa» umfasst die ökologischen und biologischen Eigenschaften von 5500 Pflanzenarten aus der Schweiz und den Alpen und charakterisiert in Tabellenform die einzelnen Arten. Als wertvolle Dokumentation zur Ökologie und Biologie der Pflanzenarten in Mitteleuropa ist die «Flora indicativa» ein wesentliches Hilfsmittel zur Erhaltung der Artenvielfalt. Zudem kann sie als Einführung in die Geobotanik, d.h. in die Lehre von den Beziehungen der Pflanzen zur Umwelt genutzt werden.\nDie «Flora indicativa» entstand als einzigartiges Gemeinschaftswerk von 13 Botanikexperten und den führenden Schweizer Institutionen ETHZ (Institut für Integrative Biologie - Stiftung Rübel), WSL, Birmensdorf und Conservatoire et Jardin Botaniques des Genève sowie den Universitäten von Zürich, Basel, Bern, Lausanne und Genf.","event-place":"Bern","ISBN":"978-3-258-07461-0","language":"deu","license":"info:eu-repo/semantics/closedAccess","note":"container-title: Landolt, E; Bäumler, B; Ehrhardt, A; Hegg, O; Klötzli, F; Lämmler, W; Nobis, M; Rudmann-Maurer, K; Schweingruber, F H; Theurillat, J-P; Urmi, E; Vust, M; Wohlgemuth, T  (2010). Flora indicativa : ökologische Zeigerwerte und biologische Kennzeichen zur Flora der Schweiz und der Alpen (2., völlig neu bearb. und erw. Aufl.).  Bern: Haupt.","number-of-pages":"384","publisher":"Haupt","publisher-place":"Bern","source":"www.zora.uzh.ch","title":"Flora indicativa : ökologische Zeigerwerte und biologische Kennzeichen zur Flora der Schweiz und der Alpen","title-short":"Flora indicativa","URL":"http://www.haupt.ch/verlagsshop/oxid.php/sid/01bc165c8938a5e64645df55b6d3d49d/cl/details/anid/9783258074610","author":[{"family":"Landolt","given":"E."},{"family":"Bäumler","given":"B."},{"family":"Ehrhardt","given":"A."},{"family":"Hegg","given":"O."},{"family":"Klötzli","given":"F."},{"family":"Lämmler","given":"W."},{"family":"Nobis","given":"M."},{"family":"Rudmann-Maurer","given":"K."},{"family":"Schweingruber","given":"F. H."},{"family":"Theurillat","given":"J.-P."},{"family":"Urmi","given":"E."},{"family":"Vust","given":"M."},{"family":"Wohlgemuth","given":"T."}],"accessed":{"date-parts":[["2025",7,1]]},"issued":{"date-parts":[["2010",5]]}}}],"schema":"https://github.com/citation-style-language/schema/raw/master/csl-citation.json"} </w:instrText>
      </w:r>
      <w:r w:rsidR="005A79D1">
        <w:rPr>
          <w:rFonts w:ascii="Arial" w:hAnsi="Arial" w:cs="Arial"/>
        </w:rPr>
        <w:fldChar w:fldCharType="separate"/>
      </w:r>
      <w:r w:rsidR="005A79D1" w:rsidRPr="005A79D1">
        <w:rPr>
          <w:rFonts w:ascii="Arial" w:hAnsi="Arial" w:cs="Arial"/>
        </w:rPr>
        <w:t>(Landolt et al., 2010)</w:t>
      </w:r>
      <w:r w:rsidR="005A79D1">
        <w:rPr>
          <w:rFonts w:ascii="Arial" w:hAnsi="Arial" w:cs="Arial"/>
        </w:rPr>
        <w:fldChar w:fldCharType="end"/>
      </w:r>
      <w:r w:rsidRPr="0039239D">
        <w:rPr>
          <w:rFonts w:ascii="Arial" w:hAnsi="Arial" w:cs="Arial"/>
        </w:rPr>
        <w:t>, which provides ordinal scores</w:t>
      </w:r>
      <w:ins w:id="457" w:author="Felix Pascal (felixpas)" w:date="2025-07-01T13:31:00Z">
        <w:r w:rsidR="002370A8">
          <w:rPr>
            <w:rFonts w:ascii="Arial" w:hAnsi="Arial" w:cs="Arial"/>
          </w:rPr>
          <w:t xml:space="preserve"> ranging from 1 to 5</w:t>
        </w:r>
      </w:ins>
      <w:r w:rsidRPr="0039239D">
        <w:rPr>
          <w:rFonts w:ascii="Arial" w:hAnsi="Arial" w:cs="Arial"/>
        </w:rPr>
        <w:t xml:space="preserve"> for various environmental gradients such as temperature</w:t>
      </w:r>
      <w:commentRangeStart w:id="458"/>
      <w:commentRangeStart w:id="459"/>
      <w:commentRangeStart w:id="460"/>
      <w:r w:rsidRPr="0039239D">
        <w:rPr>
          <w:rFonts w:ascii="Arial" w:hAnsi="Arial" w:cs="Arial"/>
        </w:rPr>
        <w:t xml:space="preserve">, </w:t>
      </w:r>
      <w:commentRangeEnd w:id="458"/>
      <w:r w:rsidR="00120868">
        <w:rPr>
          <w:rStyle w:val="Kommentarzeichen"/>
        </w:rPr>
        <w:commentReference w:id="458"/>
      </w:r>
      <w:commentRangeEnd w:id="459"/>
      <w:r w:rsidR="00504F50">
        <w:rPr>
          <w:rStyle w:val="Kommentarzeichen"/>
        </w:rPr>
        <w:commentReference w:id="459"/>
      </w:r>
      <w:commentRangeEnd w:id="460"/>
      <w:r w:rsidR="002370A8">
        <w:rPr>
          <w:rStyle w:val="Kommentarzeichen"/>
        </w:rPr>
        <w:commentReference w:id="460"/>
      </w:r>
      <w:r w:rsidRPr="0039239D">
        <w:rPr>
          <w:rFonts w:ascii="Arial" w:hAnsi="Arial" w:cs="Arial"/>
        </w:rPr>
        <w:t xml:space="preserve">light, moisture, reaction, nutrients, mowing tolerance, </w:t>
      </w:r>
      <w:commentRangeStart w:id="461"/>
      <w:r w:rsidRPr="0039239D">
        <w:rPr>
          <w:rFonts w:ascii="Arial" w:hAnsi="Arial" w:cs="Arial"/>
        </w:rPr>
        <w:t xml:space="preserve">and </w:t>
      </w:r>
      <w:proofErr w:type="spellStart"/>
      <w:r w:rsidR="00510082">
        <w:rPr>
          <w:rFonts w:ascii="Arial" w:hAnsi="Arial" w:cs="Arial"/>
        </w:rPr>
        <w:t>hemeroby</w:t>
      </w:r>
      <w:commentRangeEnd w:id="461"/>
      <w:proofErr w:type="spellEnd"/>
      <w:r w:rsidR="00520C53">
        <w:rPr>
          <w:rStyle w:val="Kommentarzeichen"/>
        </w:rPr>
        <w:commentReference w:id="461"/>
      </w:r>
      <w:del w:id="462" w:author="Felix Pascal (felixpas)" w:date="2025-07-01T13:36:00Z">
        <w:r w:rsidRPr="0039239D" w:rsidDel="00F50A74">
          <w:rPr>
            <w:rFonts w:ascii="Arial" w:hAnsi="Arial" w:cs="Arial"/>
          </w:rPr>
          <w:delText xml:space="preserve">. </w:delText>
        </w:r>
      </w:del>
      <w:ins w:id="463" w:author="Felix Pascal (felixpas)" w:date="2025-07-01T13:28:00Z">
        <w:r w:rsidR="002370A8" w:rsidRPr="002370A8">
          <w:t xml:space="preserve"> </w:t>
        </w:r>
        <w:r w:rsidR="002370A8" w:rsidRPr="002370A8">
          <w:rPr>
            <w:rFonts w:ascii="Arial" w:hAnsi="Arial" w:cs="Arial"/>
          </w:rPr>
          <w:t>, reflecting increasing intensity of the respective environmental factor.</w:t>
        </w:r>
      </w:ins>
      <w:ins w:id="464" w:author="Felix Pascal (felixpas)" w:date="2025-07-01T13:17:00Z">
        <w:r w:rsidR="00C50C1A">
          <w:rPr>
            <w:rFonts w:ascii="Arial" w:hAnsi="Arial" w:cs="Arial"/>
          </w:rPr>
          <w:t xml:space="preserve"> </w:t>
        </w:r>
      </w:ins>
      <w:r w:rsidRPr="0039239D">
        <w:rPr>
          <w:rFonts w:ascii="Arial" w:hAnsi="Arial" w:cs="Arial"/>
        </w:rPr>
        <w:t>Additionally, Grime’s CSR strategy components</w:t>
      </w:r>
      <w:ins w:id="465" w:author="Felix Pascal (felixpas)" w:date="2025-07-01T13:04:00Z">
        <w:r w:rsidR="00504F50">
          <w:rPr>
            <w:rFonts w:ascii="Arial" w:hAnsi="Arial" w:cs="Arial"/>
          </w:rPr>
          <w:t xml:space="preserve"> </w:t>
        </w:r>
      </w:ins>
      <w:r w:rsidR="00504F50">
        <w:rPr>
          <w:rFonts w:ascii="Arial" w:hAnsi="Arial" w:cs="Arial"/>
        </w:rPr>
        <w:fldChar w:fldCharType="begin"/>
      </w:r>
      <w:r w:rsidR="00504F50">
        <w:rPr>
          <w:rFonts w:ascii="Arial" w:hAnsi="Arial" w:cs="Arial"/>
        </w:rPr>
        <w:instrText xml:space="preserve"> ADDIN ZOTERO_ITEM CSL_CITATION {"citationID":"XY4bVwvz","properties":{"formattedCitation":"(Grime, 1973)","plainCitation":"(Grime, 1973)","noteIndex":0},"citationItems":[{"id":71,"uris":["http://zotero.org/users/local/A12ESoVu/items/7RVLT887"],"itemData":{"id":71,"type":"article-journal","abstract":"IN maintaining or reconstructing types of herbaceous vegetation in which the density of flowering plants exceeds 20 species/m2—the so-called “species-rich” communities, success is often frustrated by competitive exclusion. Here I describe an attempt to identify criteria with which to assess or anticipate the effect of competitive exclusion both at individual sites and in different types of vegetation.","container-title":"Nature","DOI":"10.1038/242344a0","ISSN":"1476-4687","issue":"5396","language":"en","license":"1973 Springer Nature Limited","note":"publisher: Nature Publishing Group","page":"344-347","source":"www.nature.com","title":"Competitive Exclusion in Herbaceous Vegetation","volume":"242","author":[{"family":"Grime","given":"J. P."}],"issued":{"date-parts":[["1973",3]]}}}],"schema":"https://github.com/citation-style-language/schema/raw/master/csl-citation.json"} </w:instrText>
      </w:r>
      <w:r w:rsidR="00504F50">
        <w:rPr>
          <w:rFonts w:ascii="Arial" w:hAnsi="Arial" w:cs="Arial"/>
        </w:rPr>
        <w:fldChar w:fldCharType="separate"/>
      </w:r>
      <w:r w:rsidR="00504F50" w:rsidRPr="00504F50">
        <w:rPr>
          <w:rFonts w:ascii="Arial" w:hAnsi="Arial" w:cs="Arial"/>
        </w:rPr>
        <w:t xml:space="preserve">(Grime, </w:t>
      </w:r>
      <w:r w:rsidR="00504F50" w:rsidRPr="00504F50">
        <w:rPr>
          <w:rFonts w:ascii="Arial" w:hAnsi="Arial" w:cs="Arial"/>
        </w:rPr>
        <w:lastRenderedPageBreak/>
        <w:t>1973)</w:t>
      </w:r>
      <w:r w:rsidR="00504F50">
        <w:rPr>
          <w:rFonts w:ascii="Arial" w:hAnsi="Arial" w:cs="Arial"/>
        </w:rPr>
        <w:fldChar w:fldCharType="end"/>
      </w:r>
      <w:r w:rsidRPr="0039239D">
        <w:rPr>
          <w:rFonts w:ascii="Arial" w:hAnsi="Arial" w:cs="Arial"/>
        </w:rPr>
        <w:t xml:space="preserve"> </w:t>
      </w:r>
      <w:del w:id="466" w:author="Felix Pascal (felixpas)" w:date="2025-07-01T13:17:00Z">
        <w:r w:rsidRPr="0039239D" w:rsidDel="00C50C1A">
          <w:rPr>
            <w:rFonts w:ascii="Arial" w:hAnsi="Arial" w:cs="Arial"/>
          </w:rPr>
          <w:delText xml:space="preserve">(C, S, R scores) </w:delText>
        </w:r>
      </w:del>
      <w:r w:rsidRPr="0039239D">
        <w:rPr>
          <w:rFonts w:ascii="Arial" w:hAnsi="Arial" w:cs="Arial"/>
        </w:rPr>
        <w:t>were incorporated as functional trait proxies.</w:t>
      </w:r>
      <w:ins w:id="467" w:author="Felix Pascal (felixpas)" w:date="2025-07-01T13:19:00Z">
        <w:r w:rsidR="00C50C1A">
          <w:rPr>
            <w:rFonts w:ascii="Arial" w:hAnsi="Arial" w:cs="Arial"/>
          </w:rPr>
          <w:t xml:space="preserve"> T</w:t>
        </w:r>
      </w:ins>
      <w:ins w:id="468" w:author="Felix Pascal (felixpas)" w:date="2025-07-01T13:20:00Z">
        <w:r w:rsidR="00C50C1A">
          <w:rPr>
            <w:rFonts w:ascii="Arial" w:hAnsi="Arial" w:cs="Arial"/>
          </w:rPr>
          <w:t xml:space="preserve">hese components include competition, stress and </w:t>
        </w:r>
        <w:proofErr w:type="spellStart"/>
        <w:r w:rsidR="00C50C1A">
          <w:rPr>
            <w:rFonts w:ascii="Arial" w:hAnsi="Arial" w:cs="Arial"/>
          </w:rPr>
          <w:t>ruder</w:t>
        </w:r>
      </w:ins>
      <w:ins w:id="469" w:author="Felix Pascal (felixpas)" w:date="2025-07-01T13:21:00Z">
        <w:r w:rsidR="00C50C1A">
          <w:rPr>
            <w:rFonts w:ascii="Arial" w:hAnsi="Arial" w:cs="Arial"/>
          </w:rPr>
          <w:t>ality</w:t>
        </w:r>
        <w:proofErr w:type="spellEnd"/>
        <w:r w:rsidR="00C50C1A">
          <w:rPr>
            <w:rFonts w:ascii="Arial" w:hAnsi="Arial" w:cs="Arial"/>
          </w:rPr>
          <w:t xml:space="preserve"> and range from </w:t>
        </w:r>
      </w:ins>
      <w:ins w:id="470" w:author="Felix Pascal (felixpas)" w:date="2025-07-01T13:39:00Z">
        <w:r w:rsidR="00F50A74">
          <w:rPr>
            <w:rFonts w:ascii="Arial" w:hAnsi="Arial" w:cs="Arial"/>
          </w:rPr>
          <w:t>0</w:t>
        </w:r>
      </w:ins>
      <w:ins w:id="471" w:author="Felix Pascal (felixpas)" w:date="2025-07-01T13:21:00Z">
        <w:r w:rsidR="00C50C1A">
          <w:rPr>
            <w:rFonts w:ascii="Arial" w:hAnsi="Arial" w:cs="Arial"/>
          </w:rPr>
          <w:t xml:space="preserve"> to 3</w:t>
        </w:r>
      </w:ins>
      <w:ins w:id="472" w:author="Felix Pascal (felixpas)" w:date="2025-07-01T13:38:00Z">
        <w:r w:rsidR="00F50A74">
          <w:rPr>
            <w:rFonts w:ascii="Arial" w:hAnsi="Arial" w:cs="Arial"/>
          </w:rPr>
          <w:t xml:space="preserve"> and </w:t>
        </w:r>
      </w:ins>
      <w:ins w:id="473" w:author="Felix Pascal (felixpas)" w:date="2025-07-01T13:39:00Z">
        <w:r w:rsidR="00F50A74">
          <w:rPr>
            <w:rFonts w:ascii="Arial" w:hAnsi="Arial" w:cs="Arial"/>
          </w:rPr>
          <w:t xml:space="preserve">together, they </w:t>
        </w:r>
      </w:ins>
      <w:ins w:id="474" w:author="Felix Pascal (felixpas)" w:date="2025-07-01T13:38:00Z">
        <w:r w:rsidR="00F50A74">
          <w:rPr>
            <w:rFonts w:ascii="Arial" w:hAnsi="Arial" w:cs="Arial"/>
          </w:rPr>
          <w:t>always sum up to</w:t>
        </w:r>
      </w:ins>
      <w:ins w:id="475" w:author="Felix Pascal (felixpas)" w:date="2025-07-01T13:39:00Z">
        <w:r w:rsidR="00F50A74">
          <w:rPr>
            <w:rFonts w:ascii="Arial" w:hAnsi="Arial" w:cs="Arial"/>
          </w:rPr>
          <w:t xml:space="preserve"> 3</w:t>
        </w:r>
      </w:ins>
      <w:ins w:id="476" w:author="Felix Pascal (felixpas)" w:date="2025-07-01T17:20:00Z">
        <w:r w:rsidR="003A7FD4">
          <w:rPr>
            <w:rFonts w:ascii="Arial" w:hAnsi="Arial" w:cs="Arial"/>
          </w:rPr>
          <w:t xml:space="preserve"> </w:t>
        </w:r>
      </w:ins>
      <w:ins w:id="477" w:author="Felix Pascal (felixpas)" w:date="2025-07-01T17:21:00Z">
        <w:r w:rsidR="003A7FD4">
          <w:rPr>
            <w:rFonts w:ascii="Arial" w:hAnsi="Arial" w:cs="Arial"/>
          </w:rPr>
          <w:t>(</w:t>
        </w:r>
      </w:ins>
      <w:ins w:id="478" w:author="Felix Pascal (felixpas)" w:date="2025-07-01T17:20:00Z">
        <w:r w:rsidR="003A7FD4">
          <w:rPr>
            <w:rFonts w:ascii="Arial" w:hAnsi="Arial" w:cs="Arial"/>
          </w:rPr>
          <w:fldChar w:fldCharType="begin"/>
        </w:r>
        <w:r w:rsidR="003A7FD4">
          <w:rPr>
            <w:rFonts w:ascii="Arial" w:hAnsi="Arial" w:cs="Arial"/>
          </w:rPr>
          <w:instrText xml:space="preserve"> REF _Ref202282867 \h </w:instrText>
        </w:r>
        <w:r w:rsidR="003A7FD4">
          <w:rPr>
            <w:rFonts w:ascii="Arial" w:hAnsi="Arial" w:cs="Arial"/>
          </w:rPr>
        </w:r>
      </w:ins>
      <w:r w:rsidR="003A7FD4">
        <w:rPr>
          <w:rFonts w:ascii="Arial" w:hAnsi="Arial" w:cs="Arial"/>
        </w:rPr>
        <w:fldChar w:fldCharType="separate"/>
      </w:r>
      <w:ins w:id="479" w:author="Felix Pascal (felixpas)" w:date="2025-07-01T17:20:00Z">
        <w:r w:rsidR="003A7FD4" w:rsidRPr="003A7FD4">
          <w:rPr>
            <w:rPrChange w:id="480" w:author="Felix Pascal (felixpas)" w:date="2025-07-01T17:19:00Z">
              <w:rPr>
                <w:lang w:val="fr-CH"/>
              </w:rPr>
            </w:rPrChange>
          </w:rPr>
          <w:t xml:space="preserve">Appendix </w:t>
        </w:r>
        <w:proofErr w:type="gramStart"/>
        <w:r w:rsidR="003A7FD4" w:rsidRPr="003A7FD4">
          <w:rPr>
            <w:rPrChange w:id="481" w:author="Felix Pascal (felixpas)" w:date="2025-07-01T17:19:00Z">
              <w:rPr>
                <w:lang w:val="fr-CH"/>
              </w:rPr>
            </w:rPrChange>
          </w:rPr>
          <w:t>4 :</w:t>
        </w:r>
        <w:proofErr w:type="gramEnd"/>
        <w:r w:rsidR="003A7FD4" w:rsidRPr="003A7FD4">
          <w:rPr>
            <w:rPrChange w:id="482" w:author="Felix Pascal (felixpas)" w:date="2025-07-01T17:19:00Z">
              <w:rPr>
                <w:lang w:val="fr-CH"/>
              </w:rPr>
            </w:rPrChange>
          </w:rPr>
          <w:t xml:space="preserve"> C</w:t>
        </w:r>
        <w:r w:rsidR="003A7FD4" w:rsidRPr="003A7FD4">
          <w:rPr>
            <w:rPrChange w:id="483" w:author="Felix Pascal (felixpas)" w:date="2025-07-01T17:19:00Z">
              <w:rPr>
                <w:lang w:val="fr-CH"/>
              </w:rPr>
            </w:rPrChange>
          </w:rPr>
          <w:t>o</w:t>
        </w:r>
        <w:r w:rsidR="003A7FD4" w:rsidRPr="003A7FD4">
          <w:rPr>
            <w:rPrChange w:id="484" w:author="Felix Pascal (felixpas)" w:date="2025-07-01T17:19:00Z">
              <w:rPr>
                <w:lang w:val="fr-CH"/>
              </w:rPr>
            </w:rPrChange>
          </w:rPr>
          <w:t>ding of CSR-s</w:t>
        </w:r>
        <w:r w:rsidR="003A7FD4">
          <w:t>trategies</w:t>
        </w:r>
        <w:r w:rsidR="003A7FD4">
          <w:rPr>
            <w:rFonts w:ascii="Arial" w:hAnsi="Arial" w:cs="Arial"/>
          </w:rPr>
          <w:fldChar w:fldCharType="end"/>
        </w:r>
      </w:ins>
      <w:ins w:id="485" w:author="Felix Pascal (felixpas)" w:date="2025-07-01T17:21:00Z">
        <w:r w:rsidR="003A7FD4">
          <w:rPr>
            <w:rFonts w:ascii="Arial" w:hAnsi="Arial" w:cs="Arial"/>
          </w:rPr>
          <w:t>)</w:t>
        </w:r>
      </w:ins>
      <w:ins w:id="486" w:author="Felix Pascal (felixpas)" w:date="2025-07-01T13:21:00Z">
        <w:r w:rsidR="00C50C1A">
          <w:rPr>
            <w:rFonts w:ascii="Arial" w:hAnsi="Arial" w:cs="Arial"/>
          </w:rPr>
          <w:t>.</w:t>
        </w:r>
      </w:ins>
      <w:ins w:id="487" w:author="Felix Pascal (felixpas)" w:date="2025-07-01T20:40:00Z">
        <w:r w:rsidR="00170D58" w:rsidRPr="00170D58">
          <w:rPr>
            <w:rFonts w:ascii="Arial" w:hAnsi="Arial" w:cs="Arial"/>
          </w:rPr>
          <w:t xml:space="preserve"> </w:t>
        </w:r>
      </w:ins>
      <w:moveToRangeStart w:id="488" w:author="Felix Pascal (felixpas)" w:date="2025-07-01T20:40:00Z" w:name="move202294842"/>
      <w:commentRangeStart w:id="489"/>
      <w:moveTo w:id="490" w:author="Felix Pascal (felixpas)" w:date="2025-07-01T20:40:00Z">
        <w:r w:rsidR="00170D58" w:rsidRPr="0039239D">
          <w:rPr>
            <w:rFonts w:ascii="Arial" w:hAnsi="Arial" w:cs="Arial"/>
          </w:rPr>
          <w:t xml:space="preserve">Community- means (CMs) for each trait were then calculated for every plot with </w:t>
        </w:r>
        <w:r w:rsidR="00170D58">
          <w:rPr>
            <w:rFonts w:ascii="Arial" w:hAnsi="Arial" w:cs="Arial"/>
          </w:rPr>
          <w:t xml:space="preserve">using </w:t>
        </w:r>
        <w:proofErr w:type="gramStart"/>
        <w:r w:rsidR="00170D58">
          <w:rPr>
            <w:rFonts w:ascii="Arial" w:hAnsi="Arial" w:cs="Arial"/>
          </w:rPr>
          <w:t>function ”</w:t>
        </w:r>
        <w:proofErr w:type="spellStart"/>
        <w:r w:rsidR="00170D58" w:rsidRPr="0039239D">
          <w:rPr>
            <w:rFonts w:ascii="Arial" w:hAnsi="Arial" w:cs="Arial"/>
          </w:rPr>
          <w:t>functcomp</w:t>
        </w:r>
        <w:proofErr w:type="spellEnd"/>
        <w:proofErr w:type="gramEnd"/>
        <w:r w:rsidR="00170D58">
          <w:rPr>
            <w:rFonts w:ascii="Arial" w:hAnsi="Arial" w:cs="Arial"/>
          </w:rPr>
          <w:t>” of the “FD” (</w:t>
        </w:r>
        <w:proofErr w:type="spellStart"/>
        <w:r w:rsidR="00170D58">
          <w:rPr>
            <w:rFonts w:ascii="Arial" w:hAnsi="Arial" w:cs="Arial"/>
          </w:rPr>
          <w:t>referenz</w:t>
        </w:r>
        <w:proofErr w:type="spellEnd"/>
        <w:r w:rsidR="00170D58">
          <w:rPr>
            <w:rFonts w:ascii="Arial" w:hAnsi="Arial" w:cs="Arial"/>
          </w:rPr>
          <w:t>) package</w:t>
        </w:r>
        <w:r w:rsidR="00170D58" w:rsidRPr="0039239D">
          <w:rPr>
            <w:rFonts w:ascii="Arial" w:hAnsi="Arial" w:cs="Arial"/>
          </w:rPr>
          <w:t xml:space="preserve"> (unweighted by abundance, i.e. each species present contributes equally). </w:t>
        </w:r>
        <w:commentRangeEnd w:id="489"/>
        <w:r w:rsidR="00170D58">
          <w:rPr>
            <w:rStyle w:val="Kommentarzeichen"/>
          </w:rPr>
          <w:commentReference w:id="489"/>
        </w:r>
      </w:moveTo>
      <w:moveToRangeEnd w:id="488"/>
    </w:p>
    <w:p w14:paraId="3F18D7BA" w14:textId="1A52CC41" w:rsidR="00D1636E" w:rsidRPr="0039239D" w:rsidRDefault="00F50A74" w:rsidP="00DE0759">
      <w:pPr>
        <w:spacing w:line="360" w:lineRule="auto"/>
        <w:jc w:val="both"/>
        <w:rPr>
          <w:rFonts w:ascii="Arial" w:hAnsi="Arial" w:cs="Arial"/>
        </w:rPr>
      </w:pPr>
      <w:ins w:id="491" w:author="Felix Pascal (felixpas)" w:date="2025-07-01T13:44:00Z">
        <w:r w:rsidRPr="00F50A74">
          <w:rPr>
            <w:rFonts w:ascii="Arial" w:hAnsi="Arial" w:cs="Arial"/>
          </w:rPr>
          <w:t>Since the taxon names in the BDM dataset differ slightly from those</w:t>
        </w:r>
        <w:r>
          <w:rPr>
            <w:rFonts w:ascii="Arial" w:hAnsi="Arial" w:cs="Arial"/>
          </w:rPr>
          <w:t xml:space="preserve"> </w:t>
        </w:r>
      </w:ins>
      <w:ins w:id="492" w:author="Felix Pascal (felixpas)" w:date="2025-07-01T13:45:00Z">
        <w:r>
          <w:rPr>
            <w:rFonts w:ascii="Arial" w:hAnsi="Arial" w:cs="Arial"/>
          </w:rPr>
          <w:t xml:space="preserve">in </w:t>
        </w:r>
      </w:ins>
      <w:del w:id="493" w:author="Felix Pascal (felixpas)" w:date="2025-07-01T13:41:00Z">
        <w:r w:rsidR="00413FEA" w:rsidDel="00F50A74">
          <w:rPr>
            <w:rFonts w:ascii="Arial" w:hAnsi="Arial" w:cs="Arial"/>
          </w:rPr>
          <w:delText>T</w:delText>
        </w:r>
      </w:del>
      <w:del w:id="494" w:author="Felix Pascal (felixpas)" w:date="2025-07-01T13:44:00Z">
        <w:r w:rsidR="00413FEA" w:rsidDel="00F50A74">
          <w:rPr>
            <w:rFonts w:ascii="Arial" w:hAnsi="Arial" w:cs="Arial"/>
          </w:rPr>
          <w:delText xml:space="preserve">axa </w:delText>
        </w:r>
        <w:r w:rsidR="00D1636E" w:rsidRPr="0039239D" w:rsidDel="00F50A74">
          <w:rPr>
            <w:rFonts w:ascii="Arial" w:hAnsi="Arial" w:cs="Arial"/>
          </w:rPr>
          <w:delText xml:space="preserve">names from the BDM dataset </w:delText>
        </w:r>
      </w:del>
      <w:r>
        <w:rPr>
          <w:rFonts w:ascii="Arial" w:hAnsi="Arial" w:cs="Arial"/>
        </w:rPr>
        <w:fldChar w:fldCharType="begin"/>
      </w:r>
      <w:r>
        <w:rPr>
          <w:rFonts w:ascii="Arial" w:hAnsi="Arial" w:cs="Arial"/>
        </w:rPr>
        <w:instrText xml:space="preserve"> ADDIN ZOTERO_ITEM CSL_CITATION {"citationID":"ZqBwIrFM","properties":{"formattedCitation":"(Landolt et al., 2010)","plainCitation":"(Landolt et al., 2010)","noteIndex":0},"citationItems":[{"id":67,"uris":["http://zotero.org/users/local/A12ESoVu/items/M9WHRT94"],"itemData":{"id":67,"type":"book","abstract":"Die «Flora indicativa» umfasst die ökologischen und biologischen Eigenschaften von 5500 Pflanzenarten aus der Schweiz und den Alpen und charakterisiert in Tabellenform die einzelnen Arten. Als wertvolle Dokumentation zur Ökologie und Biologie der Pflanzenarten in Mitteleuropa ist die «Flora indicativa» ein wesentliches Hilfsmittel zur Erhaltung der Artenvielfalt. Zudem kann sie als Einführung in die Geobotanik, d.h. in die Lehre von den Beziehungen der Pflanzen zur Umwelt genutzt werden.\nDie «Flora indicativa» entstand als einzigartiges Gemeinschaftswerk von 13 Botanikexperten und den führenden Schweizer Institutionen ETHZ (Institut für Integrative Biologie - Stiftung Rübel), WSL, Birmensdorf und Conservatoire et Jardin Botaniques des Genève sowie den Universitäten von Zürich, Basel, Bern, Lausanne und Genf.","event-place":"Bern","ISBN":"978-3-258-07461-0","language":"deu","license":"info:eu-repo/semantics/closedAccess","note":"container-title: Landolt, E; Bäumler, B; Ehrhardt, A; Hegg, O; Klötzli, F; Lämmler, W; Nobis, M; Rudmann-Maurer, K; Schweingruber, F H; Theurillat, J-P; Urmi, E; Vust, M; Wohlgemuth, T  (2010). Flora indicativa : ökologische Zeigerwerte und biologische Kennzeichen zur Flora der Schweiz und der Alpen (2., völlig neu bearb. und erw. Aufl.).  Bern: Haupt.","number-of-pages":"384","publisher":"Haupt","publisher-place":"Bern","source":"www.zora.uzh.ch","title":"Flora indicativa : ökologische Zeigerwerte und biologische Kennzeichen zur Flora der Schweiz und der Alpen","title-short":"Flora indicativa","URL":"http://www.haupt.ch/verlagsshop/oxid.php/sid/01bc165c8938a5e64645df55b6d3d49d/cl/details/anid/9783258074610","author":[{"family":"Landolt","given":"E."},{"family":"Bäumler","given":"B."},{"family":"Ehrhardt","given":"A."},{"family":"Hegg","given":"O."},{"family":"Klötzli","given":"F."},{"family":"Lämmler","given":"W."},{"family":"Nobis","given":"M."},{"family":"Rudmann-Maurer","given":"K."},{"family":"Schweingruber","given":"F. H."},{"family":"Theurillat","given":"J.-P."},{"family":"Urmi","given":"E."},{"family":"Vust","given":"M."},{"family":"Wohlgemuth","given":"T."}],"accessed":{"date-parts":[["2025",7,1]]},"issued":{"date-parts":[["2010",5]]}}}],"schema":"https://github.com/citation-style-language/schema/raw/master/csl-citation.json"} </w:instrText>
      </w:r>
      <w:r>
        <w:rPr>
          <w:rFonts w:ascii="Arial" w:hAnsi="Arial" w:cs="Arial"/>
        </w:rPr>
        <w:fldChar w:fldCharType="separate"/>
      </w:r>
      <w:r w:rsidRPr="00F50A74">
        <w:rPr>
          <w:rFonts w:ascii="Arial" w:hAnsi="Arial" w:cs="Arial"/>
        </w:rPr>
        <w:t>(Landolt et al., 2010)</w:t>
      </w:r>
      <w:r>
        <w:rPr>
          <w:rFonts w:ascii="Arial" w:hAnsi="Arial" w:cs="Arial"/>
        </w:rPr>
        <w:fldChar w:fldCharType="end"/>
      </w:r>
      <w:ins w:id="495" w:author="Felix Pascal (felixpas)" w:date="2025-07-01T13:45:00Z">
        <w:r w:rsidRPr="00F50A74">
          <w:rPr>
            <w:rFonts w:ascii="Arial" w:hAnsi="Arial" w:cs="Arial"/>
          </w:rPr>
          <w:t>, taxonomic harmonisation was necessary.</w:t>
        </w:r>
      </w:ins>
      <w:ins w:id="496" w:author="Felix Pascal (felixpas)" w:date="2025-07-01T13:43:00Z">
        <w:r>
          <w:rPr>
            <w:rFonts w:ascii="Arial" w:hAnsi="Arial" w:cs="Arial"/>
          </w:rPr>
          <w:t xml:space="preserve">: </w:t>
        </w:r>
      </w:ins>
      <w:ins w:id="497" w:author="Felix Pascal (felixpas)" w:date="2025-07-01T13:47:00Z">
        <w:r w:rsidR="007E6EF3" w:rsidRPr="007E6EF3">
          <w:rPr>
            <w:rFonts w:ascii="Arial" w:hAnsi="Arial" w:cs="Arial"/>
          </w:rPr>
          <w:t>Species names were manually matched to the corresponding indicator taxa using a combination of fuzzy matching algorithms, expert corrections, and manual validation.</w:t>
        </w:r>
        <w:r w:rsidR="007E6EF3">
          <w:rPr>
            <w:rFonts w:ascii="Arial" w:hAnsi="Arial" w:cs="Arial"/>
          </w:rPr>
          <w:t xml:space="preserve"> </w:t>
        </w:r>
      </w:ins>
      <w:del w:id="498" w:author="Felix Pascal (felixpas)" w:date="2025-07-01T13:47:00Z">
        <w:r w:rsidR="00D1636E" w:rsidRPr="0039239D" w:rsidDel="007E6EF3">
          <w:rPr>
            <w:rFonts w:ascii="Arial" w:hAnsi="Arial" w:cs="Arial"/>
          </w:rPr>
          <w:delText>were manually matched to the corresponding taxa</w:delText>
        </w:r>
        <w:r w:rsidR="00413FEA" w:rsidDel="007E6EF3">
          <w:rPr>
            <w:rFonts w:ascii="Arial" w:hAnsi="Arial" w:cs="Arial"/>
          </w:rPr>
          <w:delText xml:space="preserve"> names of</w:delText>
        </w:r>
        <w:r w:rsidR="00413FEA" w:rsidRPr="0039239D" w:rsidDel="007E6EF3">
          <w:rPr>
            <w:rFonts w:ascii="Arial" w:hAnsi="Arial" w:cs="Arial"/>
          </w:rPr>
          <w:delText xml:space="preserve"> </w:delText>
        </w:r>
        <w:r w:rsidR="00D1636E" w:rsidRPr="0039239D" w:rsidDel="007E6EF3">
          <w:rPr>
            <w:rFonts w:ascii="Arial" w:hAnsi="Arial" w:cs="Arial"/>
          </w:rPr>
          <w:delText>the indicator value</w:delText>
        </w:r>
        <w:r w:rsidR="00413FEA" w:rsidDel="007E6EF3">
          <w:rPr>
            <w:rFonts w:ascii="Arial" w:hAnsi="Arial" w:cs="Arial"/>
          </w:rPr>
          <w:delText>s</w:delText>
        </w:r>
        <w:r w:rsidR="00D1636E" w:rsidRPr="0039239D" w:rsidDel="007E6EF3">
          <w:rPr>
            <w:rFonts w:ascii="Arial" w:hAnsi="Arial" w:cs="Arial"/>
          </w:rPr>
          <w:delText xml:space="preserve"> using a combination of fuzzy matching algorithms, expert corrections, and manual validation.</w:delText>
        </w:r>
      </w:del>
      <w:r w:rsidR="00D1636E" w:rsidRPr="0039239D">
        <w:rPr>
          <w:rFonts w:ascii="Arial" w:hAnsi="Arial" w:cs="Arial"/>
        </w:rPr>
        <w:t xml:space="preserve"> When multiple sources of matching information were available, expert-validated matches were prioritized, followed by manually reviewed suggestions and automatic matches. Unmatched species were excluded from CM calculations for the corresponding trait.</w:t>
      </w:r>
      <w:r w:rsidR="006556DB">
        <w:rPr>
          <w:rFonts w:ascii="Arial" w:hAnsi="Arial" w:cs="Arial"/>
        </w:rPr>
        <w:t xml:space="preserve"> </w:t>
      </w:r>
      <w:r w:rsidR="00D1636E" w:rsidRPr="0039239D">
        <w:rPr>
          <w:rFonts w:ascii="Arial" w:hAnsi="Arial" w:cs="Arial"/>
        </w:rPr>
        <w:t>Community means for each plot and survey year were calculated using unweighted presence-absence data, thus reflecting the average ecological indicator value of the species present in the community. This approach enables detecting directional shifts in environmental preferences of the community, independent of species richness changes.</w:t>
      </w:r>
    </w:p>
    <w:p w14:paraId="4D3241FB" w14:textId="067D9F28" w:rsidR="00D1636E" w:rsidRPr="0039239D" w:rsidRDefault="00D1636E" w:rsidP="00DE0759">
      <w:pPr>
        <w:pStyle w:val="berschrift2"/>
        <w:jc w:val="both"/>
        <w:rPr>
          <w:rFonts w:cs="Arial"/>
        </w:rPr>
      </w:pPr>
      <w:bookmarkStart w:id="499" w:name="_Toc202297301"/>
      <w:r w:rsidRPr="0039239D">
        <w:rPr>
          <w:rFonts w:cs="Arial"/>
        </w:rPr>
        <w:t>Statistical analyses</w:t>
      </w:r>
      <w:bookmarkEnd w:id="499"/>
    </w:p>
    <w:p w14:paraId="2C29CB94" w14:textId="2763F14E" w:rsidR="00060F59" w:rsidRPr="0039239D" w:rsidRDefault="00060F59" w:rsidP="00DE0759">
      <w:pPr>
        <w:spacing w:line="360" w:lineRule="auto"/>
        <w:jc w:val="both"/>
        <w:rPr>
          <w:rFonts w:ascii="Arial" w:hAnsi="Arial" w:cs="Arial"/>
        </w:rPr>
      </w:pPr>
      <w:r w:rsidRPr="0039239D">
        <w:rPr>
          <w:rFonts w:ascii="Arial" w:hAnsi="Arial" w:cs="Arial"/>
        </w:rPr>
        <w:t>All statistical analyses were performed using R version 4.5.0 (R Core Team, 2025).</w:t>
      </w:r>
      <w:ins w:id="500" w:author="Felix Pascal (felixpas)" w:date="2025-07-01T20:21:00Z">
        <w:r w:rsidR="00E61A50">
          <w:rPr>
            <w:rFonts w:ascii="Arial" w:hAnsi="Arial" w:cs="Arial"/>
          </w:rPr>
          <w:t xml:space="preserve"> </w:t>
        </w:r>
      </w:ins>
      <w:ins w:id="501" w:author="Felix Pascal (felixpas)" w:date="2025-07-01T20:25:00Z">
        <w:r w:rsidR="00E61A50" w:rsidRPr="00E61A50">
          <w:rPr>
            <w:rFonts w:ascii="Arial" w:hAnsi="Arial" w:cs="Arial"/>
          </w:rPr>
          <w:t>The following significance levels were used throughout the study: *** </w:t>
        </w:r>
        <w:r w:rsidR="00E61A50" w:rsidRPr="00E61A50">
          <w:rPr>
            <w:rFonts w:ascii="Arial" w:hAnsi="Arial" w:cs="Arial"/>
            <w:i/>
            <w:iCs/>
            <w:rPrChange w:id="502" w:author="Felix Pascal (felixpas)" w:date="2025-07-01T20:25:00Z">
              <w:rPr>
                <w:rFonts w:ascii="Arial" w:hAnsi="Arial" w:cs="Arial"/>
              </w:rPr>
            </w:rPrChange>
          </w:rPr>
          <w:t>p</w:t>
        </w:r>
        <w:r w:rsidR="00E61A50" w:rsidRPr="00E61A50">
          <w:rPr>
            <w:rFonts w:ascii="Arial" w:hAnsi="Arial" w:cs="Arial"/>
          </w:rPr>
          <w:t> &lt; 0.001, ** </w:t>
        </w:r>
        <w:r w:rsidR="00E61A50" w:rsidRPr="00E61A50">
          <w:rPr>
            <w:rFonts w:ascii="Arial" w:hAnsi="Arial" w:cs="Arial"/>
            <w:i/>
            <w:iCs/>
            <w:rPrChange w:id="503" w:author="Felix Pascal (felixpas)" w:date="2025-07-01T20:25:00Z">
              <w:rPr>
                <w:rFonts w:ascii="Arial" w:hAnsi="Arial" w:cs="Arial"/>
              </w:rPr>
            </w:rPrChange>
          </w:rPr>
          <w:t>p</w:t>
        </w:r>
        <w:r w:rsidR="00E61A50" w:rsidRPr="00E61A50">
          <w:rPr>
            <w:rFonts w:ascii="Arial" w:hAnsi="Arial" w:cs="Arial"/>
          </w:rPr>
          <w:t> &lt; 0.01</w:t>
        </w:r>
      </w:ins>
      <w:ins w:id="504" w:author="Felix Pascal (felixpas)" w:date="2025-07-01T20:28:00Z">
        <w:r w:rsidR="00E61A50">
          <w:rPr>
            <w:rFonts w:ascii="Arial" w:hAnsi="Arial" w:cs="Arial"/>
          </w:rPr>
          <w:t xml:space="preserve"> and</w:t>
        </w:r>
      </w:ins>
      <w:ins w:id="505" w:author="Felix Pascal (felixpas)" w:date="2025-07-01T20:25:00Z">
        <w:r w:rsidR="00E61A50" w:rsidRPr="00E61A50">
          <w:rPr>
            <w:rFonts w:ascii="Arial" w:hAnsi="Arial" w:cs="Arial"/>
          </w:rPr>
          <w:t xml:space="preserve"> * </w:t>
        </w:r>
        <w:r w:rsidR="00E61A50" w:rsidRPr="00E61A50">
          <w:rPr>
            <w:rFonts w:ascii="Arial" w:hAnsi="Arial" w:cs="Arial"/>
            <w:i/>
            <w:iCs/>
            <w:rPrChange w:id="506" w:author="Felix Pascal (felixpas)" w:date="2025-07-01T20:25:00Z">
              <w:rPr>
                <w:rFonts w:ascii="Arial" w:hAnsi="Arial" w:cs="Arial"/>
              </w:rPr>
            </w:rPrChange>
          </w:rPr>
          <w:t>p</w:t>
        </w:r>
        <w:r w:rsidR="00E61A50" w:rsidRPr="00E61A50">
          <w:rPr>
            <w:rFonts w:ascii="Arial" w:hAnsi="Arial" w:cs="Arial"/>
          </w:rPr>
          <w:t> &lt; 0.05.</w:t>
        </w:r>
      </w:ins>
      <w:del w:id="507" w:author="Felix Pascal (felixpas)" w:date="2025-07-01T20:25:00Z">
        <w:r w:rsidR="00FF466A" w:rsidDel="00E61A50">
          <w:rPr>
            <w:rFonts w:ascii="Arial" w:hAnsi="Arial" w:cs="Arial"/>
          </w:rPr>
          <w:delText xml:space="preserve"> </w:delText>
        </w:r>
      </w:del>
      <w:r w:rsidRPr="0039239D">
        <w:rPr>
          <w:rFonts w:ascii="Arial" w:hAnsi="Arial" w:cs="Arial"/>
        </w:rPr>
        <w:t xml:space="preserve">Data processing and statistical modelling were carried out using </w:t>
      </w:r>
      <w:proofErr w:type="spellStart"/>
      <w:ins w:id="508" w:author="Felix Pascal (felixpas)" w:date="2025-07-01T22:36:00Z">
        <w:r w:rsidR="009750E1">
          <w:rPr>
            <w:rFonts w:ascii="Arial" w:hAnsi="Arial" w:cs="Arial"/>
          </w:rPr>
          <w:t>worflows</w:t>
        </w:r>
        <w:proofErr w:type="spellEnd"/>
        <w:r w:rsidR="009750E1">
          <w:rPr>
            <w:rFonts w:ascii="Arial" w:hAnsi="Arial" w:cs="Arial"/>
          </w:rPr>
          <w:t xml:space="preserve"> based on </w:t>
        </w:r>
        <w:proofErr w:type="spellStart"/>
        <w:r w:rsidR="009750E1">
          <w:rPr>
            <w:rFonts w:ascii="Arial" w:hAnsi="Arial" w:cs="Arial"/>
          </w:rPr>
          <w:t>ti</w:t>
        </w:r>
      </w:ins>
      <w:del w:id="509" w:author="Felix Pascal (felixpas)" w:date="2025-07-01T22:36:00Z">
        <w:r w:rsidRPr="0039239D" w:rsidDel="009750E1">
          <w:rPr>
            <w:rFonts w:ascii="Arial" w:hAnsi="Arial" w:cs="Arial"/>
          </w:rPr>
          <w:delText>ti</w:delText>
        </w:r>
      </w:del>
      <w:r w:rsidRPr="0039239D">
        <w:rPr>
          <w:rFonts w:ascii="Arial" w:hAnsi="Arial" w:cs="Arial"/>
        </w:rPr>
        <w:t>dyverse</w:t>
      </w:r>
      <w:proofErr w:type="spellEnd"/>
      <w:ins w:id="510" w:author="Felix Pascal (felixpas)" w:date="2025-07-01T22:36:00Z">
        <w:r w:rsidR="009750E1">
          <w:rPr>
            <w:rFonts w:ascii="Arial" w:hAnsi="Arial" w:cs="Arial"/>
          </w:rPr>
          <w:t xml:space="preserve"> </w:t>
        </w:r>
      </w:ins>
      <w:r w:rsidR="009750E1">
        <w:rPr>
          <w:rFonts w:ascii="Arial" w:hAnsi="Arial" w:cs="Arial"/>
        </w:rPr>
        <w:fldChar w:fldCharType="begin"/>
      </w:r>
      <w:r w:rsidR="009750E1">
        <w:rPr>
          <w:rFonts w:ascii="Arial" w:hAnsi="Arial" w:cs="Arial"/>
        </w:rPr>
        <w:instrText xml:space="preserve"> ADDIN ZOTERO_ITEM CSL_CITATION {"citationID":"ddEoo9I7","properties":{"formattedCitation":"(Wickham et al., 2019)","plainCitation":"(Wickham et al., 2019)","noteIndex":0},"citationItems":[{"id":82,"uris":["http://zotero.org/users/local/A12ESoVu/items/JT5DIP6T"],"itemData":{"id":82,"type":"article-journal","abstract":"Wickham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009750E1">
        <w:rPr>
          <w:rFonts w:ascii="Arial" w:hAnsi="Arial" w:cs="Arial"/>
        </w:rPr>
        <w:fldChar w:fldCharType="separate"/>
      </w:r>
      <w:r w:rsidR="009750E1" w:rsidRPr="009750E1">
        <w:rPr>
          <w:rFonts w:ascii="Arial" w:hAnsi="Arial" w:cs="Arial"/>
        </w:rPr>
        <w:t>(Wickham et al., 2019)</w:t>
      </w:r>
      <w:r w:rsidR="009750E1">
        <w:rPr>
          <w:rFonts w:ascii="Arial" w:hAnsi="Arial" w:cs="Arial"/>
        </w:rPr>
        <w:fldChar w:fldCharType="end"/>
      </w:r>
      <w:del w:id="511" w:author="Felix Pascal (felixpas)" w:date="2025-07-01T22:36:00Z">
        <w:r w:rsidRPr="0039239D" w:rsidDel="009750E1">
          <w:rPr>
            <w:rFonts w:ascii="Arial" w:hAnsi="Arial" w:cs="Arial"/>
          </w:rPr>
          <w:delText>-based workflows</w:delText>
        </w:r>
      </w:del>
      <w:r w:rsidRPr="0039239D">
        <w:rPr>
          <w:rFonts w:ascii="Arial" w:hAnsi="Arial" w:cs="Arial"/>
        </w:rPr>
        <w:t xml:space="preserve"> and a combination of linear and generalised linear mixed models. Visual inspections of diagnostic plots and residual simulations were used throughout to ensure that model assumptions were reasonably met. All plots were surveyed within a repeated sampling design, and models accounted for this with random effects on plot level.</w:t>
      </w:r>
    </w:p>
    <w:p w14:paraId="3D7B4A62" w14:textId="1CB06193" w:rsidR="009C40C5" w:rsidRPr="0039239D" w:rsidRDefault="009C40C5" w:rsidP="00DE0759">
      <w:pPr>
        <w:spacing w:line="360" w:lineRule="auto"/>
        <w:jc w:val="both"/>
        <w:rPr>
          <w:rFonts w:ascii="Arial" w:hAnsi="Arial" w:cs="Arial"/>
        </w:rPr>
      </w:pPr>
      <w:r w:rsidRPr="0039239D">
        <w:rPr>
          <w:rFonts w:ascii="Arial" w:hAnsi="Arial" w:cs="Arial"/>
        </w:rPr>
        <w:t>To analyse temporal changes in species richness, linear mixed-effects models with a Gaussian error distribution were applied. The response variable was the number of unique vascular plant species recorded per 10 m² plot in a given survey year. The main predictor was time, expressed as a continuous variable (</w:t>
      </w:r>
      <w:proofErr w:type="spellStart"/>
      <w:r w:rsidRPr="0039239D">
        <w:rPr>
          <w:rFonts w:ascii="Arial" w:hAnsi="Arial" w:cs="Arial"/>
        </w:rPr>
        <w:t>year_index</w:t>
      </w:r>
      <w:proofErr w:type="spellEnd"/>
      <w:r w:rsidRPr="0039239D">
        <w:rPr>
          <w:rFonts w:ascii="Arial" w:hAnsi="Arial" w:cs="Arial"/>
        </w:rPr>
        <w:t>) representing the number of years since 2000 (</w:t>
      </w:r>
      <w:proofErr w:type="gramStart"/>
      <w:r w:rsidRPr="0039239D">
        <w:rPr>
          <w:rFonts w:ascii="Arial" w:hAnsi="Arial" w:cs="Arial"/>
        </w:rPr>
        <w:t>e.g.</w:t>
      </w:r>
      <w:proofErr w:type="gramEnd"/>
      <w:r w:rsidRPr="0039239D">
        <w:rPr>
          <w:rFonts w:ascii="Arial" w:hAnsi="Arial" w:cs="Arial"/>
        </w:rPr>
        <w:t xml:space="preserve"> 2001 = 1). To account for repeated measurements on the same plots, a random intercept for plot ID (</w:t>
      </w:r>
      <w:proofErr w:type="spellStart"/>
      <w:r w:rsidRPr="0039239D">
        <w:rPr>
          <w:rFonts w:ascii="Arial" w:hAnsi="Arial" w:cs="Arial"/>
        </w:rPr>
        <w:t>aID_STAO</w:t>
      </w:r>
      <w:proofErr w:type="spellEnd"/>
      <w:r w:rsidRPr="0039239D">
        <w:rPr>
          <w:rFonts w:ascii="Arial" w:hAnsi="Arial" w:cs="Arial"/>
        </w:rPr>
        <w:t>) was included in all models.</w:t>
      </w:r>
      <w:r w:rsidR="00DE0759" w:rsidRPr="0039239D">
        <w:rPr>
          <w:rFonts w:ascii="Arial" w:hAnsi="Arial" w:cs="Arial"/>
        </w:rPr>
        <w:t xml:space="preserve"> </w:t>
      </w:r>
      <w:r w:rsidRPr="0039239D">
        <w:rPr>
          <w:rFonts w:ascii="Arial" w:hAnsi="Arial" w:cs="Arial"/>
        </w:rPr>
        <w:t>A baseline model was first fitted to test the overall temporal trend in species richness across Switzerland. Building on this, several interaction models were specified to test whether temporal trends varied depending on key site characteristics. These included interactions between year and (</w:t>
      </w:r>
      <w:proofErr w:type="spellStart"/>
      <w:r w:rsidRPr="0039239D">
        <w:rPr>
          <w:rFonts w:ascii="Arial" w:hAnsi="Arial" w:cs="Arial"/>
        </w:rPr>
        <w:t>i</w:t>
      </w:r>
      <w:proofErr w:type="spellEnd"/>
      <w:r w:rsidRPr="0039239D">
        <w:rPr>
          <w:rFonts w:ascii="Arial" w:hAnsi="Arial" w:cs="Arial"/>
        </w:rPr>
        <w:t xml:space="preserve">) </w:t>
      </w:r>
      <w:ins w:id="512" w:author="Felix Pascal (felixpas)" w:date="2025-07-01T14:45:00Z">
        <w:r w:rsidR="00674DE8">
          <w:rPr>
            <w:rFonts w:ascii="Arial" w:hAnsi="Arial" w:cs="Arial"/>
          </w:rPr>
          <w:t xml:space="preserve">the main </w:t>
        </w:r>
      </w:ins>
      <w:r w:rsidRPr="0039239D">
        <w:rPr>
          <w:rFonts w:ascii="Arial" w:hAnsi="Arial" w:cs="Arial"/>
        </w:rPr>
        <w:t>biogeographic region</w:t>
      </w:r>
      <w:ins w:id="513" w:author="Felix Pascal (felixpas)" w:date="2025-07-01T14:45:00Z">
        <w:r w:rsidR="00674DE8">
          <w:rPr>
            <w:rFonts w:ascii="Arial" w:hAnsi="Arial" w:cs="Arial"/>
          </w:rPr>
          <w:t>s</w:t>
        </w:r>
      </w:ins>
      <w:ins w:id="514" w:author="Felix Pascal (felixpas)" w:date="2025-07-01T14:40:00Z">
        <w:r w:rsidR="00674DE8">
          <w:rPr>
            <w:rFonts w:ascii="Arial" w:hAnsi="Arial" w:cs="Arial"/>
          </w:rPr>
          <w:t xml:space="preserve"> </w:t>
        </w:r>
      </w:ins>
      <w:r w:rsidR="00674DE8">
        <w:rPr>
          <w:rFonts w:ascii="Arial" w:hAnsi="Arial" w:cs="Arial"/>
        </w:rPr>
        <w:lastRenderedPageBreak/>
        <w:fldChar w:fldCharType="begin"/>
      </w:r>
      <w:r w:rsidR="00674DE8">
        <w:rPr>
          <w:rFonts w:ascii="Arial" w:hAnsi="Arial" w:cs="Arial"/>
        </w:rPr>
        <w:instrText xml:space="preserve"> ADDIN ZOTERO_ITEM CSL_CITATION {"citationID":"gjmc7tYy","properties":{"formattedCitation":"(UFAM, o.\\uc0\\u160{}J.)","plainCitation":"(UFAM, o. J.)","noteIndex":0},"citationItems":[{"id":73,"uris":["http://zotero.org/users/local/A12ESoVu/items/XYVJ9Y7W"],"itemData":{"id":73,"type":"webpage","abstract":"Erläuterungen und Einteilungsstandard. 2001","language":"de","title":"Die biogeographischen Regionen der Schweiz","URL":"https://www.bafu.admin.ch/bafu/de/home/themen/thema-landschaft/landschaft--publikationen/publikationen-landschaft/die-biogeographischen-regionen-der-schweiz.html","author":[{"family":"UFAM","given":"Bundesamt für Umwelt BAFU | Office fédéral de l'environnement OFEV | Ufficio","dropping-particle":"federale dell'ambiente"}],"accessed":{"date-parts":[["2025",7,1]]}}}],"schema":"https://github.com/citation-style-language/schema/raw/master/csl-citation.json"} </w:instrText>
      </w:r>
      <w:r w:rsidR="00674DE8">
        <w:rPr>
          <w:rFonts w:ascii="Arial" w:hAnsi="Arial" w:cs="Arial"/>
        </w:rPr>
        <w:fldChar w:fldCharType="separate"/>
      </w:r>
      <w:r w:rsidR="00674DE8" w:rsidRPr="00674DE8">
        <w:rPr>
          <w:rFonts w:ascii="Arial" w:hAnsi="Arial" w:cs="Arial"/>
          <w:szCs w:val="24"/>
        </w:rPr>
        <w:t>(UFAM, o. J.)</w:t>
      </w:r>
      <w:r w:rsidR="00674DE8">
        <w:rPr>
          <w:rFonts w:ascii="Arial" w:hAnsi="Arial" w:cs="Arial"/>
        </w:rPr>
        <w:fldChar w:fldCharType="end"/>
      </w:r>
      <w:r w:rsidRPr="0039239D">
        <w:rPr>
          <w:rFonts w:ascii="Arial" w:hAnsi="Arial" w:cs="Arial"/>
        </w:rPr>
        <w:t xml:space="preserve"> </w:t>
      </w:r>
      <w:commentRangeStart w:id="515"/>
      <w:r w:rsidRPr="0039239D">
        <w:rPr>
          <w:rFonts w:ascii="Arial" w:hAnsi="Arial" w:cs="Arial"/>
        </w:rPr>
        <w:t xml:space="preserve">(BGR_6), </w:t>
      </w:r>
      <w:commentRangeEnd w:id="515"/>
      <w:r w:rsidR="00413FEA">
        <w:rPr>
          <w:rStyle w:val="Kommentarzeichen"/>
        </w:rPr>
        <w:commentReference w:id="515"/>
      </w:r>
      <w:r w:rsidRPr="0039239D">
        <w:rPr>
          <w:rFonts w:ascii="Arial" w:hAnsi="Arial" w:cs="Arial"/>
        </w:rPr>
        <w:t>(ii) dominant land use type</w:t>
      </w:r>
      <w:del w:id="516" w:author="Felix Pascal (felixpas)" w:date="2025-07-01T13:51:00Z">
        <w:r w:rsidRPr="0039239D" w:rsidDel="007E6EF3">
          <w:rPr>
            <w:rFonts w:ascii="Arial" w:hAnsi="Arial" w:cs="Arial"/>
          </w:rPr>
          <w:delText xml:space="preserve"> (HN)</w:delText>
        </w:r>
      </w:del>
      <w:r w:rsidRPr="0039239D">
        <w:rPr>
          <w:rFonts w:ascii="Arial" w:hAnsi="Arial" w:cs="Arial"/>
        </w:rPr>
        <w:t xml:space="preserve">, and (iii) elevation, modelled </w:t>
      </w:r>
      <w:del w:id="517" w:author="Felix Pascal (felixpas)" w:date="2025-07-01T14:46:00Z">
        <w:r w:rsidRPr="0039239D" w:rsidDel="00674DE8">
          <w:rPr>
            <w:rFonts w:ascii="Arial" w:hAnsi="Arial" w:cs="Arial"/>
          </w:rPr>
          <w:delText xml:space="preserve">both </w:delText>
        </w:r>
      </w:del>
      <w:r w:rsidRPr="0039239D">
        <w:rPr>
          <w:rFonts w:ascii="Arial" w:hAnsi="Arial" w:cs="Arial"/>
        </w:rPr>
        <w:t xml:space="preserve">as </w:t>
      </w:r>
      <w:del w:id="518" w:author="Felix Pascal (felixpas)" w:date="2025-07-01T14:46:00Z">
        <w:r w:rsidRPr="0039239D" w:rsidDel="00674DE8">
          <w:rPr>
            <w:rFonts w:ascii="Arial" w:hAnsi="Arial" w:cs="Arial"/>
          </w:rPr>
          <w:delText xml:space="preserve">a standardised continuous variable and as </w:delText>
        </w:r>
      </w:del>
      <w:r w:rsidRPr="0039239D">
        <w:rPr>
          <w:rFonts w:ascii="Arial" w:hAnsi="Arial" w:cs="Arial"/>
        </w:rPr>
        <w:t xml:space="preserve">categorical 400 m elevation bands (from 200 m to 3100 m). For each model, diagnostic checks of </w:t>
      </w:r>
      <w:r w:rsidR="008D0529">
        <w:rPr>
          <w:rFonts w:ascii="Arial" w:hAnsi="Arial" w:cs="Arial"/>
        </w:rPr>
        <w:t>s</w:t>
      </w:r>
      <w:r w:rsidR="008D0529" w:rsidRPr="008D0529">
        <w:rPr>
          <w:rFonts w:ascii="Arial" w:hAnsi="Arial" w:cs="Arial"/>
        </w:rPr>
        <w:t xml:space="preserve">imulated </w:t>
      </w:r>
      <w:r w:rsidRPr="0039239D">
        <w:rPr>
          <w:rFonts w:ascii="Arial" w:hAnsi="Arial" w:cs="Arial"/>
        </w:rPr>
        <w:t xml:space="preserve">residuals were performed using the </w:t>
      </w:r>
      <w:proofErr w:type="spellStart"/>
      <w:r w:rsidRPr="0039239D">
        <w:rPr>
          <w:rFonts w:ascii="Arial" w:hAnsi="Arial" w:cs="Arial"/>
        </w:rPr>
        <w:t>DHARMa</w:t>
      </w:r>
      <w:proofErr w:type="spellEnd"/>
      <w:r w:rsidRPr="0039239D">
        <w:rPr>
          <w:rFonts w:ascii="Arial" w:hAnsi="Arial" w:cs="Arial"/>
        </w:rPr>
        <w:t xml:space="preserve"> package </w:t>
      </w:r>
      <w:r w:rsidR="00674DE8">
        <w:rPr>
          <w:rFonts w:ascii="Arial" w:hAnsi="Arial" w:cs="Arial"/>
        </w:rPr>
        <w:fldChar w:fldCharType="begin"/>
      </w:r>
      <w:r w:rsidR="00674DE8">
        <w:rPr>
          <w:rFonts w:ascii="Arial" w:hAnsi="Arial" w:cs="Arial"/>
        </w:rPr>
        <w:instrText xml:space="preserve"> ADDIN ZOTERO_ITEM CSL_CITATION {"citationID":"TKtVWSTZ","properties":{"formattedCitation":"(Hartig et al., 2024)","plainCitation":"(Hartig et al., 2024)","noteIndex":0},"citationItems":[{"id":74,"uris":["http://zotero.org/users/local/A12ESoVu/items/S4W6SPT8"],"itemData":{"id":74,"type":"software","abstract":"The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phylogenetic linear models from 'phylolm' (classes 'phylolm' and 'phyloglm');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phylogenetic and temporal autocorrelation.","license":"GPL (≥ 3)","source":"R-Packages","title":"DHARMa: Residual Diagnostics for Hierarchical (Multi-Level / Mixed) Regression Models","title-short":"DHARMa","URL":"https://cran.r-project.org/web/packages/DHARMa/index.html","version":"0.4.7","author":[{"family":"Hartig","given":"Florian"},{"family":"Lohse","given":"Lukas"},{"family":"leite","given":"Melina de Souza"}],"accessed":{"date-parts":[["2025",7,1]]},"issued":{"date-parts":[["2024",10,18]]}}}],"schema":"https://github.com/citation-style-language/schema/raw/master/csl-citation.json"} </w:instrText>
      </w:r>
      <w:r w:rsidR="00674DE8">
        <w:rPr>
          <w:rFonts w:ascii="Arial" w:hAnsi="Arial" w:cs="Arial"/>
        </w:rPr>
        <w:fldChar w:fldCharType="separate"/>
      </w:r>
      <w:r w:rsidR="00674DE8" w:rsidRPr="00674DE8">
        <w:rPr>
          <w:rFonts w:ascii="Arial" w:hAnsi="Arial" w:cs="Arial"/>
        </w:rPr>
        <w:t>(Hartig et al., 2024)</w:t>
      </w:r>
      <w:r w:rsidR="00674DE8">
        <w:rPr>
          <w:rFonts w:ascii="Arial" w:hAnsi="Arial" w:cs="Arial"/>
        </w:rPr>
        <w:fldChar w:fldCharType="end"/>
      </w:r>
      <w:del w:id="519" w:author="Felix Pascal (felixpas)" w:date="2025-07-01T14:43:00Z">
        <w:r w:rsidR="008D0529" w:rsidDel="00674DE8">
          <w:rPr>
            <w:rFonts w:ascii="Arial" w:hAnsi="Arial" w:cs="Arial"/>
          </w:rPr>
          <w:delText>(</w:delText>
        </w:r>
      </w:del>
      <w:del w:id="520" w:author="Felix Pascal (felixpas)" w:date="2025-07-01T14:44:00Z">
        <w:r w:rsidR="008D0529" w:rsidDel="00674DE8">
          <w:rPr>
            <w:rFonts w:ascii="Arial" w:hAnsi="Arial" w:cs="Arial"/>
          </w:rPr>
          <w:delText>add Reference)</w:delText>
        </w:r>
      </w:del>
      <w:r w:rsidR="008D0529">
        <w:rPr>
          <w:rFonts w:ascii="Arial" w:hAnsi="Arial" w:cs="Arial"/>
        </w:rPr>
        <w:t xml:space="preserve"> </w:t>
      </w:r>
      <w:r w:rsidRPr="0039239D">
        <w:rPr>
          <w:rFonts w:ascii="Arial" w:hAnsi="Arial" w:cs="Arial"/>
        </w:rPr>
        <w:t xml:space="preserve">to assess model validity. Group-wise predictions and marginal trends were visualised using functions from the </w:t>
      </w:r>
      <w:proofErr w:type="spellStart"/>
      <w:r w:rsidRPr="0039239D">
        <w:rPr>
          <w:rFonts w:ascii="Arial" w:hAnsi="Arial" w:cs="Arial"/>
        </w:rPr>
        <w:t>ggeffects</w:t>
      </w:r>
      <w:proofErr w:type="spellEnd"/>
      <w:ins w:id="521" w:author="Felix Pascal (felixpas)" w:date="2025-07-01T14:48:00Z">
        <w:r w:rsidR="00576E4E">
          <w:rPr>
            <w:rFonts w:ascii="Arial" w:hAnsi="Arial" w:cs="Arial"/>
          </w:rPr>
          <w:t xml:space="preserve"> </w:t>
        </w:r>
      </w:ins>
      <w:r w:rsidR="00576E4E">
        <w:rPr>
          <w:rFonts w:ascii="Arial" w:hAnsi="Arial" w:cs="Arial"/>
        </w:rPr>
        <w:fldChar w:fldCharType="begin"/>
      </w:r>
      <w:r w:rsidR="00576E4E">
        <w:rPr>
          <w:rFonts w:ascii="Arial" w:hAnsi="Arial" w:cs="Arial"/>
        </w:rPr>
        <w:instrText xml:space="preserve"> ADDIN ZOTERO_ITEM CSL_CITATION {"citationID":"G637Fh2V","properties":{"formattedCitation":"(L\\uc0\\u252{}decke, 2018)","plainCitation":"(Lüdecke, 2018)","noteIndex":0},"citationItems":[{"id":75,"uris":["http://zotero.org/users/local/A12ESoVu/items/HYFKTZKQ"],"itemData":{"id":75,"type":"article-journal","abstract":"Lüdecke, (2018). ggeffects: Tidy Data Frames of Marginal Effects from Regression Models\n. Journal of Open Source Software, 3(26), 772, https://doi.org/10.21105/joss.00772","container-title":"Journal of Open Source Software","DOI":"10.21105/joss.00772","ISSN":"2475-9066","issue":"26","language":"en","page":"772","source":"joss.theoj.org","title":"ggeffects: Tidy Data Frames of Marginal Effects from Regression Models","title-short":"ggeffects","volume":"3","author":[{"family":"Lüdecke","given":"Daniel"}],"issued":{"date-parts":[["2018",6,29]]}}}],"schema":"https://github.com/citation-style-language/schema/raw/master/csl-citation.json"} </w:instrText>
      </w:r>
      <w:r w:rsidR="00576E4E">
        <w:rPr>
          <w:rFonts w:ascii="Arial" w:hAnsi="Arial" w:cs="Arial"/>
        </w:rPr>
        <w:fldChar w:fldCharType="separate"/>
      </w:r>
      <w:r w:rsidR="00576E4E" w:rsidRPr="00576E4E">
        <w:rPr>
          <w:rFonts w:ascii="Arial" w:hAnsi="Arial" w:cs="Arial"/>
          <w:szCs w:val="24"/>
        </w:rPr>
        <w:t>(</w:t>
      </w:r>
      <w:proofErr w:type="spellStart"/>
      <w:r w:rsidR="00576E4E" w:rsidRPr="00576E4E">
        <w:rPr>
          <w:rFonts w:ascii="Arial" w:hAnsi="Arial" w:cs="Arial"/>
          <w:szCs w:val="24"/>
        </w:rPr>
        <w:t>Lüdecke</w:t>
      </w:r>
      <w:proofErr w:type="spellEnd"/>
      <w:r w:rsidR="00576E4E" w:rsidRPr="00576E4E">
        <w:rPr>
          <w:rFonts w:ascii="Arial" w:hAnsi="Arial" w:cs="Arial"/>
          <w:szCs w:val="24"/>
        </w:rPr>
        <w:t>, 2018)</w:t>
      </w:r>
      <w:r w:rsidR="00576E4E">
        <w:rPr>
          <w:rFonts w:ascii="Arial" w:hAnsi="Arial" w:cs="Arial"/>
        </w:rPr>
        <w:fldChar w:fldCharType="end"/>
      </w:r>
      <w:ins w:id="522" w:author="Felix Pascal (felixpas)" w:date="2025-07-01T14:46:00Z">
        <w:r w:rsidR="00576E4E">
          <w:rPr>
            <w:rFonts w:ascii="Arial" w:hAnsi="Arial" w:cs="Arial"/>
          </w:rPr>
          <w:t xml:space="preserve"> </w:t>
        </w:r>
      </w:ins>
      <w:del w:id="523" w:author="Felix Pascal (felixpas)" w:date="2025-07-01T14:48:00Z">
        <w:r w:rsidRPr="0039239D" w:rsidDel="00576E4E">
          <w:rPr>
            <w:rFonts w:ascii="Arial" w:hAnsi="Arial" w:cs="Arial"/>
          </w:rPr>
          <w:delText xml:space="preserve"> </w:delText>
        </w:r>
      </w:del>
      <w:r w:rsidRPr="0039239D">
        <w:rPr>
          <w:rFonts w:ascii="Arial" w:hAnsi="Arial" w:cs="Arial"/>
        </w:rPr>
        <w:t xml:space="preserve">and </w:t>
      </w:r>
      <w:proofErr w:type="spellStart"/>
      <w:r w:rsidRPr="0039239D">
        <w:rPr>
          <w:rFonts w:ascii="Arial" w:hAnsi="Arial" w:cs="Arial"/>
        </w:rPr>
        <w:t>emmeans</w:t>
      </w:r>
      <w:proofErr w:type="spellEnd"/>
      <w:r w:rsidRPr="0039239D">
        <w:rPr>
          <w:rFonts w:ascii="Arial" w:hAnsi="Arial" w:cs="Arial"/>
        </w:rPr>
        <w:t xml:space="preserve"> packages</w:t>
      </w:r>
      <w:ins w:id="524" w:author="Felix Pascal (felixpas)" w:date="2025-07-01T15:16:00Z">
        <w:r w:rsidR="00BE6DB6">
          <w:rPr>
            <w:rFonts w:ascii="Arial" w:hAnsi="Arial" w:cs="Arial"/>
          </w:rPr>
          <w:t xml:space="preserve"> </w:t>
        </w:r>
      </w:ins>
      <w:r w:rsidR="00BE6DB6">
        <w:rPr>
          <w:rFonts w:ascii="Arial" w:hAnsi="Arial" w:cs="Arial"/>
        </w:rPr>
        <w:fldChar w:fldCharType="begin"/>
      </w:r>
      <w:r w:rsidR="002B4CB3">
        <w:rPr>
          <w:rFonts w:ascii="Arial" w:hAnsi="Arial" w:cs="Arial"/>
        </w:rPr>
        <w:instrText xml:space="preserve"> ADDIN ZOTERO_ITEM CSL_CITATION {"citationID":"QOOHwxOv","properties":{"formattedCitation":"(Lenth et al., 2025)","plainCitation":"(Lenth et al., 2025)","noteIndex":0},"citationItems":[{"id":77,"uris":["http://zotero.org/users/local/A12ESoVu/items/CDBXKA4P"],"itemData":{"id":77,"type":"software","abstract":"Obtain estimated marginal means (EMMs) for many linear, generalized linear, and mixed models. Compute contrasts or linear functions of EMMs, trends, and comparisons of slopes. Plots and other displays. Least-squares means are discussed, and the term \"estimated marginal means\" is suggested, in Searle, Speed, and Milliken (1980) Population marginal means in the linear model: An alternative to least squares means, The American Statistician 34(4), 216-221 &lt;doi:10.1080/00031305.1980.10483031&gt;.","license":"GPL-2 | GPL-3","source":"R-Packages","title":"emmeans: Estimated Marginal Means, aka Least-Squares Means","title-short":"emmeans","URL":"https://cran.r-project.org/web/packages/emmeans/index.html","version":"1.11.1","author":[{"family":"Lenth","given":"Russell V."},{"family":"Banfai","given":"Balazs"},{"family":"Bolker","given":"Ben"},{"family":"Buerkner","given":"Paul"},{"family":"Giné-Vázquez","given":"Iago"},{"family":"Herve","given":"Maxime"},{"family":"Jung","given":"Maarten"},{"family":"Love","given":"Jonathon"},{"family":"Miguez","given":"Fernando"},{"family":"Piaskowski","given":"Julia"},{"family":"Riebl","given":"Hannes"},{"family":"Singmann","given":"Henrik"}],"accessed":{"date-parts":[["2025",7,1]]},"issued":{"date-parts":[["2025",5,4]]}}}],"schema":"https://github.com/citation-style-language/schema/raw/master/csl-citation.json"} </w:instrText>
      </w:r>
      <w:r w:rsidR="00BE6DB6">
        <w:rPr>
          <w:rFonts w:ascii="Arial" w:hAnsi="Arial" w:cs="Arial"/>
        </w:rPr>
        <w:fldChar w:fldCharType="separate"/>
      </w:r>
      <w:r w:rsidR="002B4CB3" w:rsidRPr="002B4CB3">
        <w:rPr>
          <w:rFonts w:ascii="Arial" w:hAnsi="Arial" w:cs="Arial"/>
        </w:rPr>
        <w:t>(</w:t>
      </w:r>
      <w:proofErr w:type="spellStart"/>
      <w:r w:rsidR="002B4CB3" w:rsidRPr="002B4CB3">
        <w:rPr>
          <w:rFonts w:ascii="Arial" w:hAnsi="Arial" w:cs="Arial"/>
        </w:rPr>
        <w:t>Lenth</w:t>
      </w:r>
      <w:proofErr w:type="spellEnd"/>
      <w:r w:rsidR="002B4CB3" w:rsidRPr="002B4CB3">
        <w:rPr>
          <w:rFonts w:ascii="Arial" w:hAnsi="Arial" w:cs="Arial"/>
        </w:rPr>
        <w:t xml:space="preserve"> et al., 2025)</w:t>
      </w:r>
      <w:r w:rsidR="00BE6DB6">
        <w:rPr>
          <w:rFonts w:ascii="Arial" w:hAnsi="Arial" w:cs="Arial"/>
        </w:rPr>
        <w:fldChar w:fldCharType="end"/>
      </w:r>
      <w:ins w:id="525" w:author="Felix Pascal (felixpas)" w:date="2025-07-01T15:15:00Z">
        <w:r w:rsidR="00BE6DB6">
          <w:rPr>
            <w:rFonts w:ascii="Arial" w:hAnsi="Arial" w:cs="Arial"/>
          </w:rPr>
          <w:t xml:space="preserve"> </w:t>
        </w:r>
      </w:ins>
      <w:r w:rsidRPr="0039239D">
        <w:rPr>
          <w:rFonts w:ascii="Arial" w:hAnsi="Arial" w:cs="Arial"/>
        </w:rPr>
        <w:t>.</w:t>
      </w:r>
      <w:r w:rsidR="00DE0759" w:rsidRPr="0039239D">
        <w:rPr>
          <w:rFonts w:ascii="Arial" w:hAnsi="Arial" w:cs="Arial"/>
        </w:rPr>
        <w:t xml:space="preserve"> </w:t>
      </w:r>
      <w:r w:rsidRPr="0039239D">
        <w:rPr>
          <w:rFonts w:ascii="Arial" w:hAnsi="Arial" w:cs="Arial"/>
        </w:rPr>
        <w:t>Temporal slopes (</w:t>
      </w:r>
      <w:proofErr w:type="spellStart"/>
      <w:r w:rsidRPr="0039239D">
        <w:rPr>
          <w:rFonts w:ascii="Arial" w:hAnsi="Arial" w:cs="Arial"/>
        </w:rPr>
        <w:t>year_index</w:t>
      </w:r>
      <w:proofErr w:type="spellEnd"/>
      <w:r w:rsidRPr="0039239D">
        <w:rPr>
          <w:rFonts w:ascii="Arial" w:hAnsi="Arial" w:cs="Arial"/>
        </w:rPr>
        <w:t xml:space="preserve">) from the interaction models were extracted per group using the </w:t>
      </w:r>
      <w:proofErr w:type="spellStart"/>
      <w:proofErr w:type="gramStart"/>
      <w:r w:rsidRPr="0039239D">
        <w:rPr>
          <w:rFonts w:ascii="Arial" w:hAnsi="Arial" w:cs="Arial"/>
        </w:rPr>
        <w:t>emtrends</w:t>
      </w:r>
      <w:proofErr w:type="spellEnd"/>
      <w:r w:rsidRPr="0039239D">
        <w:rPr>
          <w:rFonts w:ascii="Arial" w:hAnsi="Arial" w:cs="Arial"/>
        </w:rPr>
        <w:t>(</w:t>
      </w:r>
      <w:proofErr w:type="gramEnd"/>
      <w:r w:rsidRPr="0039239D">
        <w:rPr>
          <w:rFonts w:ascii="Arial" w:hAnsi="Arial" w:cs="Arial"/>
        </w:rPr>
        <w:t xml:space="preserve">) function and assessed for effect size and statistical significance. This allowed the identification of regions, land-use </w:t>
      </w:r>
      <w:proofErr w:type="gramStart"/>
      <w:r w:rsidRPr="0039239D">
        <w:rPr>
          <w:rFonts w:ascii="Arial" w:hAnsi="Arial" w:cs="Arial"/>
        </w:rPr>
        <w:t>types</w:t>
      </w:r>
      <w:proofErr w:type="gramEnd"/>
      <w:r w:rsidRPr="0039239D">
        <w:rPr>
          <w:rFonts w:ascii="Arial" w:hAnsi="Arial" w:cs="Arial"/>
        </w:rPr>
        <w:t xml:space="preserve"> or elevation zones with steeper or weaker changes in species richness over time. In addition, </w:t>
      </w:r>
      <w:commentRangeStart w:id="526"/>
      <w:commentRangeEnd w:id="526"/>
      <w:r w:rsidR="008D0529">
        <w:rPr>
          <w:rStyle w:val="Kommentarzeichen"/>
        </w:rPr>
        <w:commentReference w:id="526"/>
      </w:r>
      <w:r w:rsidRPr="0039239D">
        <w:rPr>
          <w:rFonts w:ascii="Arial" w:hAnsi="Arial" w:cs="Arial"/>
        </w:rPr>
        <w:t>and key statistics (year effects, significance) were summarised in a comparison table. For the elevation models, an additional Gamma GLMM with log-link was tested as a robustness check for skewed data, but the Gaussian model proved more appropriate.</w:t>
      </w:r>
    </w:p>
    <w:p w14:paraId="5576BC13" w14:textId="11711C51" w:rsidR="00A82CE4" w:rsidRDefault="009C40C5" w:rsidP="00A82CE4">
      <w:pPr>
        <w:spacing w:line="360" w:lineRule="auto"/>
        <w:jc w:val="both"/>
        <w:rPr>
          <w:rFonts w:ascii="Arial" w:hAnsi="Arial" w:cs="Arial"/>
        </w:rPr>
      </w:pPr>
      <w:r w:rsidRPr="0039239D">
        <w:rPr>
          <w:rFonts w:ascii="Arial" w:hAnsi="Arial" w:cs="Arial"/>
        </w:rPr>
        <w:t xml:space="preserve">To test whether the ecological affinities of plant communities have shifted over the monitoring period, we first constructed a presence–absence matrix (6 283 plots × 1 381 species) and a matching trait matrix containing mean ecological indicator values (EIVs) from </w:t>
      </w:r>
      <w:commentRangeStart w:id="527"/>
      <w:r w:rsidRPr="0039239D">
        <w:rPr>
          <w:rFonts w:ascii="Arial" w:hAnsi="Arial" w:cs="Arial"/>
        </w:rPr>
        <w:t xml:space="preserve">Flora </w:t>
      </w:r>
      <w:proofErr w:type="spellStart"/>
      <w:r w:rsidRPr="0039239D">
        <w:rPr>
          <w:rFonts w:ascii="Arial" w:hAnsi="Arial" w:cs="Arial"/>
        </w:rPr>
        <w:t>indicativa</w:t>
      </w:r>
      <w:proofErr w:type="spellEnd"/>
      <w:del w:id="528" w:author="Widmer Stefan (wids)" w:date="2025-06-30T12:00:00Z">
        <w:r w:rsidRPr="0039239D" w:rsidDel="00F971A3">
          <w:rPr>
            <w:rFonts w:ascii="Arial" w:hAnsi="Arial" w:cs="Arial"/>
          </w:rPr>
          <w:delText xml:space="preserve"> </w:delText>
        </w:r>
      </w:del>
      <w:commentRangeEnd w:id="527"/>
      <w:r w:rsidR="006252EE">
        <w:rPr>
          <w:rFonts w:ascii="Arial" w:hAnsi="Arial" w:cs="Arial"/>
        </w:rPr>
        <w:fldChar w:fldCharType="begin"/>
      </w:r>
      <w:r w:rsidR="006252EE">
        <w:rPr>
          <w:rFonts w:ascii="Arial" w:hAnsi="Arial" w:cs="Arial"/>
        </w:rPr>
        <w:instrText xml:space="preserve"> ADDIN ZOTERO_ITEM CSL_CITATION {"citationID":"2UvQmzPd","properties":{"formattedCitation":"(Landolt et al., 2010)","plainCitation":"(Landolt et al., 2010)","noteIndex":0},"citationItems":[{"id":67,"uris":["http://zotero.org/users/local/A12ESoVu/items/M9WHRT94"],"itemData":{"id":67,"type":"book","abstract":"Die «Flora indicativa» umfasst die ökologischen und biologischen Eigenschaften von 5500 Pflanzenarten aus der Schweiz und den Alpen und charakterisiert in Tabellenform die einzelnen Arten. Als wertvolle Dokumentation zur Ökologie und Biologie der Pflanzenarten in Mitteleuropa ist die «Flora indicativa» ein wesentliches Hilfsmittel zur Erhaltung der Artenvielfalt. Zudem kann sie als Einführung in die Geobotanik, d.h. in die Lehre von den Beziehungen der Pflanzen zur Umwelt genutzt werden.\nDie «Flora indicativa» entstand als einzigartiges Gemeinschaftswerk von 13 Botanikexperten und den führenden Schweizer Institutionen ETHZ (Institut für Integrative Biologie - Stiftung Rübel), WSL, Birmensdorf und Conservatoire et Jardin Botaniques des Genève sowie den Universitäten von Zürich, Basel, Bern, Lausanne und Genf.","event-place":"Bern","ISBN":"978-3-258-07461-0","language":"deu","license":"info:eu-repo/semantics/closedAccess","note":"container-title: Landolt, E; Bäumler, B; Ehrhardt, A; Hegg, O; Klötzli, F; Lämmler, W; Nobis, M; Rudmann-Maurer, K; Schweingruber, F H; Theurillat, J-P; Urmi, E; Vust, M; Wohlgemuth, T  (2010). Flora indicativa : ökologische Zeigerwerte und biologische Kennzeichen zur Flora der Schweiz und der Alpen (2., völlig neu bearb. und erw. Aufl.).  Bern: Haupt.","number-of-pages":"384","publisher":"Haupt","publisher-place":"Bern","source":"www.zora.uzh.ch","title":"Flora indicativa : ökologische Zeigerwerte und biologische Kennzeichen zur Flora der Schweiz und der Alpen","title-short":"Flora indicativa","URL":"http://www.haupt.ch/verlagsshop/oxid.php/sid/01bc165c8938a5e64645df55b6d3d49d/cl/details/anid/9783258074610","author":[{"family":"Landolt","given":"E."},{"family":"Bäumler","given":"B."},{"family":"Ehrhardt","given":"A."},{"family":"Hegg","given":"O."},{"family":"Klötzli","given":"F."},{"family":"Lämmler","given":"W."},{"family":"Nobis","given":"M."},{"family":"Rudmann-Maurer","given":"K."},{"family":"Schweingruber","given":"F. H."},{"family":"Theurillat","given":"J.-P."},{"family":"Urmi","given":"E."},{"family":"Vust","given":"M."},{"family":"Wohlgemuth","given":"T."}],"accessed":{"date-parts":[["2025",7,1]]},"issued":{"date-parts":[["2010",5]]}}}],"schema":"https://github.com/citation-style-language/schema/raw/master/csl-citation.json"} </w:instrText>
      </w:r>
      <w:r w:rsidR="006252EE">
        <w:rPr>
          <w:rFonts w:ascii="Arial" w:hAnsi="Arial" w:cs="Arial"/>
        </w:rPr>
        <w:fldChar w:fldCharType="separate"/>
      </w:r>
      <w:r w:rsidR="006252EE" w:rsidRPr="006252EE">
        <w:rPr>
          <w:rFonts w:ascii="Arial" w:hAnsi="Arial" w:cs="Arial"/>
        </w:rPr>
        <w:t>(Landolt et al., 2010)</w:t>
      </w:r>
      <w:r w:rsidR="006252EE">
        <w:rPr>
          <w:rFonts w:ascii="Arial" w:hAnsi="Arial" w:cs="Arial"/>
        </w:rPr>
        <w:fldChar w:fldCharType="end"/>
      </w:r>
      <w:r w:rsidR="00F971A3">
        <w:rPr>
          <w:rStyle w:val="Kommentarzeichen"/>
        </w:rPr>
        <w:commentReference w:id="527"/>
      </w:r>
      <w:ins w:id="529" w:author="Felix Pascal (felixpas)" w:date="2025-07-01T15:57:00Z">
        <w:r w:rsidR="006252EE">
          <w:rPr>
            <w:rFonts w:ascii="Arial" w:hAnsi="Arial" w:cs="Arial"/>
          </w:rPr>
          <w:t xml:space="preserve"> </w:t>
        </w:r>
      </w:ins>
      <w:r w:rsidRPr="0039239D">
        <w:rPr>
          <w:rFonts w:ascii="Arial" w:hAnsi="Arial" w:cs="Arial"/>
        </w:rPr>
        <w:t>for temperature, light</w:t>
      </w:r>
      <w:del w:id="530" w:author="Felix Pascal (felixpas)" w:date="2025-07-01T13:54:00Z">
        <w:r w:rsidRPr="0039239D" w:rsidDel="007E6EF3">
          <w:rPr>
            <w:rFonts w:ascii="Arial" w:hAnsi="Arial" w:cs="Arial"/>
          </w:rPr>
          <w:delText xml:space="preserve"> (L)</w:delText>
        </w:r>
      </w:del>
      <w:r w:rsidRPr="0039239D">
        <w:rPr>
          <w:rFonts w:ascii="Arial" w:hAnsi="Arial" w:cs="Arial"/>
        </w:rPr>
        <w:t xml:space="preserve">, </w:t>
      </w:r>
      <w:del w:id="531" w:author="Felix Pascal (felixpas)" w:date="2025-07-01T20:14:00Z">
        <w:r w:rsidRPr="0039239D" w:rsidDel="00D64276">
          <w:rPr>
            <w:rFonts w:ascii="Arial" w:hAnsi="Arial" w:cs="Arial"/>
          </w:rPr>
          <w:delText xml:space="preserve">soil </w:delText>
        </w:r>
      </w:del>
      <w:r w:rsidRPr="0039239D">
        <w:rPr>
          <w:rFonts w:ascii="Arial" w:hAnsi="Arial" w:cs="Arial"/>
        </w:rPr>
        <w:t>moisture</w:t>
      </w:r>
      <w:del w:id="532" w:author="Felix Pascal (felixpas)" w:date="2025-07-01T13:54:00Z">
        <w:r w:rsidRPr="0039239D" w:rsidDel="007E6EF3">
          <w:rPr>
            <w:rFonts w:ascii="Arial" w:hAnsi="Arial" w:cs="Arial"/>
          </w:rPr>
          <w:delText xml:space="preserve"> (F)</w:delText>
        </w:r>
      </w:del>
      <w:r w:rsidRPr="0039239D">
        <w:rPr>
          <w:rFonts w:ascii="Arial" w:hAnsi="Arial" w:cs="Arial"/>
        </w:rPr>
        <w:t xml:space="preserve">, </w:t>
      </w:r>
      <w:del w:id="533" w:author="Felix Pascal (felixpas)" w:date="2025-07-01T20:14:00Z">
        <w:r w:rsidRPr="0039239D" w:rsidDel="00D64276">
          <w:rPr>
            <w:rFonts w:ascii="Arial" w:hAnsi="Arial" w:cs="Arial"/>
          </w:rPr>
          <w:delText xml:space="preserve">soil </w:delText>
        </w:r>
      </w:del>
      <w:r w:rsidRPr="0039239D">
        <w:rPr>
          <w:rFonts w:ascii="Arial" w:hAnsi="Arial" w:cs="Arial"/>
        </w:rPr>
        <w:t>reaction</w:t>
      </w:r>
      <w:del w:id="534" w:author="Felix Pascal (felixpas)" w:date="2025-07-01T20:15:00Z">
        <w:r w:rsidRPr="0039239D" w:rsidDel="00D64276">
          <w:rPr>
            <w:rFonts w:ascii="Arial" w:hAnsi="Arial" w:cs="Arial"/>
          </w:rPr>
          <w:delText xml:space="preserve"> (R)</w:delText>
        </w:r>
      </w:del>
      <w:r w:rsidRPr="0039239D">
        <w:rPr>
          <w:rFonts w:ascii="Arial" w:hAnsi="Arial" w:cs="Arial"/>
        </w:rPr>
        <w:t>, nutrients</w:t>
      </w:r>
      <w:del w:id="535" w:author="Felix Pascal (felixpas)" w:date="2025-07-01T20:15:00Z">
        <w:r w:rsidRPr="0039239D" w:rsidDel="00D64276">
          <w:rPr>
            <w:rFonts w:ascii="Arial" w:hAnsi="Arial" w:cs="Arial"/>
          </w:rPr>
          <w:delText xml:space="preserve"> (N)</w:delText>
        </w:r>
      </w:del>
      <w:r w:rsidRPr="0039239D">
        <w:rPr>
          <w:rFonts w:ascii="Arial" w:hAnsi="Arial" w:cs="Arial"/>
        </w:rPr>
        <w:t xml:space="preserve">, </w:t>
      </w:r>
      <w:proofErr w:type="spellStart"/>
      <w:ins w:id="536" w:author="Felix Pascal (felixpas)" w:date="2025-07-01T20:35:00Z">
        <w:r w:rsidR="007A5F1B">
          <w:rPr>
            <w:rFonts w:ascii="Arial" w:hAnsi="Arial" w:cs="Arial"/>
          </w:rPr>
          <w:t>hemeroby</w:t>
        </w:r>
      </w:ins>
      <w:commentRangeStart w:id="537"/>
      <w:proofErr w:type="spellEnd"/>
      <w:del w:id="538" w:author="Felix Pascal (felixpas)" w:date="2025-07-01T20:35:00Z">
        <w:r w:rsidRPr="0039239D" w:rsidDel="007A5F1B">
          <w:rPr>
            <w:rFonts w:ascii="Arial" w:hAnsi="Arial" w:cs="Arial"/>
          </w:rPr>
          <w:delText>Ellenberg moisture variability (EM)</w:delText>
        </w:r>
      </w:del>
      <w:commentRangeEnd w:id="537"/>
      <w:r w:rsidR="00C532FD">
        <w:rPr>
          <w:rStyle w:val="Kommentarzeichen"/>
        </w:rPr>
        <w:commentReference w:id="537"/>
      </w:r>
      <w:r w:rsidRPr="0039239D">
        <w:rPr>
          <w:rFonts w:ascii="Arial" w:hAnsi="Arial" w:cs="Arial"/>
        </w:rPr>
        <w:t xml:space="preserve">, </w:t>
      </w:r>
      <w:ins w:id="539" w:author="Felix Pascal (felixpas)" w:date="2025-07-01T20:15:00Z">
        <w:r w:rsidR="00D64276">
          <w:rPr>
            <w:rFonts w:ascii="Arial" w:hAnsi="Arial" w:cs="Arial"/>
          </w:rPr>
          <w:t xml:space="preserve">mowing </w:t>
        </w:r>
      </w:ins>
      <w:ins w:id="540" w:author="Felix Pascal (felixpas)" w:date="2025-07-01T20:19:00Z">
        <w:r w:rsidR="00E61A50">
          <w:rPr>
            <w:rFonts w:ascii="Arial" w:hAnsi="Arial" w:cs="Arial"/>
          </w:rPr>
          <w:t>tolerance</w:t>
        </w:r>
      </w:ins>
      <w:commentRangeStart w:id="541"/>
      <w:del w:id="542" w:author="Felix Pascal (felixpas)" w:date="2025-07-01T20:15:00Z">
        <w:r w:rsidRPr="0039239D" w:rsidDel="00D64276">
          <w:rPr>
            <w:rFonts w:ascii="Arial" w:hAnsi="Arial" w:cs="Arial"/>
          </w:rPr>
          <w:delText>mean vegetative height (MV)</w:delText>
        </w:r>
      </w:del>
      <w:r w:rsidRPr="0039239D">
        <w:rPr>
          <w:rFonts w:ascii="Arial" w:hAnsi="Arial" w:cs="Arial"/>
        </w:rPr>
        <w:t xml:space="preserve"> </w:t>
      </w:r>
      <w:commentRangeEnd w:id="541"/>
      <w:r w:rsidR="00F971A3">
        <w:rPr>
          <w:rStyle w:val="Kommentarzeichen"/>
        </w:rPr>
        <w:commentReference w:id="541"/>
      </w:r>
      <w:r w:rsidRPr="0039239D">
        <w:rPr>
          <w:rFonts w:ascii="Arial" w:hAnsi="Arial" w:cs="Arial"/>
        </w:rPr>
        <w:t>and Grime’s C, S and R scores</w:t>
      </w:r>
      <w:ins w:id="543" w:author="Felix Pascal (felixpas)" w:date="2025-07-01T22:40:00Z">
        <w:r w:rsidR="009750E1">
          <w:rPr>
            <w:rFonts w:ascii="Arial" w:hAnsi="Arial" w:cs="Arial"/>
          </w:rPr>
          <w:t xml:space="preserve"> </w:t>
        </w:r>
      </w:ins>
      <w:r w:rsidR="009750E1">
        <w:rPr>
          <w:rFonts w:ascii="Arial" w:hAnsi="Arial" w:cs="Arial"/>
        </w:rPr>
        <w:fldChar w:fldCharType="begin"/>
      </w:r>
      <w:r w:rsidR="009750E1">
        <w:rPr>
          <w:rFonts w:ascii="Arial" w:hAnsi="Arial" w:cs="Arial"/>
        </w:rPr>
        <w:instrText xml:space="preserve"> ADDIN ZOTERO_ITEM CSL_CITATION {"citationID":"31KI71Z5","properties":{"formattedCitation":"(Grime, 1973)","plainCitation":"(Grime, 1973)","noteIndex":0},"citationItems":[{"id":71,"uris":["http://zotero.org/users/local/A12ESoVu/items/7RVLT887"],"itemData":{"id":71,"type":"article-journal","abstract":"IN maintaining or reconstructing types of herbaceous vegetation in which the density of flowering plants exceeds 20 species/m2—the so-called “species-rich” communities, success is often frustrated by competitive exclusion. Here I describe an attempt to identify criteria with which to assess or anticipate the effect of competitive exclusion both at individual sites and in different types of vegetation.","container-title":"Nature","DOI":"10.1038/242344a0","ISSN":"1476-4687","issue":"5396","language":"en","license":"1973 Springer Nature Limited","note":"publisher: Nature Publishing Group","page":"344-347","source":"www.nature.com","title":"Competitive Exclusion in Herbaceous Vegetation","volume":"242","author":[{"family":"Grime","given":"J. P."}],"issued":{"date-parts":[["1973",3]]}}}],"schema":"https://github.com/citation-style-language/schema/raw/master/csl-citation.json"} </w:instrText>
      </w:r>
      <w:r w:rsidR="009750E1">
        <w:rPr>
          <w:rFonts w:ascii="Arial" w:hAnsi="Arial" w:cs="Arial"/>
        </w:rPr>
        <w:fldChar w:fldCharType="separate"/>
      </w:r>
      <w:r w:rsidR="009750E1" w:rsidRPr="009750E1">
        <w:rPr>
          <w:rFonts w:ascii="Arial" w:hAnsi="Arial" w:cs="Arial"/>
        </w:rPr>
        <w:t>(Grime, 1973)</w:t>
      </w:r>
      <w:r w:rsidR="009750E1">
        <w:rPr>
          <w:rFonts w:ascii="Arial" w:hAnsi="Arial" w:cs="Arial"/>
        </w:rPr>
        <w:fldChar w:fldCharType="end"/>
      </w:r>
      <w:r w:rsidRPr="0039239D">
        <w:rPr>
          <w:rFonts w:ascii="Arial" w:hAnsi="Arial" w:cs="Arial"/>
        </w:rPr>
        <w:t xml:space="preserve">. </w:t>
      </w:r>
      <w:bookmarkStart w:id="544" w:name="_Hlk201489198"/>
      <w:moveFromRangeStart w:id="545" w:author="Felix Pascal (felixpas)" w:date="2025-07-01T20:40:00Z" w:name="move202294842"/>
      <w:commentRangeStart w:id="546"/>
      <w:moveFrom w:id="547" w:author="Felix Pascal (felixpas)" w:date="2025-07-01T20:40:00Z">
        <w:r w:rsidRPr="0039239D" w:rsidDel="00170D58">
          <w:rPr>
            <w:rFonts w:ascii="Arial" w:hAnsi="Arial" w:cs="Arial"/>
          </w:rPr>
          <w:t xml:space="preserve">Community- means </w:t>
        </w:r>
        <w:bookmarkEnd w:id="544"/>
        <w:r w:rsidRPr="0039239D" w:rsidDel="00170D58">
          <w:rPr>
            <w:rFonts w:ascii="Arial" w:hAnsi="Arial" w:cs="Arial"/>
          </w:rPr>
          <w:t xml:space="preserve">(CMs) for each trait were then calculated for every plot with </w:t>
        </w:r>
        <w:r w:rsidR="00F971A3" w:rsidDel="00170D58">
          <w:rPr>
            <w:rFonts w:ascii="Arial" w:hAnsi="Arial" w:cs="Arial"/>
          </w:rPr>
          <w:t>using function ”</w:t>
        </w:r>
        <w:r w:rsidRPr="0039239D" w:rsidDel="00170D58">
          <w:rPr>
            <w:rFonts w:ascii="Arial" w:hAnsi="Arial" w:cs="Arial"/>
          </w:rPr>
          <w:t>functcomp</w:t>
        </w:r>
        <w:r w:rsidR="00F971A3" w:rsidDel="00170D58">
          <w:rPr>
            <w:rFonts w:ascii="Arial" w:hAnsi="Arial" w:cs="Arial"/>
          </w:rPr>
          <w:t>” of the “FD” (referenz) package</w:t>
        </w:r>
        <w:r w:rsidRPr="0039239D" w:rsidDel="00170D58">
          <w:rPr>
            <w:rFonts w:ascii="Arial" w:hAnsi="Arial" w:cs="Arial"/>
          </w:rPr>
          <w:t xml:space="preserve"> (unweighted by abundance, i.e. each species present contributes equally). </w:t>
        </w:r>
        <w:commentRangeEnd w:id="546"/>
        <w:r w:rsidR="008D0529" w:rsidDel="00170D58">
          <w:rPr>
            <w:rStyle w:val="Kommentarzeichen"/>
          </w:rPr>
          <w:commentReference w:id="546"/>
        </w:r>
      </w:moveFrom>
      <w:moveFromRangeEnd w:id="545"/>
      <w:ins w:id="548" w:author="Felix Pascal (felixpas)" w:date="2025-07-01T20:42:00Z">
        <w:r w:rsidR="00170D58">
          <w:rPr>
            <w:rFonts w:ascii="Arial" w:hAnsi="Arial" w:cs="Arial"/>
          </w:rPr>
          <w:t xml:space="preserve">These ecological indicators </w:t>
        </w:r>
      </w:ins>
      <w:del w:id="549" w:author="Felix Pascal (felixpas)" w:date="2025-07-01T20:42:00Z">
        <w:r w:rsidRPr="0039239D" w:rsidDel="00170D58">
          <w:rPr>
            <w:rFonts w:ascii="Arial" w:hAnsi="Arial" w:cs="Arial"/>
          </w:rPr>
          <w:delText>CMs</w:delText>
        </w:r>
      </w:del>
      <w:r w:rsidRPr="0039239D">
        <w:rPr>
          <w:rFonts w:ascii="Arial" w:hAnsi="Arial" w:cs="Arial"/>
        </w:rPr>
        <w:t xml:space="preserve"> were merged with plot metadata and enriched with a continuous time index (</w:t>
      </w:r>
      <w:proofErr w:type="spellStart"/>
      <w:r w:rsidRPr="0039239D">
        <w:rPr>
          <w:rFonts w:ascii="Arial" w:hAnsi="Arial" w:cs="Arial"/>
        </w:rPr>
        <w:t>year_index</w:t>
      </w:r>
      <w:proofErr w:type="spellEnd"/>
      <w:r w:rsidRPr="0039239D">
        <w:rPr>
          <w:rFonts w:ascii="Arial" w:hAnsi="Arial" w:cs="Arial"/>
        </w:rPr>
        <w:t xml:space="preserve"> = year − 2001). For each trait, we fitted a Gaussian linear mixed-effects model of the form CM ~ </w:t>
      </w:r>
      <w:proofErr w:type="spellStart"/>
      <w:r w:rsidRPr="0039239D">
        <w:rPr>
          <w:rFonts w:ascii="Arial" w:hAnsi="Arial" w:cs="Arial"/>
        </w:rPr>
        <w:t>year_index</w:t>
      </w:r>
      <w:proofErr w:type="spellEnd"/>
      <w:r w:rsidRPr="0039239D">
        <w:rPr>
          <w:rFonts w:ascii="Arial" w:hAnsi="Arial" w:cs="Arial"/>
        </w:rPr>
        <w:t xml:space="preserve"> + (1 | plot) using </w:t>
      </w:r>
      <w:proofErr w:type="spellStart"/>
      <w:r w:rsidRPr="0039239D">
        <w:rPr>
          <w:rFonts w:ascii="Arial" w:hAnsi="Arial" w:cs="Arial"/>
        </w:rPr>
        <w:t>glmmTMB</w:t>
      </w:r>
      <w:proofErr w:type="spellEnd"/>
      <w:r w:rsidR="00DC2309">
        <w:rPr>
          <w:rFonts w:ascii="Arial" w:hAnsi="Arial" w:cs="Arial"/>
        </w:rPr>
        <w:t xml:space="preserve"> </w:t>
      </w:r>
      <w:r w:rsidR="0022656C">
        <w:rPr>
          <w:rFonts w:ascii="Arial" w:hAnsi="Arial" w:cs="Arial"/>
        </w:rPr>
        <w:fldChar w:fldCharType="begin"/>
      </w:r>
      <w:r w:rsidR="0022656C">
        <w:rPr>
          <w:rFonts w:ascii="Arial" w:hAnsi="Arial" w:cs="Arial"/>
        </w:rPr>
        <w:instrText xml:space="preserve"> ADDIN ZOTERO_ITEM CSL_CITATION {"citationID":"oSR3jybX","properties":{"formattedCitation":"(Brooks et al., 2017)","plainCitation":"(Brooks et al., 2017)","noteIndex":0},"citationItems":[{"id":69,"uris":["http://zotero.org/users/local/A12ESoVu/items/3NAKFFGK"],"itemData":{"id":69,"type":"article-journal","container-title":"The R Journal","ISSN":"2073-4859","issue":"2","language":"en","page":"378-400","source":"journal.r-project.org","title":"glmmTMB Balances Speed and Flexibility Among Packages for Zero-inflated Generalized Linear Mixed Modeling","volume":"9","author":[{"family":"Brooks","given":"Mollie E."},{"family":"Kristensen","given":"Kasper"},{"family":"Benthem","given":"Koen J.","dropping-particle":"van"},{"family":"Magnusson","given":"Arni"},{"family":"Berg","given":"Casper W."},{"family":"Nielsen","given":"Anders"},{"family":"Skaug","given":"Hans J."},{"family":"Mächler","given":"Martin"},{"family":"Bolker","given":"Benjamin M."}],"issued":{"date-parts":[["2017"]]}}}],"schema":"https://github.com/citation-style-language/schema/raw/master/csl-citation.json"} </w:instrText>
      </w:r>
      <w:r w:rsidR="0022656C">
        <w:rPr>
          <w:rFonts w:ascii="Arial" w:hAnsi="Arial" w:cs="Arial"/>
        </w:rPr>
        <w:fldChar w:fldCharType="separate"/>
      </w:r>
      <w:r w:rsidR="0022656C" w:rsidRPr="0022656C">
        <w:rPr>
          <w:rFonts w:ascii="Arial" w:hAnsi="Arial" w:cs="Arial"/>
        </w:rPr>
        <w:t>(Brooks et al., 2017)</w:t>
      </w:r>
      <w:r w:rsidR="0022656C">
        <w:rPr>
          <w:rFonts w:ascii="Arial" w:hAnsi="Arial" w:cs="Arial"/>
        </w:rPr>
        <w:fldChar w:fldCharType="end"/>
      </w:r>
      <w:r w:rsidRPr="0039239D">
        <w:rPr>
          <w:rFonts w:ascii="Arial" w:hAnsi="Arial" w:cs="Arial"/>
        </w:rPr>
        <w:t xml:space="preserve">, thereby quantifying the annual change in community preference while accounting for repeated sampling of plots. Prior to modelling, records with missing values for the focal trait were omitted; on average &gt; 6 250 plots per trait were retained. Model validity was evaluated with simulated residual diagnostics in </w:t>
      </w:r>
      <w:proofErr w:type="spellStart"/>
      <w:r w:rsidRPr="0039239D">
        <w:rPr>
          <w:rFonts w:ascii="Arial" w:hAnsi="Arial" w:cs="Arial"/>
        </w:rPr>
        <w:t>DHARMa</w:t>
      </w:r>
      <w:proofErr w:type="spellEnd"/>
      <w:ins w:id="550" w:author="Felix Pascal (felixpas)" w:date="2025-07-01T14:50:00Z">
        <w:r w:rsidR="00576E4E">
          <w:rPr>
            <w:rFonts w:ascii="Arial" w:hAnsi="Arial" w:cs="Arial"/>
          </w:rPr>
          <w:t xml:space="preserve"> </w:t>
        </w:r>
      </w:ins>
      <w:r w:rsidR="00576E4E">
        <w:rPr>
          <w:rFonts w:ascii="Arial" w:hAnsi="Arial" w:cs="Arial"/>
        </w:rPr>
        <w:fldChar w:fldCharType="begin"/>
      </w:r>
      <w:r w:rsidR="00576E4E">
        <w:rPr>
          <w:rFonts w:ascii="Arial" w:hAnsi="Arial" w:cs="Arial"/>
        </w:rPr>
        <w:instrText xml:space="preserve"> ADDIN ZOTERO_ITEM CSL_CITATION {"citationID":"iG4Z284T","properties":{"formattedCitation":"(Hartig et al., 2024)","plainCitation":"(Hartig et al., 2024)","noteIndex":0},"citationItems":[{"id":74,"uris":["http://zotero.org/users/local/A12ESoVu/items/S4W6SPT8"],"itemData":{"id":74,"type":"software","abstract":"The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phylogenetic linear models from 'phylolm' (classes 'phylolm' and 'phyloglm');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phylogenetic and temporal autocorrelation.","license":"GPL (≥ 3)","source":"R-Packages","title":"DHARMa: Residual Diagnostics for Hierarchical (Multi-Level / Mixed) Regression Models","title-short":"DHARMa","URL":"https://cran.r-project.org/web/packages/DHARMa/index.html","version":"0.4.7","author":[{"family":"Hartig","given":"Florian"},{"family":"Lohse","given":"Lukas"},{"family":"leite","given":"Melina de Souza"}],"accessed":{"date-parts":[["2025",7,1]]},"issued":{"date-parts":[["2024",10,18]]}}}],"schema":"https://github.com/citation-style-language/schema/raw/master/csl-citation.json"} </w:instrText>
      </w:r>
      <w:r w:rsidR="00576E4E">
        <w:rPr>
          <w:rFonts w:ascii="Arial" w:hAnsi="Arial" w:cs="Arial"/>
        </w:rPr>
        <w:fldChar w:fldCharType="separate"/>
      </w:r>
      <w:r w:rsidR="00576E4E" w:rsidRPr="00576E4E">
        <w:rPr>
          <w:rFonts w:ascii="Arial" w:hAnsi="Arial" w:cs="Arial"/>
        </w:rPr>
        <w:t>(Hartig et al., 2024)</w:t>
      </w:r>
      <w:r w:rsidR="00576E4E">
        <w:rPr>
          <w:rFonts w:ascii="Arial" w:hAnsi="Arial" w:cs="Arial"/>
        </w:rPr>
        <w:fldChar w:fldCharType="end"/>
      </w:r>
      <w:r w:rsidRPr="0039239D">
        <w:rPr>
          <w:rFonts w:ascii="Arial" w:hAnsi="Arial" w:cs="Arial"/>
        </w:rPr>
        <w:t xml:space="preserve">. </w:t>
      </w:r>
      <w:ins w:id="551" w:author="Felix Pascal (felixpas)" w:date="2025-07-01T14:15:00Z">
        <w:r w:rsidR="002D0EF2" w:rsidRPr="002D0EF2">
          <w:rPr>
            <w:rFonts w:ascii="Arial" w:hAnsi="Arial" w:cs="Arial"/>
          </w:rPr>
          <w:t xml:space="preserve">For each model, the estimated yearly change (slope), its standard error, and the corresponding p-value were extracted. Marginal trends and predictions were obtained using </w:t>
        </w:r>
        <w:proofErr w:type="spellStart"/>
        <w:r w:rsidR="002D0EF2" w:rsidRPr="002D0EF2">
          <w:rPr>
            <w:rFonts w:ascii="Arial" w:hAnsi="Arial" w:cs="Arial"/>
          </w:rPr>
          <w:t>emtrends</w:t>
        </w:r>
        <w:proofErr w:type="spellEnd"/>
        <w:r w:rsidR="002D0EF2" w:rsidRPr="002D0EF2">
          <w:rPr>
            <w:rFonts w:ascii="Arial" w:hAnsi="Arial" w:cs="Arial"/>
          </w:rPr>
          <w:t xml:space="preserve">() from the </w:t>
        </w:r>
        <w:proofErr w:type="spellStart"/>
        <w:r w:rsidR="002D0EF2" w:rsidRPr="002D0EF2">
          <w:rPr>
            <w:rFonts w:ascii="Arial" w:hAnsi="Arial" w:cs="Arial"/>
          </w:rPr>
          <w:t>emmeans</w:t>
        </w:r>
        <w:proofErr w:type="spellEnd"/>
        <w:r w:rsidR="002D0EF2" w:rsidRPr="002D0EF2">
          <w:rPr>
            <w:rFonts w:ascii="Arial" w:hAnsi="Arial" w:cs="Arial"/>
          </w:rPr>
          <w:t xml:space="preserve"> package</w:t>
        </w:r>
      </w:ins>
      <w:ins w:id="552" w:author="Felix Pascal (felixpas)" w:date="2025-07-01T22:11:00Z">
        <w:r w:rsidR="009A4C93">
          <w:rPr>
            <w:rFonts w:ascii="Arial" w:hAnsi="Arial" w:cs="Arial"/>
          </w:rPr>
          <w:t xml:space="preserve"> </w:t>
        </w:r>
      </w:ins>
      <w:r w:rsidR="009A4C93">
        <w:rPr>
          <w:rFonts w:ascii="Arial" w:hAnsi="Arial" w:cs="Arial"/>
        </w:rPr>
        <w:fldChar w:fldCharType="begin"/>
      </w:r>
      <w:r w:rsidR="009A4C93">
        <w:rPr>
          <w:rFonts w:ascii="Arial" w:hAnsi="Arial" w:cs="Arial"/>
        </w:rPr>
        <w:instrText xml:space="preserve"> ADDIN ZOTERO_ITEM CSL_CITATION {"citationID":"KTqO2Lj0","properties":{"formattedCitation":"(Lenth et al., 2025)","plainCitation":"(Lenth et al., 2025)","noteIndex":0},"citationItems":[{"id":77,"uris":["http://zotero.org/users/local/A12ESoVu/items/CDBXKA4P"],"itemData":{"id":77,"type":"software","abstract":"Obtain estimated marginal means (EMMs) for many linear, generalized linear, and mixed models. Compute contrasts or linear functions of EMMs, trends, and comparisons of slopes. Plots and other displays. Least-squares means are discussed, and the term \"estimated marginal means\" is suggested, in Searle, Speed, and Milliken (1980) Population marginal means in the linear model: An alternative to least squares means, The American Statistician 34(4), 216-221 &lt;doi:10.1080/00031305.1980.10483031&gt;.","license":"GPL-2 | GPL-3","source":"R-Packages","title":"emmeans: Estimated Marginal Means, aka Least-Squares Means","title-short":"emmeans","URL":"https://cran.r-project.org/web/packages/emmeans/index.html","version":"1.11.1","author":[{"family":"Lenth","given":"Russell V."},{"family":"Banfai","given":"Balazs"},{"family":"Bolker","given":"Ben"},{"family":"Buerkner","given":"Paul"},{"family":"Giné-Vázquez","given":"Iago"},{"family":"Herve","given":"Maxime"},{"family":"Jung","given":"Maarten"},{"family":"Love","given":"Jonathon"},{"family":"Miguez","given":"Fernando"},{"family":"Piaskowski","given":"Julia"},{"family":"Riebl","given":"Hannes"},{"family":"Singmann","given":"Henrik"}],"accessed":{"date-parts":[["2025",7,1]]},"issued":{"date-parts":[["2025",5,4]]}}}],"schema":"https://github.com/citation-style-language/schema/raw/master/csl-citation.json"} </w:instrText>
      </w:r>
      <w:r w:rsidR="009A4C93">
        <w:rPr>
          <w:rFonts w:ascii="Arial" w:hAnsi="Arial" w:cs="Arial"/>
        </w:rPr>
        <w:fldChar w:fldCharType="separate"/>
      </w:r>
      <w:r w:rsidR="009A4C93" w:rsidRPr="009A4C93">
        <w:rPr>
          <w:rFonts w:ascii="Arial" w:hAnsi="Arial" w:cs="Arial"/>
        </w:rPr>
        <w:t>(</w:t>
      </w:r>
      <w:proofErr w:type="spellStart"/>
      <w:r w:rsidR="009A4C93" w:rsidRPr="009A4C93">
        <w:rPr>
          <w:rFonts w:ascii="Arial" w:hAnsi="Arial" w:cs="Arial"/>
        </w:rPr>
        <w:t>Lenth</w:t>
      </w:r>
      <w:proofErr w:type="spellEnd"/>
      <w:r w:rsidR="009A4C93" w:rsidRPr="009A4C93">
        <w:rPr>
          <w:rFonts w:ascii="Arial" w:hAnsi="Arial" w:cs="Arial"/>
        </w:rPr>
        <w:t xml:space="preserve"> et al., 2025)</w:t>
      </w:r>
      <w:r w:rsidR="009A4C93">
        <w:rPr>
          <w:rFonts w:ascii="Arial" w:hAnsi="Arial" w:cs="Arial"/>
        </w:rPr>
        <w:fldChar w:fldCharType="end"/>
      </w:r>
      <w:ins w:id="553" w:author="Felix Pascal (felixpas)" w:date="2025-07-01T14:15:00Z">
        <w:r w:rsidR="002D0EF2" w:rsidRPr="002D0EF2">
          <w:rPr>
            <w:rFonts w:ascii="Arial" w:hAnsi="Arial" w:cs="Arial"/>
          </w:rPr>
          <w:t xml:space="preserve"> in combination with </w:t>
        </w:r>
        <w:proofErr w:type="spellStart"/>
        <w:r w:rsidR="002D0EF2" w:rsidRPr="002D0EF2">
          <w:rPr>
            <w:rFonts w:ascii="Arial" w:hAnsi="Arial" w:cs="Arial"/>
          </w:rPr>
          <w:t>ggemmeans</w:t>
        </w:r>
        <w:proofErr w:type="spellEnd"/>
        <w:r w:rsidR="002D0EF2" w:rsidRPr="002D0EF2">
          <w:rPr>
            <w:rFonts w:ascii="Arial" w:hAnsi="Arial" w:cs="Arial"/>
          </w:rPr>
          <w:t xml:space="preserve">() from </w:t>
        </w:r>
        <w:proofErr w:type="spellStart"/>
        <w:r w:rsidR="002D0EF2" w:rsidRPr="002D0EF2">
          <w:rPr>
            <w:rFonts w:ascii="Arial" w:hAnsi="Arial" w:cs="Arial"/>
          </w:rPr>
          <w:t>ggeffects</w:t>
        </w:r>
      </w:ins>
      <w:proofErr w:type="spellEnd"/>
      <w:ins w:id="554" w:author="Felix Pascal (felixpas)" w:date="2025-07-01T22:11:00Z">
        <w:r w:rsidR="009A4C93">
          <w:rPr>
            <w:rFonts w:ascii="Arial" w:hAnsi="Arial" w:cs="Arial"/>
          </w:rPr>
          <w:t xml:space="preserve"> </w:t>
        </w:r>
      </w:ins>
      <w:r w:rsidR="009A4C93">
        <w:rPr>
          <w:rFonts w:ascii="Arial" w:hAnsi="Arial" w:cs="Arial"/>
        </w:rPr>
        <w:fldChar w:fldCharType="begin"/>
      </w:r>
      <w:r w:rsidR="009A4C93">
        <w:rPr>
          <w:rFonts w:ascii="Arial" w:hAnsi="Arial" w:cs="Arial"/>
        </w:rPr>
        <w:instrText xml:space="preserve"> ADDIN ZOTERO_ITEM CSL_CITATION {"citationID":"ZzfIFghU","properties":{"formattedCitation":"(L\\uc0\\u252{}decke, 2018)","plainCitation":"(Lüdecke, 2018)","noteIndex":0},"citationItems":[{"id":75,"uris":["http://zotero.org/users/local/A12ESoVu/items/HYFKTZKQ"],"itemData":{"id":75,"type":"article-journal","abstract":"Lüdecke, (2018). ggeffects: Tidy Data Frames of Marginal Effects from Regression Models\n. Journal of Open Source Software, 3(26), 772, https://doi.org/10.21105/joss.00772","container-title":"Journal of Open Source Software","DOI":"10.21105/joss.00772","ISSN":"2475-9066","issue":"26","language":"en","page":"772","source":"joss.theoj.org","title":"ggeffects: Tidy Data Frames of Marginal Effects from Regression Models","title-short":"ggeffects","volume":"3","author":[{"family":"Lüdecke","given":"Daniel"}],"issued":{"date-parts":[["2018",6,29]]}}}],"schema":"https://github.com/citation-style-language/schema/raw/master/csl-citation.json"} </w:instrText>
      </w:r>
      <w:r w:rsidR="009A4C93">
        <w:rPr>
          <w:rFonts w:ascii="Arial" w:hAnsi="Arial" w:cs="Arial"/>
        </w:rPr>
        <w:fldChar w:fldCharType="separate"/>
      </w:r>
      <w:r w:rsidR="009A4C93" w:rsidRPr="009A4C93">
        <w:rPr>
          <w:rFonts w:ascii="Arial" w:hAnsi="Arial" w:cs="Arial"/>
          <w:szCs w:val="24"/>
        </w:rPr>
        <w:t>(</w:t>
      </w:r>
      <w:proofErr w:type="spellStart"/>
      <w:r w:rsidR="009A4C93" w:rsidRPr="009A4C93">
        <w:rPr>
          <w:rFonts w:ascii="Arial" w:hAnsi="Arial" w:cs="Arial"/>
          <w:szCs w:val="24"/>
        </w:rPr>
        <w:t>Lüdecke</w:t>
      </w:r>
      <w:proofErr w:type="spellEnd"/>
      <w:r w:rsidR="009A4C93" w:rsidRPr="009A4C93">
        <w:rPr>
          <w:rFonts w:ascii="Arial" w:hAnsi="Arial" w:cs="Arial"/>
          <w:szCs w:val="24"/>
        </w:rPr>
        <w:t>, 2018)</w:t>
      </w:r>
      <w:r w:rsidR="009A4C93">
        <w:rPr>
          <w:rFonts w:ascii="Arial" w:hAnsi="Arial" w:cs="Arial"/>
        </w:rPr>
        <w:fldChar w:fldCharType="end"/>
      </w:r>
      <w:ins w:id="555" w:author="Felix Pascal (felixpas)" w:date="2025-07-01T14:15:00Z">
        <w:r w:rsidR="002D0EF2" w:rsidRPr="002D0EF2">
          <w:rPr>
            <w:rFonts w:ascii="Arial" w:hAnsi="Arial" w:cs="Arial"/>
          </w:rPr>
          <w:t>, to visualise temporal trajectories.</w:t>
        </w:r>
      </w:ins>
      <w:del w:id="556" w:author="Felix Pascal (felixpas)" w:date="2025-07-01T14:15:00Z">
        <w:r w:rsidRPr="0039239D" w:rsidDel="002D0EF2">
          <w:rPr>
            <w:rFonts w:ascii="Arial" w:hAnsi="Arial" w:cs="Arial"/>
          </w:rPr>
          <w:delText xml:space="preserve">From each model we extracted the slope (yearly change), its standard error and p-value, and used </w:delText>
        </w:r>
        <w:commentRangeStart w:id="557"/>
        <w:r w:rsidRPr="0039239D" w:rsidDel="002D0EF2">
          <w:rPr>
            <w:rFonts w:ascii="Arial" w:hAnsi="Arial" w:cs="Arial"/>
          </w:rPr>
          <w:delText xml:space="preserve">emmeans::emtrends() </w:delText>
        </w:r>
        <w:commentRangeEnd w:id="557"/>
        <w:r w:rsidR="00DC2309" w:rsidDel="002D0EF2">
          <w:rPr>
            <w:rStyle w:val="Kommentarzeichen"/>
          </w:rPr>
          <w:commentReference w:id="557"/>
        </w:r>
        <w:r w:rsidRPr="0039239D" w:rsidDel="002D0EF2">
          <w:rPr>
            <w:rFonts w:ascii="Arial" w:hAnsi="Arial" w:cs="Arial"/>
          </w:rPr>
          <w:delText>together with ggeffects / ggemmeans to generate marginal predictions and visualise temporal trajectories</w:delText>
        </w:r>
      </w:del>
      <w:r w:rsidRPr="0039239D">
        <w:rPr>
          <w:rFonts w:ascii="Arial" w:hAnsi="Arial" w:cs="Arial"/>
        </w:rPr>
        <w:t>. Finally, all slope estimates were compiled into a summary table, annotated with significance levels</w:t>
      </w:r>
      <w:del w:id="558" w:author="Felix Pascal (felixpas)" w:date="2025-07-01T20:22:00Z">
        <w:r w:rsidRPr="0039239D" w:rsidDel="00E61A50">
          <w:rPr>
            <w:rFonts w:ascii="Arial" w:hAnsi="Arial" w:cs="Arial"/>
          </w:rPr>
          <w:delText xml:space="preserve"> (*** </w:delText>
        </w:r>
        <w:r w:rsidRPr="006252EE" w:rsidDel="00E61A50">
          <w:rPr>
            <w:rFonts w:ascii="Arial" w:hAnsi="Arial" w:cs="Arial"/>
            <w:i/>
            <w:iCs/>
            <w:rPrChange w:id="559" w:author="Felix Pascal (felixpas)" w:date="2025-07-01T15:59:00Z">
              <w:rPr>
                <w:rFonts w:ascii="Arial" w:hAnsi="Arial" w:cs="Arial"/>
              </w:rPr>
            </w:rPrChange>
          </w:rPr>
          <w:delText>p</w:delText>
        </w:r>
        <w:r w:rsidRPr="0039239D" w:rsidDel="00E61A50">
          <w:rPr>
            <w:rFonts w:ascii="Arial" w:hAnsi="Arial" w:cs="Arial"/>
          </w:rPr>
          <w:delText xml:space="preserve"> &lt; 0.001, ** </w:delText>
        </w:r>
        <w:r w:rsidRPr="006252EE" w:rsidDel="00E61A50">
          <w:rPr>
            <w:rFonts w:ascii="Arial" w:hAnsi="Arial" w:cs="Arial"/>
            <w:i/>
            <w:iCs/>
            <w:rPrChange w:id="560" w:author="Felix Pascal (felixpas)" w:date="2025-07-01T15:59:00Z">
              <w:rPr>
                <w:rFonts w:ascii="Arial" w:hAnsi="Arial" w:cs="Arial"/>
              </w:rPr>
            </w:rPrChange>
          </w:rPr>
          <w:delText>p</w:delText>
        </w:r>
        <w:r w:rsidRPr="0039239D" w:rsidDel="00E61A50">
          <w:rPr>
            <w:rFonts w:ascii="Arial" w:hAnsi="Arial" w:cs="Arial"/>
          </w:rPr>
          <w:delText xml:space="preserve"> &lt; 0.01, * </w:delText>
        </w:r>
        <w:r w:rsidRPr="006252EE" w:rsidDel="00E61A50">
          <w:rPr>
            <w:rFonts w:ascii="Arial" w:hAnsi="Arial" w:cs="Arial"/>
            <w:i/>
            <w:iCs/>
            <w:rPrChange w:id="561" w:author="Felix Pascal (felixpas)" w:date="2025-07-01T15:59:00Z">
              <w:rPr>
                <w:rFonts w:ascii="Arial" w:hAnsi="Arial" w:cs="Arial"/>
              </w:rPr>
            </w:rPrChange>
          </w:rPr>
          <w:delText>p</w:delText>
        </w:r>
        <w:r w:rsidRPr="0039239D" w:rsidDel="00E61A50">
          <w:rPr>
            <w:rFonts w:ascii="Arial" w:hAnsi="Arial" w:cs="Arial"/>
          </w:rPr>
          <w:delText xml:space="preserve"> &lt; 0.05, .</w:delText>
        </w:r>
      </w:del>
      <w:del w:id="562" w:author="Felix Pascal (felixpas)" w:date="2025-07-01T16:00:00Z">
        <w:r w:rsidRPr="0039239D" w:rsidDel="006252EE">
          <w:rPr>
            <w:rFonts w:ascii="Arial" w:hAnsi="Arial" w:cs="Arial"/>
          </w:rPr>
          <w:delText xml:space="preserve"> </w:delText>
        </w:r>
      </w:del>
      <w:del w:id="563" w:author="Felix Pascal (felixpas)" w:date="2025-07-01T20:22:00Z">
        <w:r w:rsidRPr="006252EE" w:rsidDel="00E61A50">
          <w:rPr>
            <w:rFonts w:ascii="Arial" w:hAnsi="Arial" w:cs="Arial"/>
            <w:i/>
            <w:iCs/>
            <w:rPrChange w:id="564" w:author="Felix Pascal (felixpas)" w:date="2025-07-01T15:59:00Z">
              <w:rPr>
                <w:rFonts w:ascii="Arial" w:hAnsi="Arial" w:cs="Arial"/>
              </w:rPr>
            </w:rPrChange>
          </w:rPr>
          <w:delText>p</w:delText>
        </w:r>
        <w:r w:rsidRPr="0039239D" w:rsidDel="00E61A50">
          <w:rPr>
            <w:rFonts w:ascii="Arial" w:hAnsi="Arial" w:cs="Arial"/>
          </w:rPr>
          <w:delText xml:space="preserve"> &lt; 0.1)</w:delText>
        </w:r>
      </w:del>
      <w:r w:rsidRPr="0039239D">
        <w:rPr>
          <w:rFonts w:ascii="Arial" w:hAnsi="Arial" w:cs="Arial"/>
        </w:rPr>
        <w:t>, and rounded for reporting.</w:t>
      </w:r>
    </w:p>
    <w:p w14:paraId="74294DD4" w14:textId="12128F51" w:rsidR="00A82CE4" w:rsidRDefault="00A82CE4" w:rsidP="00A82CE4">
      <w:pPr>
        <w:spacing w:line="360" w:lineRule="auto"/>
        <w:jc w:val="both"/>
        <w:rPr>
          <w:ins w:id="565" w:author="Felix Pascal (felixpas)" w:date="2025-07-01T22:13:00Z"/>
          <w:rFonts w:ascii="Arial" w:hAnsi="Arial" w:cs="Arial"/>
        </w:rPr>
      </w:pPr>
      <w:r w:rsidRPr="00A82CE4">
        <w:rPr>
          <w:rFonts w:ascii="Arial" w:hAnsi="Arial" w:cs="Arial"/>
        </w:rPr>
        <w:t xml:space="preserve">To assess species-specific trends in presence frequency over time, a logistic generalised linear mixed-effects model (GLMM) was fitted individually for each vascular plant taxon. The </w:t>
      </w:r>
      <w:r w:rsidRPr="00A82CE4">
        <w:rPr>
          <w:rFonts w:ascii="Arial" w:hAnsi="Arial" w:cs="Arial"/>
        </w:rPr>
        <w:lastRenderedPageBreak/>
        <w:t xml:space="preserve">binary response variable indicated species presence or absence in each 10 m² survey plot, while the predictor variable was a continuous year index (year − 2000). Plot identity </w:t>
      </w:r>
      <w:del w:id="566" w:author="Felix Pascal (felixpas)" w:date="2025-07-01T21:48:00Z">
        <w:r w:rsidRPr="00A82CE4" w:rsidDel="00C70418">
          <w:rPr>
            <w:rFonts w:ascii="Arial" w:hAnsi="Arial" w:cs="Arial"/>
          </w:rPr>
          <w:delText>(aID_STAO)</w:delText>
        </w:r>
      </w:del>
      <w:r w:rsidRPr="00A82CE4">
        <w:rPr>
          <w:rFonts w:ascii="Arial" w:hAnsi="Arial" w:cs="Arial"/>
        </w:rPr>
        <w:t xml:space="preserve"> was included as a random intercept to account for repeated measures across years. Species were only analysed if they occurred in at least ten plots and exhibited variation in presence across the study period.</w:t>
      </w:r>
    </w:p>
    <w:p w14:paraId="6D10DF07" w14:textId="47984EE2" w:rsidR="00DE4587" w:rsidRPr="00A82CE4" w:rsidRDefault="00DE4587" w:rsidP="00A82CE4">
      <w:pPr>
        <w:spacing w:line="360" w:lineRule="auto"/>
        <w:jc w:val="both"/>
        <w:rPr>
          <w:rFonts w:ascii="Arial" w:hAnsi="Arial" w:cs="Arial"/>
        </w:rPr>
      </w:pPr>
      <w:ins w:id="567" w:author="Felix Pascal (felixpas)" w:date="2025-07-01T22:13:00Z">
        <w:r w:rsidRPr="00DE4587">
          <w:rPr>
            <w:rFonts w:ascii="Arial" w:hAnsi="Arial" w:cs="Arial"/>
          </w:rPr>
          <w:t xml:space="preserve">This modelling approach is appropriate for analysing presence/absence trends in ecological monitoring data, as GLMMs allow for binary responses while accounting for repeated measurements and hierarchical data structures </w:t>
        </w:r>
      </w:ins>
      <w:r>
        <w:rPr>
          <w:rFonts w:ascii="Arial" w:hAnsi="Arial" w:cs="Arial"/>
        </w:rPr>
        <w:fldChar w:fldCharType="begin"/>
      </w:r>
      <w:r>
        <w:rPr>
          <w:rFonts w:ascii="Arial" w:hAnsi="Arial" w:cs="Arial"/>
        </w:rPr>
        <w:instrText xml:space="preserve"> ADDIN ZOTERO_ITEM CSL_CITATION {"citationID":"gYHmOv6W","properties":{"formattedCitation":"(Bolker et al., 2009)","plainCitation":"(Bolker et al., 2009)","noteIndex":0},"citationItems":[{"id":80,"uris":["http://zotero.org/users/local/A12ESoVu/items/VUL3UFIU"],"itemData":{"id":80,"type":"article-journal","container-title":"Trends in Ecology &amp; Evolution","DOI":"10.1016/j.tree.2008.10.008","ISSN":"0169-5347","issue":"3","journalAbbreviation":"Trends in Ecology &amp; Evolution","language":"English","note":"publisher: Elsevier\nPMID: 19185386","page":"127-135","source":"www.cell.com","title":"Generalized linear mixed models: a practical guide for ecology and evolution","title-short":"Generalized linear mixed models","volume":"24","author":[{"family":"Bolker","given":"Benjamin M."},{"family":"Brooks","given":"Mollie E."},{"family":"Clark","given":"Connie J."},{"family":"Geange","given":"Shane W."},{"family":"Poulsen","given":"John R."},{"family":"Stevens","given":"M. Henry H."},{"family":"White","given":"Jada-Simone S."}],"issued":{"date-parts":[["2009",3,1]]}}}],"schema":"https://github.com/citation-style-language/schema/raw/master/csl-citation.json"} </w:instrText>
      </w:r>
      <w:r>
        <w:rPr>
          <w:rFonts w:ascii="Arial" w:hAnsi="Arial" w:cs="Arial"/>
        </w:rPr>
        <w:fldChar w:fldCharType="separate"/>
      </w:r>
      <w:r w:rsidRPr="00DE4587">
        <w:rPr>
          <w:rFonts w:ascii="Arial" w:hAnsi="Arial" w:cs="Arial"/>
        </w:rPr>
        <w:t>(Bolker et al., 2009)</w:t>
      </w:r>
      <w:r>
        <w:rPr>
          <w:rFonts w:ascii="Arial" w:hAnsi="Arial" w:cs="Arial"/>
        </w:rPr>
        <w:fldChar w:fldCharType="end"/>
      </w:r>
      <w:ins w:id="568" w:author="Felix Pascal (felixpas)" w:date="2025-07-01T22:13:00Z">
        <w:r w:rsidRPr="00DE4587">
          <w:rPr>
            <w:rFonts w:ascii="Arial" w:hAnsi="Arial" w:cs="Arial"/>
          </w:rPr>
          <w:t xml:space="preserve">. By including plot identity as a random intercept, the model controls for non-independence among observations from the same location, which is essential for avoiding </w:t>
        </w:r>
        <w:proofErr w:type="spellStart"/>
        <w:r w:rsidRPr="00DE4587">
          <w:rPr>
            <w:rFonts w:ascii="Arial" w:hAnsi="Arial" w:cs="Arial"/>
          </w:rPr>
          <w:t>pseudoreplication</w:t>
        </w:r>
      </w:ins>
      <w:proofErr w:type="spellEnd"/>
      <w:ins w:id="569" w:author="Felix Pascal (felixpas)" w:date="2025-07-01T22:17:00Z">
        <w:r>
          <w:rPr>
            <w:rFonts w:ascii="Arial" w:hAnsi="Arial" w:cs="Arial"/>
          </w:rPr>
          <w:t xml:space="preserve"> </w:t>
        </w:r>
      </w:ins>
      <w:r>
        <w:rPr>
          <w:rFonts w:ascii="Arial" w:hAnsi="Arial" w:cs="Arial"/>
        </w:rPr>
        <w:fldChar w:fldCharType="begin"/>
      </w:r>
      <w:r>
        <w:rPr>
          <w:rFonts w:ascii="Arial" w:hAnsi="Arial" w:cs="Arial"/>
        </w:rPr>
        <w:instrText xml:space="preserve"> ADDIN ZOTERO_ITEM CSL_CITATION {"citationID":"rJ0JXjsO","properties":{"formattedCitation":"(Bolker et al., 2009)","plainCitation":"(Bolker et al., 2009)","noteIndex":0},"citationItems":[{"id":80,"uris":["http://zotero.org/users/local/A12ESoVu/items/VUL3UFIU"],"itemData":{"id":80,"type":"article-journal","container-title":"Trends in Ecology &amp; Evolution","DOI":"10.1016/j.tree.2008.10.008","ISSN":"0169-5347","issue":"3","journalAbbreviation":"Trends in Ecology &amp; Evolution","language":"English","note":"publisher: Elsevier\nPMID: 19185386","page":"127-135","source":"www.cell.com","title":"Generalized linear mixed models: a practical guide for ecology and evolution","title-short":"Generalized linear mixed models","volume":"24","author":[{"family":"Bolker","given":"Benjamin M."},{"family":"Brooks","given":"Mollie E."},{"family":"Clark","given":"Connie J."},{"family":"Geange","given":"Shane W."},{"family":"Poulsen","given":"John R."},{"family":"Stevens","given":"M. Henry H."},{"family":"White","given":"Jada-Simone S."}],"issued":{"date-parts":[["2009",3,1]]}}}],"schema":"https://github.com/citation-style-language/schema/raw/master/csl-citation.json"} </w:instrText>
      </w:r>
      <w:r>
        <w:rPr>
          <w:rFonts w:ascii="Arial" w:hAnsi="Arial" w:cs="Arial"/>
        </w:rPr>
        <w:fldChar w:fldCharType="separate"/>
      </w:r>
      <w:r w:rsidRPr="00DE4587">
        <w:rPr>
          <w:rFonts w:ascii="Arial" w:hAnsi="Arial" w:cs="Arial"/>
        </w:rPr>
        <w:t>(Bolker et al., 2009)</w:t>
      </w:r>
      <w:r>
        <w:rPr>
          <w:rFonts w:ascii="Arial" w:hAnsi="Arial" w:cs="Arial"/>
        </w:rPr>
        <w:fldChar w:fldCharType="end"/>
      </w:r>
      <w:ins w:id="570" w:author="Felix Pascal (felixpas)" w:date="2025-07-01T22:13:00Z">
        <w:r w:rsidRPr="00DE4587">
          <w:rPr>
            <w:rFonts w:ascii="Arial" w:hAnsi="Arial" w:cs="Arial"/>
          </w:rPr>
          <w:t>.</w:t>
        </w:r>
      </w:ins>
    </w:p>
    <w:p w14:paraId="5104F1CD" w14:textId="3F1018D7" w:rsidR="00A82CE4" w:rsidRPr="00A82CE4" w:rsidRDefault="00A82CE4" w:rsidP="00A82CE4">
      <w:pPr>
        <w:spacing w:line="360" w:lineRule="auto"/>
        <w:jc w:val="both"/>
        <w:rPr>
          <w:rFonts w:ascii="Arial" w:hAnsi="Arial" w:cs="Arial"/>
        </w:rPr>
      </w:pPr>
      <w:r w:rsidRPr="00A82CE4">
        <w:rPr>
          <w:rFonts w:ascii="Arial" w:hAnsi="Arial" w:cs="Arial"/>
        </w:rPr>
        <w:t>For each species, the slope coefficient of the fixed effect (</w:t>
      </w:r>
      <w:proofErr w:type="spellStart"/>
      <w:r w:rsidRPr="00A82CE4">
        <w:rPr>
          <w:rFonts w:ascii="Arial" w:hAnsi="Arial" w:cs="Arial"/>
        </w:rPr>
        <w:t>year_index</w:t>
      </w:r>
      <w:proofErr w:type="spellEnd"/>
      <w:r w:rsidRPr="00A82CE4">
        <w:rPr>
          <w:rFonts w:ascii="Arial" w:hAnsi="Arial" w:cs="Arial"/>
        </w:rPr>
        <w:t>) was extracted along with the standard error and p-value.</w:t>
      </w:r>
      <w:del w:id="571" w:author="Felix Pascal (felixpas)" w:date="2025-07-01T22:44:00Z">
        <w:r w:rsidRPr="00A82CE4" w:rsidDel="009750E1">
          <w:rPr>
            <w:rFonts w:ascii="Arial" w:hAnsi="Arial" w:cs="Arial"/>
          </w:rPr>
          <w:delText xml:space="preserve"> To avoid interpreting unstable estimates, models with extreme slope values (|β| &gt; 5) were excluded.</w:delText>
        </w:r>
      </w:del>
      <w:r w:rsidRPr="00A82CE4">
        <w:rPr>
          <w:rFonts w:ascii="Arial" w:hAnsi="Arial" w:cs="Arial"/>
        </w:rPr>
        <w:t xml:space="preserve"> From the estimated slopes, we calculated the average annual relative change in occurrence probability (%)</w:t>
      </w:r>
      <w:del w:id="572" w:author="Felix Pascal (felixpas)" w:date="2025-07-01T22:46:00Z">
        <w:r w:rsidRPr="00A82CE4" w:rsidDel="009750E1">
          <w:rPr>
            <w:rFonts w:ascii="Arial" w:hAnsi="Arial" w:cs="Arial"/>
          </w:rPr>
          <w:delText>, as well as the cumulative change from 2001 to 2023</w:delText>
        </w:r>
      </w:del>
      <w:r w:rsidRPr="00A82CE4">
        <w:rPr>
          <w:rFonts w:ascii="Arial" w:hAnsi="Arial" w:cs="Arial"/>
        </w:rPr>
        <w:t>. Species were assigned to significance categories based on their p-values, and trends were classified as increasing, decreasing, or non-significant. This analysis provides a species-level complement to the community-wide assessments, identifying taxa with particularly strong directional changes in distribution over time.</w:t>
      </w:r>
    </w:p>
    <w:p w14:paraId="3A4C726E" w14:textId="163A2E0A" w:rsidR="004A710B" w:rsidRPr="0039239D" w:rsidRDefault="004A710B" w:rsidP="00A82CE4">
      <w:pPr>
        <w:pStyle w:val="berschrift1"/>
        <w:jc w:val="both"/>
        <w:rPr>
          <w:rFonts w:cs="Arial"/>
        </w:rPr>
      </w:pPr>
      <w:bookmarkStart w:id="573" w:name="_Toc202297302"/>
      <w:r w:rsidRPr="0039239D">
        <w:rPr>
          <w:rFonts w:cs="Arial"/>
        </w:rPr>
        <w:t>Results</w:t>
      </w:r>
      <w:bookmarkEnd w:id="573"/>
    </w:p>
    <w:p w14:paraId="21CEAE45" w14:textId="55168419" w:rsidR="004A710B" w:rsidRPr="0039239D" w:rsidRDefault="00CF0F45" w:rsidP="00DE0759">
      <w:pPr>
        <w:pStyle w:val="berschrift2"/>
        <w:jc w:val="both"/>
        <w:rPr>
          <w:rFonts w:cs="Arial"/>
        </w:rPr>
      </w:pPr>
      <w:bookmarkStart w:id="574" w:name="_Toc202297303"/>
      <w:r w:rsidRPr="0039239D">
        <w:rPr>
          <w:rFonts w:cs="Arial"/>
        </w:rPr>
        <w:t>Species richness</w:t>
      </w:r>
      <w:bookmarkEnd w:id="574"/>
    </w:p>
    <w:p w14:paraId="56CC5801" w14:textId="7133D5F5" w:rsidR="009307FE" w:rsidRPr="0039239D" w:rsidRDefault="009307FE" w:rsidP="009307FE">
      <w:pPr>
        <w:spacing w:line="360" w:lineRule="auto"/>
        <w:jc w:val="both"/>
        <w:rPr>
          <w:rFonts w:ascii="Arial" w:hAnsi="Arial" w:cs="Arial"/>
        </w:rPr>
      </w:pPr>
      <w:r w:rsidRPr="0039239D">
        <w:rPr>
          <w:rFonts w:ascii="Arial" w:hAnsi="Arial" w:cs="Arial"/>
        </w:rPr>
        <w:t>The linear mixed-effects model with year as the only fixed effect showed a significant increase in vascular plant species richness</w:t>
      </w:r>
      <w:r w:rsidR="00B91BAB">
        <w:rPr>
          <w:rFonts w:ascii="Arial" w:hAnsi="Arial" w:cs="Arial"/>
        </w:rPr>
        <w:t xml:space="preserve"> (</w:t>
      </w:r>
      <w:r w:rsidR="00B91BAB">
        <w:rPr>
          <w:rFonts w:ascii="Arial" w:hAnsi="Arial" w:cs="Arial"/>
        </w:rPr>
        <w:fldChar w:fldCharType="begin"/>
      </w:r>
      <w:r w:rsidR="00B91BAB">
        <w:rPr>
          <w:rFonts w:ascii="Arial" w:hAnsi="Arial" w:cs="Arial"/>
        </w:rPr>
        <w:instrText xml:space="preserve"> REF _Ref202134957 \h </w:instrText>
      </w:r>
      <w:r w:rsidR="00B91BAB">
        <w:rPr>
          <w:rFonts w:ascii="Arial" w:hAnsi="Arial" w:cs="Arial"/>
        </w:rPr>
      </w:r>
      <w:r w:rsidR="00B91BAB">
        <w:rPr>
          <w:rFonts w:ascii="Arial" w:hAnsi="Arial" w:cs="Arial"/>
        </w:rPr>
        <w:fldChar w:fldCharType="separate"/>
      </w:r>
      <w:r w:rsidR="00B91BAB" w:rsidRPr="0039239D">
        <w:rPr>
          <w:rFonts w:ascii="Arial" w:hAnsi="Arial" w:cs="Arial"/>
        </w:rPr>
        <w:t xml:space="preserve">Figure </w:t>
      </w:r>
      <w:r w:rsidR="00B91BAB">
        <w:rPr>
          <w:rFonts w:ascii="Arial" w:hAnsi="Arial" w:cs="Arial"/>
          <w:noProof/>
        </w:rPr>
        <w:t>2</w:t>
      </w:r>
      <w:r w:rsidR="00B91BAB">
        <w:rPr>
          <w:rFonts w:ascii="Arial" w:hAnsi="Arial" w:cs="Arial"/>
        </w:rPr>
        <w:fldChar w:fldCharType="end"/>
      </w:r>
      <w:r w:rsidR="00B91BAB">
        <w:rPr>
          <w:rFonts w:ascii="Arial" w:hAnsi="Arial" w:cs="Arial"/>
        </w:rPr>
        <w:t>)</w:t>
      </w:r>
      <w:r w:rsidRPr="0039239D">
        <w:rPr>
          <w:rFonts w:ascii="Arial" w:hAnsi="Arial" w:cs="Arial"/>
        </w:rPr>
        <w:t xml:space="preserve"> across Switzerland from 2001 to 2023 (</w:t>
      </w:r>
      <w:r w:rsidRPr="009E3151">
        <w:rPr>
          <w:rFonts w:ascii="Arial" w:hAnsi="Arial" w:cs="Arial"/>
          <w:i/>
          <w:iCs/>
        </w:rPr>
        <w:t>β</w:t>
      </w:r>
      <w:r w:rsidRPr="0039239D">
        <w:rPr>
          <w:rFonts w:ascii="Arial" w:hAnsi="Arial" w:cs="Arial"/>
        </w:rPr>
        <w:t xml:space="preserve"> = 0.0585, </w:t>
      </w:r>
      <w:r w:rsidRPr="009E3151">
        <w:rPr>
          <w:rFonts w:ascii="Arial" w:hAnsi="Arial" w:cs="Arial"/>
          <w:i/>
          <w:iCs/>
        </w:rPr>
        <w:t>p</w:t>
      </w:r>
      <w:r w:rsidRPr="0039239D">
        <w:rPr>
          <w:rFonts w:ascii="Arial" w:hAnsi="Arial" w:cs="Arial"/>
        </w:rPr>
        <w:t xml:space="preserve"> &lt; 0.001).</w:t>
      </w:r>
      <w:r w:rsidR="00E94743">
        <w:rPr>
          <w:rFonts w:ascii="Arial" w:hAnsi="Arial" w:cs="Arial"/>
        </w:rPr>
        <w:t xml:space="preserve"> </w:t>
      </w:r>
      <w:r w:rsidR="00E94743" w:rsidRPr="00E94743">
        <w:rPr>
          <w:rFonts w:ascii="Arial" w:hAnsi="Arial" w:cs="Arial"/>
        </w:rPr>
        <w:t>Fixed effects explained 0.1% of the variance in species richness (</w:t>
      </w:r>
      <w:r w:rsidR="00E94743" w:rsidRPr="00E94743">
        <w:rPr>
          <w:rFonts w:ascii="Arial" w:hAnsi="Arial" w:cs="Arial"/>
          <w:i/>
          <w:iCs/>
        </w:rPr>
        <w:t>R²m</w:t>
      </w:r>
      <w:r w:rsidR="00E94743" w:rsidRPr="00E94743">
        <w:rPr>
          <w:rFonts w:ascii="Arial" w:hAnsi="Arial" w:cs="Arial"/>
        </w:rPr>
        <w:t xml:space="preserve"> = 0.001)</w:t>
      </w:r>
      <w:r w:rsidR="00E94743">
        <w:rPr>
          <w:rFonts w:ascii="Arial" w:hAnsi="Arial" w:cs="Arial"/>
        </w:rPr>
        <w:t>.</w:t>
      </w:r>
    </w:p>
    <w:p w14:paraId="613912D3" w14:textId="30470698" w:rsidR="009E3151" w:rsidRDefault="009E3151" w:rsidP="009E3151">
      <w:pPr>
        <w:pStyle w:val="StandardWeb"/>
      </w:pPr>
      <w:r>
        <w:rPr>
          <w:noProof/>
        </w:rPr>
        <w:lastRenderedPageBreak/>
        <w:drawing>
          <wp:inline distT="0" distB="0" distL="0" distR="0" wp14:anchorId="17ACF4D3" wp14:editId="421EBD0A">
            <wp:extent cx="5760720" cy="3599180"/>
            <wp:effectExtent l="0" t="0" r="0" b="1270"/>
            <wp:docPr id="5" name="Grafik 5" descr="Ein Bild, das Text, Reihe, paralle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Reihe, parallel, Diagramm enthält.&#10;&#10;Automatisch generierte Beschreibu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599180"/>
                    </a:xfrm>
                    <a:prstGeom prst="rect">
                      <a:avLst/>
                    </a:prstGeom>
                    <a:noFill/>
                    <a:ln>
                      <a:noFill/>
                    </a:ln>
                  </pic:spPr>
                </pic:pic>
              </a:graphicData>
            </a:graphic>
          </wp:inline>
        </w:drawing>
      </w:r>
    </w:p>
    <w:p w14:paraId="7858FC65" w14:textId="44708418" w:rsidR="009307FE" w:rsidRDefault="00FA7927" w:rsidP="00FA7927">
      <w:pPr>
        <w:pStyle w:val="Beschriftung"/>
        <w:jc w:val="both"/>
        <w:rPr>
          <w:rFonts w:ascii="Arial" w:hAnsi="Arial" w:cs="Arial"/>
        </w:rPr>
      </w:pPr>
      <w:bookmarkStart w:id="575" w:name="_Ref202134957"/>
      <w:r w:rsidRPr="0039239D">
        <w:rPr>
          <w:rFonts w:ascii="Arial" w:hAnsi="Arial" w:cs="Arial"/>
        </w:rPr>
        <w:t xml:space="preserve">Figure </w:t>
      </w:r>
      <w:r w:rsidRPr="0039239D">
        <w:rPr>
          <w:rFonts w:ascii="Arial" w:hAnsi="Arial" w:cs="Arial"/>
        </w:rPr>
        <w:fldChar w:fldCharType="begin"/>
      </w:r>
      <w:r w:rsidRPr="0039239D">
        <w:rPr>
          <w:rFonts w:ascii="Arial" w:hAnsi="Arial" w:cs="Arial"/>
        </w:rPr>
        <w:instrText xml:space="preserve"> SEQ Figure \* ARABIC </w:instrText>
      </w:r>
      <w:r w:rsidRPr="0039239D">
        <w:rPr>
          <w:rFonts w:ascii="Arial" w:hAnsi="Arial" w:cs="Arial"/>
        </w:rPr>
        <w:fldChar w:fldCharType="separate"/>
      </w:r>
      <w:r w:rsidR="00BC7E74">
        <w:rPr>
          <w:rFonts w:ascii="Arial" w:hAnsi="Arial" w:cs="Arial"/>
          <w:noProof/>
        </w:rPr>
        <w:t>2</w:t>
      </w:r>
      <w:r w:rsidRPr="0039239D">
        <w:rPr>
          <w:rFonts w:ascii="Arial" w:hAnsi="Arial" w:cs="Arial"/>
        </w:rPr>
        <w:fldChar w:fldCharType="end"/>
      </w:r>
      <w:bookmarkEnd w:id="575"/>
      <w:r w:rsidRPr="0039239D">
        <w:rPr>
          <w:rFonts w:ascii="Arial" w:hAnsi="Arial" w:cs="Arial"/>
        </w:rPr>
        <w:t>: Trend Species richness 2001 - 2023 in Switzerland in this study. The grey dots represent all the observations, the redline the fitted curve of the LMM.</w:t>
      </w:r>
    </w:p>
    <w:p w14:paraId="01555C53" w14:textId="77777777" w:rsidR="003B2F6E" w:rsidRPr="003B2F6E" w:rsidRDefault="003B2F6E" w:rsidP="003B2F6E"/>
    <w:p w14:paraId="08D7AD53" w14:textId="08E15B50" w:rsidR="009307FE" w:rsidRPr="0039239D" w:rsidRDefault="009307FE" w:rsidP="009307FE">
      <w:pPr>
        <w:spacing w:line="360" w:lineRule="auto"/>
        <w:jc w:val="both"/>
        <w:rPr>
          <w:rFonts w:ascii="Arial" w:hAnsi="Arial" w:cs="Arial"/>
        </w:rPr>
      </w:pPr>
      <w:r w:rsidRPr="0039239D">
        <w:rPr>
          <w:rFonts w:ascii="Arial" w:hAnsi="Arial" w:cs="Arial"/>
        </w:rPr>
        <w:t>When including an interaction between year and biogeographic region</w:t>
      </w:r>
      <w:del w:id="576" w:author="Felix Pascal (felixpas)" w:date="2025-07-01T15:42:00Z">
        <w:r w:rsidRPr="0039239D" w:rsidDel="0014611C">
          <w:rPr>
            <w:rFonts w:ascii="Arial" w:hAnsi="Arial" w:cs="Arial"/>
          </w:rPr>
          <w:delText xml:space="preserve">, the temporal trend was no longer </w:delText>
        </w:r>
        <w:commentRangeStart w:id="577"/>
        <w:r w:rsidRPr="0039239D" w:rsidDel="0014611C">
          <w:rPr>
            <w:rFonts w:ascii="Arial" w:hAnsi="Arial" w:cs="Arial"/>
          </w:rPr>
          <w:delText>globally significant</w:delText>
        </w:r>
      </w:del>
      <w:del w:id="578" w:author="Felix Pascal (felixpas)" w:date="2025-07-01T15:35:00Z">
        <w:r w:rsidRPr="0039239D" w:rsidDel="0076612D">
          <w:rPr>
            <w:rFonts w:ascii="Arial" w:hAnsi="Arial" w:cs="Arial"/>
          </w:rPr>
          <w:delText xml:space="preserve"> </w:delText>
        </w:r>
      </w:del>
      <w:commentRangeEnd w:id="577"/>
      <w:del w:id="579" w:author="Felix Pascal (felixpas)" w:date="2025-07-01T15:42:00Z">
        <w:r w:rsidR="00DC2309" w:rsidDel="0014611C">
          <w:rPr>
            <w:rStyle w:val="Kommentarzeichen"/>
          </w:rPr>
          <w:commentReference w:id="577"/>
        </w:r>
        <w:r w:rsidRPr="0039239D" w:rsidDel="0014611C">
          <w:rPr>
            <w:rFonts w:ascii="Arial" w:hAnsi="Arial" w:cs="Arial"/>
          </w:rPr>
          <w:delText>but</w:delText>
        </w:r>
      </w:del>
      <w:ins w:id="580" w:author="Felix Pascal (felixpas)" w:date="2025-07-01T15:42:00Z">
        <w:r w:rsidR="0014611C">
          <w:rPr>
            <w:rFonts w:ascii="Arial" w:hAnsi="Arial" w:cs="Arial"/>
          </w:rPr>
          <w:t xml:space="preserve"> t</w:t>
        </w:r>
      </w:ins>
      <w:ins w:id="581" w:author="Felix Pascal (felixpas)" w:date="2025-07-01T15:35:00Z">
        <w:r w:rsidR="0076612D">
          <w:rPr>
            <w:rFonts w:ascii="Arial" w:hAnsi="Arial" w:cs="Arial"/>
          </w:rPr>
          <w:t>he interaction term was significant (</w:t>
        </w:r>
        <w:r w:rsidR="0076612D" w:rsidRPr="0014611C">
          <w:rPr>
            <w:rFonts w:ascii="Arial" w:hAnsi="Arial" w:cs="Arial"/>
            <w:i/>
            <w:iCs/>
            <w:rPrChange w:id="582" w:author="Felix Pascal (felixpas)" w:date="2025-07-01T15:42:00Z">
              <w:rPr>
                <w:rFonts w:ascii="Arial" w:hAnsi="Arial" w:cs="Arial"/>
              </w:rPr>
            </w:rPrChange>
          </w:rPr>
          <w:t>p</w:t>
        </w:r>
        <w:r w:rsidR="0076612D">
          <w:rPr>
            <w:rFonts w:ascii="Arial" w:hAnsi="Arial" w:cs="Arial"/>
          </w:rPr>
          <w:t xml:space="preserve"> = 0.0006)</w:t>
        </w:r>
      </w:ins>
      <w:ins w:id="583" w:author="Felix Pascal (felixpas)" w:date="2025-07-01T15:36:00Z">
        <w:r w:rsidR="0076612D">
          <w:rPr>
            <w:rFonts w:ascii="Arial" w:hAnsi="Arial" w:cs="Arial"/>
          </w:rPr>
          <w:t>, indicating that temporal trends in species richness</w:t>
        </w:r>
      </w:ins>
      <w:r w:rsidRPr="0039239D">
        <w:rPr>
          <w:rFonts w:ascii="Arial" w:hAnsi="Arial" w:cs="Arial"/>
        </w:rPr>
        <w:t xml:space="preserve"> varied significantly between regions</w:t>
      </w:r>
      <w:r w:rsidR="00B91BAB">
        <w:rPr>
          <w:rFonts w:ascii="Arial" w:hAnsi="Arial" w:cs="Arial"/>
        </w:rPr>
        <w:t xml:space="preserve"> as shown </w:t>
      </w:r>
      <w:r w:rsidR="00B91BAB" w:rsidRPr="00B91BAB">
        <w:rPr>
          <w:rFonts w:ascii="Arial" w:hAnsi="Arial" w:cs="Arial"/>
        </w:rPr>
        <w:t xml:space="preserve">in </w:t>
      </w:r>
      <w:r w:rsidR="00B91BAB" w:rsidRPr="00B91BAB">
        <w:rPr>
          <w:rFonts w:ascii="Arial" w:hAnsi="Arial" w:cs="Arial"/>
        </w:rPr>
        <w:fldChar w:fldCharType="begin"/>
      </w:r>
      <w:r w:rsidR="00B91BAB" w:rsidRPr="00B91BAB">
        <w:rPr>
          <w:rFonts w:ascii="Arial" w:hAnsi="Arial" w:cs="Arial"/>
        </w:rPr>
        <w:instrText xml:space="preserve"> REF _Ref202135023 \h </w:instrText>
      </w:r>
      <w:r w:rsidR="00B91BAB">
        <w:rPr>
          <w:rFonts w:ascii="Arial" w:hAnsi="Arial" w:cs="Arial"/>
        </w:rPr>
        <w:instrText xml:space="preserve"> \* MERGEFORMAT </w:instrText>
      </w:r>
      <w:r w:rsidR="00B91BAB" w:rsidRPr="00B91BAB">
        <w:rPr>
          <w:rFonts w:ascii="Arial" w:hAnsi="Arial" w:cs="Arial"/>
        </w:rPr>
      </w:r>
      <w:r w:rsidR="00B91BAB" w:rsidRPr="00B91BAB">
        <w:rPr>
          <w:rFonts w:ascii="Arial" w:hAnsi="Arial" w:cs="Arial"/>
        </w:rPr>
        <w:fldChar w:fldCharType="separate"/>
      </w:r>
      <w:r w:rsidR="00B91BAB" w:rsidRPr="00B91BAB">
        <w:rPr>
          <w:rFonts w:ascii="Arial" w:hAnsi="Arial" w:cs="Arial"/>
        </w:rPr>
        <w:t xml:space="preserve">Figure </w:t>
      </w:r>
      <w:r w:rsidR="00B91BAB" w:rsidRPr="00B91BAB">
        <w:rPr>
          <w:rFonts w:ascii="Arial" w:hAnsi="Arial" w:cs="Arial"/>
          <w:noProof/>
        </w:rPr>
        <w:t>3</w:t>
      </w:r>
      <w:r w:rsidR="00B91BAB" w:rsidRPr="00B91BAB">
        <w:rPr>
          <w:rFonts w:ascii="Arial" w:hAnsi="Arial" w:cs="Arial"/>
        </w:rPr>
        <w:fldChar w:fldCharType="end"/>
      </w:r>
      <w:r w:rsidRPr="00B91BAB">
        <w:rPr>
          <w:rFonts w:ascii="Arial" w:hAnsi="Arial" w:cs="Arial"/>
        </w:rPr>
        <w:t>. The</w:t>
      </w:r>
      <w:r w:rsidRPr="0039239D">
        <w:rPr>
          <w:rFonts w:ascii="Arial" w:hAnsi="Arial" w:cs="Arial"/>
        </w:rPr>
        <w:t xml:space="preserve"> strongest increases were observed in the </w:t>
      </w:r>
      <w:r w:rsidR="009E3151">
        <w:rPr>
          <w:rFonts w:ascii="Arial" w:hAnsi="Arial" w:cs="Arial"/>
        </w:rPr>
        <w:t>Central Plateau</w:t>
      </w:r>
      <w:r w:rsidRPr="0039239D">
        <w:rPr>
          <w:rFonts w:ascii="Arial" w:hAnsi="Arial" w:cs="Arial"/>
        </w:rPr>
        <w:t xml:space="preserve"> and the </w:t>
      </w:r>
      <w:r w:rsidR="009E3151">
        <w:rPr>
          <w:rFonts w:ascii="Arial" w:hAnsi="Arial" w:cs="Arial"/>
        </w:rPr>
        <w:t>Eastern Central Alps</w:t>
      </w:r>
      <w:r w:rsidRPr="0039239D">
        <w:rPr>
          <w:rFonts w:ascii="Arial" w:hAnsi="Arial" w:cs="Arial"/>
        </w:rPr>
        <w:t>, while other regions showed weaker or non-significant changes.</w:t>
      </w:r>
      <w:r w:rsidR="00E94743">
        <w:rPr>
          <w:rFonts w:ascii="Arial" w:hAnsi="Arial" w:cs="Arial"/>
        </w:rPr>
        <w:t xml:space="preserve"> </w:t>
      </w:r>
      <w:r w:rsidR="00E94743" w:rsidRPr="00E94743">
        <w:rPr>
          <w:rFonts w:ascii="Arial" w:hAnsi="Arial" w:cs="Arial"/>
        </w:rPr>
        <w:t>Fixed effects explained 12.1% of the variance in species richness (</w:t>
      </w:r>
      <w:r w:rsidR="00E94743" w:rsidRPr="00E94743">
        <w:rPr>
          <w:rFonts w:ascii="Arial" w:hAnsi="Arial" w:cs="Arial"/>
          <w:i/>
          <w:iCs/>
        </w:rPr>
        <w:t>R²m</w:t>
      </w:r>
      <w:r w:rsidR="00E94743" w:rsidRPr="00E94743">
        <w:rPr>
          <w:rFonts w:ascii="Arial" w:hAnsi="Arial" w:cs="Arial"/>
        </w:rPr>
        <w:t xml:space="preserve"> = 0.121).</w:t>
      </w:r>
    </w:p>
    <w:p w14:paraId="291A793C" w14:textId="77777777" w:rsidR="00F35674" w:rsidRDefault="00E94743" w:rsidP="00F35674">
      <w:pPr>
        <w:pStyle w:val="StandardWeb"/>
        <w:keepNext/>
      </w:pPr>
      <w:r>
        <w:rPr>
          <w:noProof/>
        </w:rPr>
        <w:lastRenderedPageBreak/>
        <w:drawing>
          <wp:inline distT="0" distB="0" distL="0" distR="0" wp14:anchorId="66E4D61F" wp14:editId="650E6ED0">
            <wp:extent cx="5760720" cy="3959860"/>
            <wp:effectExtent l="0" t="0" r="0" b="2540"/>
            <wp:docPr id="6" name="Grafik 6" descr="Ein Bild, das Text, Reihe,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Reihe, Diagramm, parallel enthält.&#10;&#10;Automatisch generierte Beschreibu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959860"/>
                    </a:xfrm>
                    <a:prstGeom prst="rect">
                      <a:avLst/>
                    </a:prstGeom>
                    <a:noFill/>
                    <a:ln>
                      <a:noFill/>
                    </a:ln>
                  </pic:spPr>
                </pic:pic>
              </a:graphicData>
            </a:graphic>
          </wp:inline>
        </w:drawing>
      </w:r>
    </w:p>
    <w:p w14:paraId="73F7402C" w14:textId="5D84EAA9" w:rsidR="00E94743" w:rsidRPr="00B91BAB" w:rsidRDefault="00F35674" w:rsidP="00F35674">
      <w:pPr>
        <w:pStyle w:val="Beschriftung"/>
      </w:pPr>
      <w:bookmarkStart w:id="584" w:name="_Ref202135023"/>
      <w:r>
        <w:t xml:space="preserve">Figure </w:t>
      </w:r>
      <w:r>
        <w:fldChar w:fldCharType="begin"/>
      </w:r>
      <w:r>
        <w:instrText xml:space="preserve"> SEQ Figure \* ARABIC </w:instrText>
      </w:r>
      <w:r>
        <w:fldChar w:fldCharType="separate"/>
      </w:r>
      <w:r w:rsidR="00BC7E74">
        <w:rPr>
          <w:noProof/>
        </w:rPr>
        <w:t>3</w:t>
      </w:r>
      <w:r>
        <w:fldChar w:fldCharType="end"/>
      </w:r>
      <w:bookmarkEnd w:id="584"/>
      <w:r>
        <w:t xml:space="preserve">: </w:t>
      </w:r>
      <w:r w:rsidRPr="00527D99">
        <w:t>Temporal trends in vascular plant species richness from 2001 to 2023 across Swiss biogeographic regions. Lines show linear model predictions.</w:t>
      </w:r>
    </w:p>
    <w:p w14:paraId="74381633" w14:textId="1C6F3733" w:rsidR="00B91BAB" w:rsidRDefault="00B91BAB" w:rsidP="00B91BAB">
      <w:pPr>
        <w:pStyle w:val="Beschriftung"/>
        <w:keepNext/>
      </w:pPr>
      <w:r>
        <w:t xml:space="preserve">Table </w:t>
      </w:r>
      <w:r>
        <w:fldChar w:fldCharType="begin"/>
      </w:r>
      <w:r>
        <w:instrText xml:space="preserve"> SEQ Table \* ARABIC </w:instrText>
      </w:r>
      <w:r>
        <w:fldChar w:fldCharType="separate"/>
      </w:r>
      <w:r>
        <w:rPr>
          <w:noProof/>
        </w:rPr>
        <w:t>1</w:t>
      </w:r>
      <w:r>
        <w:fldChar w:fldCharType="end"/>
      </w:r>
      <w:r>
        <w:t xml:space="preserve">: </w:t>
      </w:r>
      <w:r w:rsidRPr="00FE00BD">
        <w:t>Estimated temporal trends in vascular plant species richness for different biogeographic regions between 2001 and 2023. Values represent linear trend coefficients (change per year) with 95% confidence intervals. A trend is considered significant if the</w:t>
      </w:r>
      <w:r>
        <w:t xml:space="preserve"> confidence interval does not include zero.</w:t>
      </w:r>
    </w:p>
    <w:tbl>
      <w:tblPr>
        <w:tblStyle w:val="Tabellenraster"/>
        <w:tblW w:w="0" w:type="auto"/>
        <w:tblLook w:val="04A0" w:firstRow="1" w:lastRow="0" w:firstColumn="1" w:lastColumn="0" w:noHBand="0" w:noVBand="1"/>
      </w:tblPr>
      <w:tblGrid>
        <w:gridCol w:w="2547"/>
        <w:gridCol w:w="1559"/>
        <w:gridCol w:w="1559"/>
        <w:gridCol w:w="1584"/>
        <w:gridCol w:w="1813"/>
      </w:tblGrid>
      <w:tr w:rsidR="00B91BAB" w:rsidRPr="00ED0AFE" w14:paraId="040C680E" w14:textId="77777777" w:rsidTr="00797C59">
        <w:tc>
          <w:tcPr>
            <w:tcW w:w="2547" w:type="dxa"/>
          </w:tcPr>
          <w:p w14:paraId="26B895C5" w14:textId="77777777" w:rsidR="00B91BAB" w:rsidRPr="00ED0AFE" w:rsidRDefault="00B91BAB" w:rsidP="00797C59">
            <w:pPr>
              <w:spacing w:line="360" w:lineRule="auto"/>
              <w:jc w:val="both"/>
              <w:rPr>
                <w:rFonts w:ascii="Arial" w:hAnsi="Arial" w:cs="Arial"/>
                <w:b/>
                <w:bCs/>
              </w:rPr>
            </w:pPr>
            <w:r>
              <w:rPr>
                <w:rFonts w:ascii="Arial" w:hAnsi="Arial" w:cs="Arial"/>
                <w:b/>
                <w:bCs/>
              </w:rPr>
              <w:t>Biographic Region</w:t>
            </w:r>
          </w:p>
        </w:tc>
        <w:tc>
          <w:tcPr>
            <w:tcW w:w="1559" w:type="dxa"/>
          </w:tcPr>
          <w:p w14:paraId="12566822" w14:textId="77777777" w:rsidR="00B91BAB" w:rsidRPr="00ED0AFE" w:rsidRDefault="00B91BAB" w:rsidP="00797C59">
            <w:pPr>
              <w:spacing w:line="360" w:lineRule="auto"/>
              <w:jc w:val="both"/>
              <w:rPr>
                <w:rFonts w:ascii="Arial" w:hAnsi="Arial" w:cs="Arial"/>
                <w:b/>
                <w:bCs/>
              </w:rPr>
            </w:pPr>
            <w:r w:rsidRPr="00ED0AFE">
              <w:rPr>
                <w:rFonts w:ascii="Arial" w:hAnsi="Arial" w:cs="Arial"/>
                <w:b/>
                <w:bCs/>
              </w:rPr>
              <w:t>Trend</w:t>
            </w:r>
          </w:p>
        </w:tc>
        <w:tc>
          <w:tcPr>
            <w:tcW w:w="1559" w:type="dxa"/>
          </w:tcPr>
          <w:p w14:paraId="17E5915C" w14:textId="77777777" w:rsidR="00B91BAB" w:rsidRPr="00ED0AFE" w:rsidRDefault="00B91BAB" w:rsidP="00797C59">
            <w:pPr>
              <w:spacing w:line="360" w:lineRule="auto"/>
              <w:jc w:val="both"/>
              <w:rPr>
                <w:rFonts w:ascii="Arial" w:hAnsi="Arial" w:cs="Arial"/>
                <w:b/>
                <w:bCs/>
              </w:rPr>
            </w:pPr>
            <w:r w:rsidRPr="00ED0AFE">
              <w:rPr>
                <w:rFonts w:ascii="Arial" w:hAnsi="Arial" w:cs="Arial"/>
                <w:b/>
                <w:bCs/>
              </w:rPr>
              <w:t>Lower CI</w:t>
            </w:r>
          </w:p>
        </w:tc>
        <w:tc>
          <w:tcPr>
            <w:tcW w:w="1584" w:type="dxa"/>
          </w:tcPr>
          <w:p w14:paraId="5D0621F4" w14:textId="77777777" w:rsidR="00B91BAB" w:rsidRPr="00ED0AFE" w:rsidRDefault="00B91BAB" w:rsidP="00797C59">
            <w:pPr>
              <w:spacing w:line="360" w:lineRule="auto"/>
              <w:jc w:val="both"/>
              <w:rPr>
                <w:rFonts w:ascii="Arial" w:hAnsi="Arial" w:cs="Arial"/>
                <w:b/>
                <w:bCs/>
              </w:rPr>
            </w:pPr>
            <w:r w:rsidRPr="00ED0AFE">
              <w:rPr>
                <w:rFonts w:ascii="Arial" w:hAnsi="Arial" w:cs="Arial"/>
                <w:b/>
                <w:bCs/>
              </w:rPr>
              <w:t>Upper CI</w:t>
            </w:r>
          </w:p>
        </w:tc>
        <w:tc>
          <w:tcPr>
            <w:tcW w:w="1813" w:type="dxa"/>
          </w:tcPr>
          <w:p w14:paraId="4F517BEF" w14:textId="77777777" w:rsidR="00B91BAB" w:rsidRPr="00ED0AFE" w:rsidRDefault="00B91BAB" w:rsidP="00797C59">
            <w:pPr>
              <w:spacing w:line="360" w:lineRule="auto"/>
              <w:jc w:val="both"/>
              <w:rPr>
                <w:rFonts w:ascii="Arial" w:hAnsi="Arial" w:cs="Arial"/>
                <w:b/>
                <w:bCs/>
              </w:rPr>
            </w:pPr>
            <w:r w:rsidRPr="00ED0AFE">
              <w:rPr>
                <w:rFonts w:ascii="Arial" w:hAnsi="Arial" w:cs="Arial"/>
                <w:b/>
                <w:bCs/>
              </w:rPr>
              <w:t>Significant</w:t>
            </w:r>
          </w:p>
        </w:tc>
      </w:tr>
      <w:tr w:rsidR="00B91BAB" w14:paraId="7A1057B4" w14:textId="77777777" w:rsidTr="00797C59">
        <w:tc>
          <w:tcPr>
            <w:tcW w:w="2547" w:type="dxa"/>
          </w:tcPr>
          <w:p w14:paraId="6B008799" w14:textId="77777777" w:rsidR="00B91BAB" w:rsidRDefault="00B91BAB" w:rsidP="00797C59">
            <w:pPr>
              <w:spacing w:line="360" w:lineRule="auto"/>
              <w:jc w:val="both"/>
              <w:rPr>
                <w:rFonts w:ascii="Arial" w:hAnsi="Arial" w:cs="Arial"/>
              </w:rPr>
            </w:pPr>
            <w:r>
              <w:rPr>
                <w:rFonts w:ascii="Arial" w:hAnsi="Arial" w:cs="Arial"/>
              </w:rPr>
              <w:t>Northern Alps</w:t>
            </w:r>
          </w:p>
        </w:tc>
        <w:tc>
          <w:tcPr>
            <w:tcW w:w="1559" w:type="dxa"/>
          </w:tcPr>
          <w:p w14:paraId="0E5EE05C" w14:textId="77777777" w:rsidR="00B91BAB" w:rsidRDefault="00B91BAB" w:rsidP="00797C59">
            <w:pPr>
              <w:spacing w:line="360" w:lineRule="auto"/>
              <w:jc w:val="both"/>
              <w:rPr>
                <w:rFonts w:ascii="Arial" w:hAnsi="Arial" w:cs="Arial"/>
              </w:rPr>
            </w:pPr>
            <w:r>
              <w:rPr>
                <w:rFonts w:ascii="Arial" w:hAnsi="Arial" w:cs="Arial"/>
              </w:rPr>
              <w:t>-0.00196</w:t>
            </w:r>
          </w:p>
        </w:tc>
        <w:tc>
          <w:tcPr>
            <w:tcW w:w="1559" w:type="dxa"/>
          </w:tcPr>
          <w:p w14:paraId="68D1F2ED" w14:textId="77777777" w:rsidR="00B91BAB" w:rsidRDefault="00B91BAB" w:rsidP="00797C59">
            <w:pPr>
              <w:spacing w:line="360" w:lineRule="auto"/>
              <w:jc w:val="both"/>
              <w:rPr>
                <w:rFonts w:ascii="Arial" w:hAnsi="Arial" w:cs="Arial"/>
              </w:rPr>
            </w:pPr>
            <w:r>
              <w:rPr>
                <w:rFonts w:ascii="Arial" w:hAnsi="Arial" w:cs="Arial"/>
              </w:rPr>
              <w:t>-0.0390</w:t>
            </w:r>
          </w:p>
        </w:tc>
        <w:tc>
          <w:tcPr>
            <w:tcW w:w="1584" w:type="dxa"/>
          </w:tcPr>
          <w:p w14:paraId="59614F34" w14:textId="77777777" w:rsidR="00B91BAB" w:rsidRDefault="00B91BAB" w:rsidP="00797C59">
            <w:pPr>
              <w:spacing w:line="360" w:lineRule="auto"/>
              <w:jc w:val="both"/>
              <w:rPr>
                <w:rFonts w:ascii="Arial" w:hAnsi="Arial" w:cs="Arial"/>
              </w:rPr>
            </w:pPr>
            <w:r>
              <w:rPr>
                <w:rFonts w:ascii="Arial" w:hAnsi="Arial" w:cs="Arial"/>
              </w:rPr>
              <w:t>0.0351</w:t>
            </w:r>
          </w:p>
        </w:tc>
        <w:tc>
          <w:tcPr>
            <w:tcW w:w="1813" w:type="dxa"/>
          </w:tcPr>
          <w:p w14:paraId="05286752" w14:textId="77777777" w:rsidR="00B91BAB" w:rsidRDefault="00B91BAB" w:rsidP="00797C59">
            <w:pPr>
              <w:spacing w:line="360" w:lineRule="auto"/>
              <w:jc w:val="both"/>
              <w:rPr>
                <w:rFonts w:ascii="Arial" w:hAnsi="Arial" w:cs="Arial"/>
              </w:rPr>
            </w:pPr>
            <w:r>
              <w:rPr>
                <w:rFonts w:ascii="Arial" w:hAnsi="Arial" w:cs="Arial"/>
              </w:rPr>
              <w:t>No</w:t>
            </w:r>
          </w:p>
        </w:tc>
      </w:tr>
      <w:tr w:rsidR="00B91BAB" w14:paraId="0D2F6C20" w14:textId="77777777" w:rsidTr="00797C59">
        <w:tc>
          <w:tcPr>
            <w:tcW w:w="2547" w:type="dxa"/>
          </w:tcPr>
          <w:p w14:paraId="600186F4" w14:textId="77777777" w:rsidR="00B91BAB" w:rsidRDefault="00B91BAB" w:rsidP="00797C59">
            <w:pPr>
              <w:spacing w:line="360" w:lineRule="auto"/>
              <w:jc w:val="both"/>
              <w:rPr>
                <w:rFonts w:ascii="Arial" w:hAnsi="Arial" w:cs="Arial"/>
              </w:rPr>
            </w:pPr>
            <w:r>
              <w:rPr>
                <w:rFonts w:ascii="Arial" w:hAnsi="Arial" w:cs="Arial"/>
              </w:rPr>
              <w:t>Southern Alps</w:t>
            </w:r>
          </w:p>
        </w:tc>
        <w:tc>
          <w:tcPr>
            <w:tcW w:w="1559" w:type="dxa"/>
          </w:tcPr>
          <w:p w14:paraId="35A33481" w14:textId="77777777" w:rsidR="00B91BAB" w:rsidRDefault="00B91BAB" w:rsidP="00797C59">
            <w:pPr>
              <w:spacing w:line="360" w:lineRule="auto"/>
              <w:jc w:val="both"/>
              <w:rPr>
                <w:rFonts w:ascii="Arial" w:hAnsi="Arial" w:cs="Arial"/>
              </w:rPr>
            </w:pPr>
            <w:r>
              <w:rPr>
                <w:rFonts w:ascii="Arial" w:hAnsi="Arial" w:cs="Arial"/>
              </w:rPr>
              <w:t>0.06059</w:t>
            </w:r>
          </w:p>
        </w:tc>
        <w:tc>
          <w:tcPr>
            <w:tcW w:w="1559" w:type="dxa"/>
          </w:tcPr>
          <w:p w14:paraId="512207FD" w14:textId="77777777" w:rsidR="00B91BAB" w:rsidRDefault="00B91BAB" w:rsidP="00797C59">
            <w:pPr>
              <w:spacing w:line="360" w:lineRule="auto"/>
              <w:jc w:val="both"/>
              <w:rPr>
                <w:rFonts w:ascii="Arial" w:hAnsi="Arial" w:cs="Arial"/>
              </w:rPr>
            </w:pPr>
            <w:r>
              <w:rPr>
                <w:rFonts w:ascii="Arial" w:hAnsi="Arial" w:cs="Arial"/>
              </w:rPr>
              <w:t>-0.0001</w:t>
            </w:r>
          </w:p>
        </w:tc>
        <w:tc>
          <w:tcPr>
            <w:tcW w:w="1584" w:type="dxa"/>
          </w:tcPr>
          <w:p w14:paraId="2199478F" w14:textId="77777777" w:rsidR="00B91BAB" w:rsidRDefault="00B91BAB" w:rsidP="00797C59">
            <w:pPr>
              <w:spacing w:line="360" w:lineRule="auto"/>
              <w:jc w:val="both"/>
              <w:rPr>
                <w:rFonts w:ascii="Arial" w:hAnsi="Arial" w:cs="Arial"/>
              </w:rPr>
            </w:pPr>
            <w:r>
              <w:rPr>
                <w:rFonts w:ascii="Arial" w:hAnsi="Arial" w:cs="Arial"/>
              </w:rPr>
              <w:t>0.1213</w:t>
            </w:r>
          </w:p>
        </w:tc>
        <w:tc>
          <w:tcPr>
            <w:tcW w:w="1813" w:type="dxa"/>
          </w:tcPr>
          <w:p w14:paraId="105AF9D7" w14:textId="77777777" w:rsidR="00B91BAB" w:rsidRDefault="00B91BAB" w:rsidP="00797C59">
            <w:pPr>
              <w:spacing w:line="360" w:lineRule="auto"/>
              <w:jc w:val="both"/>
              <w:rPr>
                <w:rFonts w:ascii="Arial" w:hAnsi="Arial" w:cs="Arial"/>
              </w:rPr>
            </w:pPr>
            <w:r>
              <w:rPr>
                <w:rFonts w:ascii="Arial" w:hAnsi="Arial" w:cs="Arial"/>
              </w:rPr>
              <w:t>No</w:t>
            </w:r>
          </w:p>
        </w:tc>
      </w:tr>
      <w:tr w:rsidR="00B91BAB" w14:paraId="5963D8AD" w14:textId="77777777" w:rsidTr="00797C59">
        <w:tc>
          <w:tcPr>
            <w:tcW w:w="2547" w:type="dxa"/>
          </w:tcPr>
          <w:p w14:paraId="6F53B1E2" w14:textId="77777777" w:rsidR="00B91BAB" w:rsidRDefault="00B91BAB" w:rsidP="00797C59">
            <w:pPr>
              <w:spacing w:line="360" w:lineRule="auto"/>
              <w:jc w:val="both"/>
              <w:rPr>
                <w:rFonts w:ascii="Arial" w:hAnsi="Arial" w:cs="Arial"/>
              </w:rPr>
            </w:pPr>
            <w:r>
              <w:rPr>
                <w:rFonts w:ascii="Arial" w:hAnsi="Arial" w:cs="Arial"/>
              </w:rPr>
              <w:t>Jura</w:t>
            </w:r>
          </w:p>
        </w:tc>
        <w:tc>
          <w:tcPr>
            <w:tcW w:w="1559" w:type="dxa"/>
          </w:tcPr>
          <w:p w14:paraId="78DC1605" w14:textId="77777777" w:rsidR="00B91BAB" w:rsidRDefault="00B91BAB" w:rsidP="00797C59">
            <w:pPr>
              <w:spacing w:line="360" w:lineRule="auto"/>
              <w:jc w:val="both"/>
              <w:rPr>
                <w:rFonts w:ascii="Arial" w:hAnsi="Arial" w:cs="Arial"/>
              </w:rPr>
            </w:pPr>
            <w:r>
              <w:rPr>
                <w:rFonts w:ascii="Arial" w:hAnsi="Arial" w:cs="Arial"/>
              </w:rPr>
              <w:t>0.03476</w:t>
            </w:r>
          </w:p>
        </w:tc>
        <w:tc>
          <w:tcPr>
            <w:tcW w:w="1559" w:type="dxa"/>
          </w:tcPr>
          <w:p w14:paraId="2E45C5D0" w14:textId="77777777" w:rsidR="00B91BAB" w:rsidRDefault="00B91BAB" w:rsidP="00797C59">
            <w:pPr>
              <w:spacing w:line="360" w:lineRule="auto"/>
              <w:jc w:val="both"/>
              <w:rPr>
                <w:rFonts w:ascii="Arial" w:hAnsi="Arial" w:cs="Arial"/>
              </w:rPr>
            </w:pPr>
            <w:r>
              <w:rPr>
                <w:rFonts w:ascii="Arial" w:hAnsi="Arial" w:cs="Arial"/>
              </w:rPr>
              <w:t>-0.0213</w:t>
            </w:r>
          </w:p>
        </w:tc>
        <w:tc>
          <w:tcPr>
            <w:tcW w:w="1584" w:type="dxa"/>
          </w:tcPr>
          <w:p w14:paraId="45C28A1D" w14:textId="77777777" w:rsidR="00B91BAB" w:rsidRDefault="00B91BAB" w:rsidP="00797C59">
            <w:pPr>
              <w:spacing w:line="360" w:lineRule="auto"/>
              <w:jc w:val="both"/>
              <w:rPr>
                <w:rFonts w:ascii="Arial" w:hAnsi="Arial" w:cs="Arial"/>
              </w:rPr>
            </w:pPr>
            <w:r>
              <w:rPr>
                <w:rFonts w:ascii="Arial" w:hAnsi="Arial" w:cs="Arial"/>
              </w:rPr>
              <w:t>0.0908</w:t>
            </w:r>
          </w:p>
        </w:tc>
        <w:tc>
          <w:tcPr>
            <w:tcW w:w="1813" w:type="dxa"/>
          </w:tcPr>
          <w:p w14:paraId="5339544C" w14:textId="77777777" w:rsidR="00B91BAB" w:rsidRDefault="00B91BAB" w:rsidP="00797C59">
            <w:pPr>
              <w:spacing w:line="360" w:lineRule="auto"/>
              <w:jc w:val="both"/>
              <w:rPr>
                <w:rFonts w:ascii="Arial" w:hAnsi="Arial" w:cs="Arial"/>
              </w:rPr>
            </w:pPr>
            <w:r>
              <w:rPr>
                <w:rFonts w:ascii="Arial" w:hAnsi="Arial" w:cs="Arial"/>
              </w:rPr>
              <w:t>No</w:t>
            </w:r>
          </w:p>
        </w:tc>
      </w:tr>
      <w:tr w:rsidR="00B91BAB" w14:paraId="239E0C5C" w14:textId="77777777" w:rsidTr="00797C59">
        <w:tc>
          <w:tcPr>
            <w:tcW w:w="2547" w:type="dxa"/>
          </w:tcPr>
          <w:p w14:paraId="667C425B" w14:textId="77777777" w:rsidR="00B91BAB" w:rsidRDefault="00B91BAB" w:rsidP="00797C59">
            <w:pPr>
              <w:spacing w:line="360" w:lineRule="auto"/>
              <w:jc w:val="both"/>
              <w:rPr>
                <w:rFonts w:ascii="Arial" w:hAnsi="Arial" w:cs="Arial"/>
              </w:rPr>
            </w:pPr>
            <w:r>
              <w:rPr>
                <w:rFonts w:ascii="Arial" w:hAnsi="Arial" w:cs="Arial"/>
              </w:rPr>
              <w:t>Central Plateau</w:t>
            </w:r>
          </w:p>
        </w:tc>
        <w:tc>
          <w:tcPr>
            <w:tcW w:w="1559" w:type="dxa"/>
          </w:tcPr>
          <w:p w14:paraId="480A9146" w14:textId="77777777" w:rsidR="00B91BAB" w:rsidRDefault="00B91BAB" w:rsidP="00797C59">
            <w:pPr>
              <w:spacing w:line="360" w:lineRule="auto"/>
              <w:jc w:val="both"/>
              <w:rPr>
                <w:rFonts w:ascii="Arial" w:hAnsi="Arial" w:cs="Arial"/>
              </w:rPr>
            </w:pPr>
            <w:r>
              <w:rPr>
                <w:rFonts w:ascii="Arial" w:hAnsi="Arial" w:cs="Arial"/>
              </w:rPr>
              <w:t>0.08234</w:t>
            </w:r>
          </w:p>
        </w:tc>
        <w:tc>
          <w:tcPr>
            <w:tcW w:w="1559" w:type="dxa"/>
          </w:tcPr>
          <w:p w14:paraId="5873F9B4" w14:textId="77777777" w:rsidR="00B91BAB" w:rsidRDefault="00B91BAB" w:rsidP="00797C59">
            <w:pPr>
              <w:spacing w:line="360" w:lineRule="auto"/>
              <w:jc w:val="both"/>
              <w:rPr>
                <w:rFonts w:ascii="Arial" w:hAnsi="Arial" w:cs="Arial"/>
              </w:rPr>
            </w:pPr>
            <w:r>
              <w:rPr>
                <w:rFonts w:ascii="Arial" w:hAnsi="Arial" w:cs="Arial"/>
              </w:rPr>
              <w:t>0.0463</w:t>
            </w:r>
          </w:p>
        </w:tc>
        <w:tc>
          <w:tcPr>
            <w:tcW w:w="1584" w:type="dxa"/>
          </w:tcPr>
          <w:p w14:paraId="743F4EF8" w14:textId="77777777" w:rsidR="00B91BAB" w:rsidRDefault="00B91BAB" w:rsidP="00797C59">
            <w:pPr>
              <w:spacing w:line="360" w:lineRule="auto"/>
              <w:jc w:val="both"/>
              <w:rPr>
                <w:rFonts w:ascii="Arial" w:hAnsi="Arial" w:cs="Arial"/>
              </w:rPr>
            </w:pPr>
            <w:r>
              <w:rPr>
                <w:rFonts w:ascii="Arial" w:hAnsi="Arial" w:cs="Arial"/>
              </w:rPr>
              <w:t>0.1184</w:t>
            </w:r>
          </w:p>
        </w:tc>
        <w:tc>
          <w:tcPr>
            <w:tcW w:w="1813" w:type="dxa"/>
          </w:tcPr>
          <w:p w14:paraId="3BC58577" w14:textId="77777777" w:rsidR="00B91BAB" w:rsidRDefault="00B91BAB" w:rsidP="00797C59">
            <w:pPr>
              <w:spacing w:line="360" w:lineRule="auto"/>
              <w:jc w:val="both"/>
              <w:rPr>
                <w:rFonts w:ascii="Arial" w:hAnsi="Arial" w:cs="Arial"/>
              </w:rPr>
            </w:pPr>
            <w:r>
              <w:rPr>
                <w:rFonts w:ascii="Arial" w:hAnsi="Arial" w:cs="Arial"/>
              </w:rPr>
              <w:t>Yes</w:t>
            </w:r>
          </w:p>
        </w:tc>
      </w:tr>
      <w:tr w:rsidR="00B91BAB" w14:paraId="1753565F" w14:textId="77777777" w:rsidTr="00797C59">
        <w:tc>
          <w:tcPr>
            <w:tcW w:w="2547" w:type="dxa"/>
          </w:tcPr>
          <w:p w14:paraId="014CEF01" w14:textId="77777777" w:rsidR="00B91BAB" w:rsidRDefault="00B91BAB" w:rsidP="00797C59">
            <w:pPr>
              <w:spacing w:line="360" w:lineRule="auto"/>
              <w:jc w:val="both"/>
              <w:rPr>
                <w:rFonts w:ascii="Arial" w:hAnsi="Arial" w:cs="Arial"/>
              </w:rPr>
            </w:pPr>
            <w:r>
              <w:rPr>
                <w:rFonts w:ascii="Arial" w:hAnsi="Arial" w:cs="Arial"/>
              </w:rPr>
              <w:t>Eastern Central Alps</w:t>
            </w:r>
          </w:p>
        </w:tc>
        <w:tc>
          <w:tcPr>
            <w:tcW w:w="1559" w:type="dxa"/>
          </w:tcPr>
          <w:p w14:paraId="7F79BB12" w14:textId="77777777" w:rsidR="00B91BAB" w:rsidRDefault="00B91BAB" w:rsidP="00797C59">
            <w:pPr>
              <w:spacing w:line="360" w:lineRule="auto"/>
              <w:jc w:val="both"/>
              <w:rPr>
                <w:rFonts w:ascii="Arial" w:hAnsi="Arial" w:cs="Arial"/>
              </w:rPr>
            </w:pPr>
            <w:r>
              <w:rPr>
                <w:rFonts w:ascii="Arial" w:hAnsi="Arial" w:cs="Arial"/>
              </w:rPr>
              <w:t>0.13002</w:t>
            </w:r>
          </w:p>
        </w:tc>
        <w:tc>
          <w:tcPr>
            <w:tcW w:w="1559" w:type="dxa"/>
          </w:tcPr>
          <w:p w14:paraId="7C0AAD34" w14:textId="77777777" w:rsidR="00B91BAB" w:rsidRDefault="00B91BAB" w:rsidP="00797C59">
            <w:pPr>
              <w:spacing w:line="360" w:lineRule="auto"/>
              <w:jc w:val="both"/>
              <w:rPr>
                <w:rFonts w:ascii="Arial" w:hAnsi="Arial" w:cs="Arial"/>
              </w:rPr>
            </w:pPr>
            <w:r>
              <w:rPr>
                <w:rFonts w:ascii="Arial" w:hAnsi="Arial" w:cs="Arial"/>
              </w:rPr>
              <w:t>0.0838</w:t>
            </w:r>
          </w:p>
        </w:tc>
        <w:tc>
          <w:tcPr>
            <w:tcW w:w="1584" w:type="dxa"/>
          </w:tcPr>
          <w:p w14:paraId="40A39F73" w14:textId="77777777" w:rsidR="00B91BAB" w:rsidRDefault="00B91BAB" w:rsidP="00797C59">
            <w:pPr>
              <w:spacing w:line="360" w:lineRule="auto"/>
              <w:jc w:val="both"/>
              <w:rPr>
                <w:rFonts w:ascii="Arial" w:hAnsi="Arial" w:cs="Arial"/>
              </w:rPr>
            </w:pPr>
            <w:r>
              <w:rPr>
                <w:rFonts w:ascii="Arial" w:hAnsi="Arial" w:cs="Arial"/>
              </w:rPr>
              <w:t>0.1762</w:t>
            </w:r>
          </w:p>
        </w:tc>
        <w:tc>
          <w:tcPr>
            <w:tcW w:w="1813" w:type="dxa"/>
          </w:tcPr>
          <w:p w14:paraId="6028C67B" w14:textId="77777777" w:rsidR="00B91BAB" w:rsidRDefault="00B91BAB" w:rsidP="00797C59">
            <w:pPr>
              <w:spacing w:line="360" w:lineRule="auto"/>
              <w:jc w:val="both"/>
              <w:rPr>
                <w:rFonts w:ascii="Arial" w:hAnsi="Arial" w:cs="Arial"/>
              </w:rPr>
            </w:pPr>
            <w:r>
              <w:rPr>
                <w:rFonts w:ascii="Arial" w:hAnsi="Arial" w:cs="Arial"/>
              </w:rPr>
              <w:t>Yes</w:t>
            </w:r>
          </w:p>
        </w:tc>
      </w:tr>
      <w:tr w:rsidR="00B91BAB" w14:paraId="75332724" w14:textId="77777777" w:rsidTr="00797C59">
        <w:tc>
          <w:tcPr>
            <w:tcW w:w="2547" w:type="dxa"/>
          </w:tcPr>
          <w:p w14:paraId="73252D63" w14:textId="77777777" w:rsidR="00B91BAB" w:rsidRDefault="00B91BAB" w:rsidP="00797C59">
            <w:pPr>
              <w:spacing w:line="360" w:lineRule="auto"/>
              <w:jc w:val="both"/>
              <w:rPr>
                <w:rFonts w:ascii="Arial" w:hAnsi="Arial" w:cs="Arial"/>
              </w:rPr>
            </w:pPr>
            <w:r>
              <w:rPr>
                <w:rFonts w:ascii="Arial" w:hAnsi="Arial" w:cs="Arial"/>
              </w:rPr>
              <w:t>Western Central Alps</w:t>
            </w:r>
          </w:p>
        </w:tc>
        <w:tc>
          <w:tcPr>
            <w:tcW w:w="1559" w:type="dxa"/>
          </w:tcPr>
          <w:p w14:paraId="744B159D" w14:textId="77777777" w:rsidR="00B91BAB" w:rsidRDefault="00B91BAB" w:rsidP="00797C59">
            <w:pPr>
              <w:spacing w:line="360" w:lineRule="auto"/>
              <w:jc w:val="both"/>
              <w:rPr>
                <w:rFonts w:ascii="Arial" w:hAnsi="Arial" w:cs="Arial"/>
              </w:rPr>
            </w:pPr>
            <w:r>
              <w:rPr>
                <w:rFonts w:ascii="Arial" w:hAnsi="Arial" w:cs="Arial"/>
              </w:rPr>
              <w:t>0.05575</w:t>
            </w:r>
          </w:p>
        </w:tc>
        <w:tc>
          <w:tcPr>
            <w:tcW w:w="1559" w:type="dxa"/>
          </w:tcPr>
          <w:p w14:paraId="7F89228A" w14:textId="77777777" w:rsidR="00B91BAB" w:rsidRDefault="00B91BAB" w:rsidP="00797C59">
            <w:pPr>
              <w:spacing w:line="360" w:lineRule="auto"/>
              <w:jc w:val="both"/>
              <w:rPr>
                <w:rFonts w:ascii="Arial" w:hAnsi="Arial" w:cs="Arial"/>
              </w:rPr>
            </w:pPr>
            <w:r>
              <w:rPr>
                <w:rFonts w:ascii="Arial" w:hAnsi="Arial" w:cs="Arial"/>
              </w:rPr>
              <w:t>-0.0060</w:t>
            </w:r>
          </w:p>
        </w:tc>
        <w:tc>
          <w:tcPr>
            <w:tcW w:w="1584" w:type="dxa"/>
          </w:tcPr>
          <w:p w14:paraId="4AFF07BC" w14:textId="77777777" w:rsidR="00B91BAB" w:rsidRDefault="00B91BAB" w:rsidP="00797C59">
            <w:pPr>
              <w:spacing w:line="360" w:lineRule="auto"/>
              <w:jc w:val="both"/>
              <w:rPr>
                <w:rFonts w:ascii="Arial" w:hAnsi="Arial" w:cs="Arial"/>
              </w:rPr>
            </w:pPr>
            <w:r>
              <w:rPr>
                <w:rFonts w:ascii="Arial" w:hAnsi="Arial" w:cs="Arial"/>
              </w:rPr>
              <w:t>0.1175</w:t>
            </w:r>
          </w:p>
        </w:tc>
        <w:tc>
          <w:tcPr>
            <w:tcW w:w="1813" w:type="dxa"/>
          </w:tcPr>
          <w:p w14:paraId="34D89E06" w14:textId="77777777" w:rsidR="00B91BAB" w:rsidRDefault="00B91BAB" w:rsidP="00797C59">
            <w:pPr>
              <w:spacing w:line="360" w:lineRule="auto"/>
              <w:jc w:val="both"/>
              <w:rPr>
                <w:rFonts w:ascii="Arial" w:hAnsi="Arial" w:cs="Arial"/>
              </w:rPr>
            </w:pPr>
            <w:r>
              <w:rPr>
                <w:rFonts w:ascii="Arial" w:hAnsi="Arial" w:cs="Arial"/>
              </w:rPr>
              <w:t>No</w:t>
            </w:r>
          </w:p>
        </w:tc>
      </w:tr>
    </w:tbl>
    <w:p w14:paraId="0857E17C" w14:textId="77777777" w:rsidR="00B91BAB" w:rsidRDefault="00B91BAB" w:rsidP="009307FE">
      <w:pPr>
        <w:spacing w:line="360" w:lineRule="auto"/>
        <w:jc w:val="both"/>
        <w:rPr>
          <w:rFonts w:ascii="Arial" w:hAnsi="Arial" w:cs="Arial"/>
        </w:rPr>
      </w:pPr>
    </w:p>
    <w:p w14:paraId="66846046" w14:textId="77777777" w:rsidR="00B91BAB" w:rsidRDefault="00B91BAB">
      <w:pPr>
        <w:rPr>
          <w:rFonts w:ascii="Arial" w:hAnsi="Arial" w:cs="Arial"/>
        </w:rPr>
      </w:pPr>
      <w:r>
        <w:rPr>
          <w:rFonts w:ascii="Arial" w:hAnsi="Arial" w:cs="Arial"/>
        </w:rPr>
        <w:br w:type="page"/>
      </w:r>
    </w:p>
    <w:p w14:paraId="6D65FFB6" w14:textId="2E72005B" w:rsidR="009307FE" w:rsidRDefault="009307FE" w:rsidP="009307FE">
      <w:pPr>
        <w:spacing w:line="360" w:lineRule="auto"/>
        <w:jc w:val="both"/>
        <w:rPr>
          <w:rFonts w:ascii="Arial" w:hAnsi="Arial" w:cs="Arial"/>
        </w:rPr>
      </w:pPr>
      <w:r w:rsidRPr="0039239D">
        <w:rPr>
          <w:rFonts w:ascii="Arial" w:hAnsi="Arial" w:cs="Arial"/>
        </w:rPr>
        <w:lastRenderedPageBreak/>
        <w:t>A similar interaction model with dominant land use type revealed clear differences in temporal trends among land use categories. Species richness increased most strongly on unused land, alpine pastures, and meadows/pastures, while no significant change was detected in forest and settlement areas. The interaction was statistically significant overall (</w:t>
      </w:r>
      <w:r w:rsidRPr="003B2F6E">
        <w:rPr>
          <w:rFonts w:ascii="Arial" w:hAnsi="Arial" w:cs="Arial"/>
          <w:i/>
          <w:iCs/>
        </w:rPr>
        <w:t>p</w:t>
      </w:r>
      <w:r w:rsidRPr="0039239D">
        <w:rPr>
          <w:rFonts w:ascii="Arial" w:hAnsi="Arial" w:cs="Arial"/>
        </w:rPr>
        <w:t xml:space="preserve"> &lt; 0.001)</w:t>
      </w:r>
      <w:r w:rsidR="003B2F6E">
        <w:rPr>
          <w:rFonts w:ascii="Arial" w:hAnsi="Arial" w:cs="Arial"/>
        </w:rPr>
        <w:t>.</w:t>
      </w:r>
      <w:r w:rsidR="00E94743">
        <w:rPr>
          <w:rFonts w:ascii="Arial" w:hAnsi="Arial" w:cs="Arial"/>
        </w:rPr>
        <w:t xml:space="preserve"> </w:t>
      </w:r>
      <w:r w:rsidR="00E94743" w:rsidRPr="00E94743">
        <w:rPr>
          <w:rFonts w:ascii="Arial" w:hAnsi="Arial" w:cs="Arial"/>
        </w:rPr>
        <w:t>Fixed effects explained 17.7% of the variance in species richness (</w:t>
      </w:r>
      <w:r w:rsidR="00E94743" w:rsidRPr="00E94743">
        <w:rPr>
          <w:rFonts w:ascii="Arial" w:hAnsi="Arial" w:cs="Arial"/>
          <w:i/>
          <w:iCs/>
        </w:rPr>
        <w:t>R²m</w:t>
      </w:r>
      <w:r w:rsidR="00E94743" w:rsidRPr="00E94743">
        <w:rPr>
          <w:rFonts w:ascii="Arial" w:hAnsi="Arial" w:cs="Arial"/>
        </w:rPr>
        <w:t xml:space="preserve"> = 0.177).</w:t>
      </w:r>
    </w:p>
    <w:p w14:paraId="58020E3B" w14:textId="6E5E062E" w:rsidR="009136DA" w:rsidRDefault="009136DA" w:rsidP="009136DA">
      <w:pPr>
        <w:pStyle w:val="Beschriftung"/>
        <w:keepNext/>
      </w:pPr>
      <w:r>
        <w:t xml:space="preserve">Table </w:t>
      </w:r>
      <w:r>
        <w:fldChar w:fldCharType="begin"/>
      </w:r>
      <w:r>
        <w:instrText xml:space="preserve"> SEQ Table \* ARABIC </w:instrText>
      </w:r>
      <w:r>
        <w:fldChar w:fldCharType="separate"/>
      </w:r>
      <w:r>
        <w:rPr>
          <w:noProof/>
        </w:rPr>
        <w:t>1</w:t>
      </w:r>
      <w:r>
        <w:fldChar w:fldCharType="end"/>
      </w:r>
      <w:r>
        <w:t>:</w:t>
      </w:r>
      <w:r w:rsidRPr="00005283">
        <w:t xml:space="preserve">Estimated temporal trends in vascular plant species richness for different land use types (HN classification) between 2001 and 2023. Values represent linear trend coefficients (change per year) with 95% confidence intervals. A trend is considered </w:t>
      </w:r>
      <w:r>
        <w:t>significant if the confidence interval does not include zero.</w:t>
      </w:r>
    </w:p>
    <w:tbl>
      <w:tblPr>
        <w:tblStyle w:val="Tabellenraster"/>
        <w:tblW w:w="0" w:type="auto"/>
        <w:tblLook w:val="04A0" w:firstRow="1" w:lastRow="0" w:firstColumn="1" w:lastColumn="0" w:noHBand="0" w:noVBand="1"/>
      </w:tblPr>
      <w:tblGrid>
        <w:gridCol w:w="2405"/>
        <w:gridCol w:w="1843"/>
        <w:gridCol w:w="1701"/>
        <w:gridCol w:w="1701"/>
        <w:gridCol w:w="1412"/>
      </w:tblGrid>
      <w:tr w:rsidR="00C24B50" w:rsidRPr="00ED0AFE" w14:paraId="4E2E6903" w14:textId="77777777" w:rsidTr="00C24B50">
        <w:tc>
          <w:tcPr>
            <w:tcW w:w="2405" w:type="dxa"/>
          </w:tcPr>
          <w:p w14:paraId="32A9B309" w14:textId="1F1941D9" w:rsidR="00C24B50" w:rsidRPr="00ED0AFE" w:rsidRDefault="00C24B50" w:rsidP="00BC3418">
            <w:pPr>
              <w:spacing w:line="360" w:lineRule="auto"/>
              <w:jc w:val="both"/>
              <w:rPr>
                <w:rFonts w:ascii="Arial" w:hAnsi="Arial" w:cs="Arial"/>
                <w:b/>
                <w:bCs/>
              </w:rPr>
            </w:pPr>
            <w:r>
              <w:rPr>
                <w:rFonts w:ascii="Arial" w:hAnsi="Arial" w:cs="Arial"/>
                <w:b/>
                <w:bCs/>
              </w:rPr>
              <w:t>Land Use</w:t>
            </w:r>
          </w:p>
        </w:tc>
        <w:tc>
          <w:tcPr>
            <w:tcW w:w="1843" w:type="dxa"/>
          </w:tcPr>
          <w:p w14:paraId="33463790" w14:textId="77777777" w:rsidR="00C24B50" w:rsidRPr="00ED0AFE" w:rsidRDefault="00C24B50" w:rsidP="00BC3418">
            <w:pPr>
              <w:spacing w:line="360" w:lineRule="auto"/>
              <w:jc w:val="both"/>
              <w:rPr>
                <w:rFonts w:ascii="Arial" w:hAnsi="Arial" w:cs="Arial"/>
                <w:b/>
                <w:bCs/>
              </w:rPr>
            </w:pPr>
            <w:r w:rsidRPr="00ED0AFE">
              <w:rPr>
                <w:rFonts w:ascii="Arial" w:hAnsi="Arial" w:cs="Arial"/>
                <w:b/>
                <w:bCs/>
              </w:rPr>
              <w:t>Trend</w:t>
            </w:r>
          </w:p>
        </w:tc>
        <w:tc>
          <w:tcPr>
            <w:tcW w:w="1701" w:type="dxa"/>
          </w:tcPr>
          <w:p w14:paraId="27CE5A3E" w14:textId="77777777" w:rsidR="00C24B50" w:rsidRPr="00ED0AFE" w:rsidRDefault="00C24B50" w:rsidP="00BC3418">
            <w:pPr>
              <w:spacing w:line="360" w:lineRule="auto"/>
              <w:jc w:val="both"/>
              <w:rPr>
                <w:rFonts w:ascii="Arial" w:hAnsi="Arial" w:cs="Arial"/>
                <w:b/>
                <w:bCs/>
              </w:rPr>
            </w:pPr>
            <w:r w:rsidRPr="00ED0AFE">
              <w:rPr>
                <w:rFonts w:ascii="Arial" w:hAnsi="Arial" w:cs="Arial"/>
                <w:b/>
                <w:bCs/>
              </w:rPr>
              <w:t>Lower CI</w:t>
            </w:r>
          </w:p>
        </w:tc>
        <w:tc>
          <w:tcPr>
            <w:tcW w:w="1701" w:type="dxa"/>
          </w:tcPr>
          <w:p w14:paraId="3268C894" w14:textId="77777777" w:rsidR="00C24B50" w:rsidRPr="00ED0AFE" w:rsidRDefault="00C24B50" w:rsidP="00BC3418">
            <w:pPr>
              <w:spacing w:line="360" w:lineRule="auto"/>
              <w:jc w:val="both"/>
              <w:rPr>
                <w:rFonts w:ascii="Arial" w:hAnsi="Arial" w:cs="Arial"/>
                <w:b/>
                <w:bCs/>
              </w:rPr>
            </w:pPr>
            <w:r w:rsidRPr="00ED0AFE">
              <w:rPr>
                <w:rFonts w:ascii="Arial" w:hAnsi="Arial" w:cs="Arial"/>
                <w:b/>
                <w:bCs/>
              </w:rPr>
              <w:t>Upper CI</w:t>
            </w:r>
          </w:p>
        </w:tc>
        <w:tc>
          <w:tcPr>
            <w:tcW w:w="1412" w:type="dxa"/>
          </w:tcPr>
          <w:p w14:paraId="78E39740" w14:textId="77777777" w:rsidR="00C24B50" w:rsidRPr="00ED0AFE" w:rsidRDefault="00C24B50" w:rsidP="00BC3418">
            <w:pPr>
              <w:spacing w:line="360" w:lineRule="auto"/>
              <w:jc w:val="both"/>
              <w:rPr>
                <w:rFonts w:ascii="Arial" w:hAnsi="Arial" w:cs="Arial"/>
                <w:b/>
                <w:bCs/>
              </w:rPr>
            </w:pPr>
            <w:r w:rsidRPr="00ED0AFE">
              <w:rPr>
                <w:rFonts w:ascii="Arial" w:hAnsi="Arial" w:cs="Arial"/>
                <w:b/>
                <w:bCs/>
              </w:rPr>
              <w:t>Significant</w:t>
            </w:r>
          </w:p>
        </w:tc>
      </w:tr>
      <w:tr w:rsidR="00C24B50" w14:paraId="25CE2505" w14:textId="77777777" w:rsidTr="00C24B50">
        <w:tc>
          <w:tcPr>
            <w:tcW w:w="2405" w:type="dxa"/>
          </w:tcPr>
          <w:p w14:paraId="657F6E2E" w14:textId="4FE1000C" w:rsidR="00C24B50" w:rsidRDefault="00C24B50" w:rsidP="00BC3418">
            <w:pPr>
              <w:spacing w:line="360" w:lineRule="auto"/>
              <w:jc w:val="both"/>
              <w:rPr>
                <w:rFonts w:ascii="Arial" w:hAnsi="Arial" w:cs="Arial"/>
              </w:rPr>
            </w:pPr>
            <w:r>
              <w:rPr>
                <w:rFonts w:ascii="Arial" w:hAnsi="Arial" w:cs="Arial"/>
              </w:rPr>
              <w:t>Arable land</w:t>
            </w:r>
          </w:p>
        </w:tc>
        <w:tc>
          <w:tcPr>
            <w:tcW w:w="1843" w:type="dxa"/>
          </w:tcPr>
          <w:p w14:paraId="64B2CF99" w14:textId="6BAEE6FD" w:rsidR="00C24B50" w:rsidRDefault="00C24B50" w:rsidP="00BC3418">
            <w:pPr>
              <w:spacing w:line="360" w:lineRule="auto"/>
              <w:jc w:val="both"/>
              <w:rPr>
                <w:rFonts w:ascii="Arial" w:hAnsi="Arial" w:cs="Arial"/>
              </w:rPr>
            </w:pPr>
            <w:r>
              <w:rPr>
                <w:rFonts w:ascii="Arial" w:hAnsi="Arial" w:cs="Arial"/>
              </w:rPr>
              <w:t>0.07470</w:t>
            </w:r>
          </w:p>
        </w:tc>
        <w:tc>
          <w:tcPr>
            <w:tcW w:w="1701" w:type="dxa"/>
          </w:tcPr>
          <w:p w14:paraId="3AD30835" w14:textId="184BE932" w:rsidR="00C24B50" w:rsidRDefault="00C24B50" w:rsidP="00BC3418">
            <w:pPr>
              <w:spacing w:line="360" w:lineRule="auto"/>
              <w:jc w:val="both"/>
              <w:rPr>
                <w:rFonts w:ascii="Arial" w:hAnsi="Arial" w:cs="Arial"/>
              </w:rPr>
            </w:pPr>
            <w:r>
              <w:rPr>
                <w:rFonts w:ascii="Arial" w:hAnsi="Arial" w:cs="Arial"/>
              </w:rPr>
              <w:t>0.0198</w:t>
            </w:r>
          </w:p>
        </w:tc>
        <w:tc>
          <w:tcPr>
            <w:tcW w:w="1701" w:type="dxa"/>
          </w:tcPr>
          <w:p w14:paraId="4CEEBB1C" w14:textId="771C3F7E" w:rsidR="00C24B50" w:rsidRDefault="00C24B50" w:rsidP="00BC3418">
            <w:pPr>
              <w:spacing w:line="360" w:lineRule="auto"/>
              <w:jc w:val="both"/>
              <w:rPr>
                <w:rFonts w:ascii="Arial" w:hAnsi="Arial" w:cs="Arial"/>
              </w:rPr>
            </w:pPr>
            <w:r>
              <w:rPr>
                <w:rFonts w:ascii="Arial" w:hAnsi="Arial" w:cs="Arial"/>
              </w:rPr>
              <w:t>0.1296</w:t>
            </w:r>
          </w:p>
        </w:tc>
        <w:tc>
          <w:tcPr>
            <w:tcW w:w="1412" w:type="dxa"/>
          </w:tcPr>
          <w:p w14:paraId="7D8D038D" w14:textId="77777777" w:rsidR="00C24B50" w:rsidRDefault="00C24B50" w:rsidP="00BC3418">
            <w:pPr>
              <w:spacing w:line="360" w:lineRule="auto"/>
              <w:jc w:val="both"/>
              <w:rPr>
                <w:rFonts w:ascii="Arial" w:hAnsi="Arial" w:cs="Arial"/>
              </w:rPr>
            </w:pPr>
            <w:r>
              <w:rPr>
                <w:rFonts w:ascii="Arial" w:hAnsi="Arial" w:cs="Arial"/>
              </w:rPr>
              <w:t>Yes</w:t>
            </w:r>
          </w:p>
        </w:tc>
      </w:tr>
      <w:tr w:rsidR="00C24B50" w14:paraId="06539D0E" w14:textId="77777777" w:rsidTr="00C24B50">
        <w:tc>
          <w:tcPr>
            <w:tcW w:w="2405" w:type="dxa"/>
          </w:tcPr>
          <w:p w14:paraId="706F00C3" w14:textId="1B4DDBAB" w:rsidR="00C24B50" w:rsidRDefault="00C24B50" w:rsidP="00BC3418">
            <w:pPr>
              <w:spacing w:line="360" w:lineRule="auto"/>
              <w:jc w:val="both"/>
              <w:rPr>
                <w:rFonts w:ascii="Arial" w:hAnsi="Arial" w:cs="Arial"/>
              </w:rPr>
            </w:pPr>
            <w:r>
              <w:rPr>
                <w:rFonts w:ascii="Arial" w:hAnsi="Arial" w:cs="Arial"/>
              </w:rPr>
              <w:t>Alpine pastures</w:t>
            </w:r>
          </w:p>
        </w:tc>
        <w:tc>
          <w:tcPr>
            <w:tcW w:w="1843" w:type="dxa"/>
          </w:tcPr>
          <w:p w14:paraId="6D7D31C6" w14:textId="1C1D3108" w:rsidR="00C24B50" w:rsidRDefault="00C24B50" w:rsidP="00BC3418">
            <w:pPr>
              <w:spacing w:line="360" w:lineRule="auto"/>
              <w:jc w:val="both"/>
              <w:rPr>
                <w:rFonts w:ascii="Arial" w:hAnsi="Arial" w:cs="Arial"/>
              </w:rPr>
            </w:pPr>
            <w:r>
              <w:rPr>
                <w:rFonts w:ascii="Arial" w:hAnsi="Arial" w:cs="Arial"/>
              </w:rPr>
              <w:t>0.14120</w:t>
            </w:r>
          </w:p>
        </w:tc>
        <w:tc>
          <w:tcPr>
            <w:tcW w:w="1701" w:type="dxa"/>
          </w:tcPr>
          <w:p w14:paraId="76EB595C" w14:textId="632058B6" w:rsidR="00C24B50" w:rsidRDefault="00C24B50" w:rsidP="00BC3418">
            <w:pPr>
              <w:spacing w:line="360" w:lineRule="auto"/>
              <w:jc w:val="both"/>
              <w:rPr>
                <w:rFonts w:ascii="Arial" w:hAnsi="Arial" w:cs="Arial"/>
              </w:rPr>
            </w:pPr>
            <w:r>
              <w:rPr>
                <w:rFonts w:ascii="Arial" w:hAnsi="Arial" w:cs="Arial"/>
              </w:rPr>
              <w:t>0.0774</w:t>
            </w:r>
          </w:p>
        </w:tc>
        <w:tc>
          <w:tcPr>
            <w:tcW w:w="1701" w:type="dxa"/>
          </w:tcPr>
          <w:p w14:paraId="3DD015EF" w14:textId="00F8ADEE" w:rsidR="00C24B50" w:rsidRDefault="00C24B50" w:rsidP="00BC3418">
            <w:pPr>
              <w:spacing w:line="360" w:lineRule="auto"/>
              <w:jc w:val="both"/>
              <w:rPr>
                <w:rFonts w:ascii="Arial" w:hAnsi="Arial" w:cs="Arial"/>
              </w:rPr>
            </w:pPr>
            <w:r>
              <w:rPr>
                <w:rFonts w:ascii="Arial" w:hAnsi="Arial" w:cs="Arial"/>
              </w:rPr>
              <w:t>0.2050</w:t>
            </w:r>
          </w:p>
        </w:tc>
        <w:tc>
          <w:tcPr>
            <w:tcW w:w="1412" w:type="dxa"/>
          </w:tcPr>
          <w:p w14:paraId="72E640DF" w14:textId="77777777" w:rsidR="00C24B50" w:rsidRDefault="00C24B50" w:rsidP="00BC3418">
            <w:pPr>
              <w:spacing w:line="360" w:lineRule="auto"/>
              <w:jc w:val="both"/>
              <w:rPr>
                <w:rFonts w:ascii="Arial" w:hAnsi="Arial" w:cs="Arial"/>
              </w:rPr>
            </w:pPr>
            <w:r>
              <w:rPr>
                <w:rFonts w:ascii="Arial" w:hAnsi="Arial" w:cs="Arial"/>
              </w:rPr>
              <w:t>Yes</w:t>
            </w:r>
          </w:p>
        </w:tc>
      </w:tr>
      <w:tr w:rsidR="00C24B50" w14:paraId="2D726300" w14:textId="77777777" w:rsidTr="00C24B50">
        <w:tc>
          <w:tcPr>
            <w:tcW w:w="2405" w:type="dxa"/>
          </w:tcPr>
          <w:p w14:paraId="50BCE73E" w14:textId="069B6CEC" w:rsidR="00C24B50" w:rsidRDefault="00C24B50" w:rsidP="00BC3418">
            <w:pPr>
              <w:spacing w:line="360" w:lineRule="auto"/>
              <w:jc w:val="both"/>
              <w:rPr>
                <w:rFonts w:ascii="Arial" w:hAnsi="Arial" w:cs="Arial"/>
              </w:rPr>
            </w:pPr>
            <w:r>
              <w:rPr>
                <w:rFonts w:ascii="Arial" w:hAnsi="Arial" w:cs="Arial"/>
              </w:rPr>
              <w:t>Non-productive areas</w:t>
            </w:r>
          </w:p>
        </w:tc>
        <w:tc>
          <w:tcPr>
            <w:tcW w:w="1843" w:type="dxa"/>
          </w:tcPr>
          <w:p w14:paraId="7A002876" w14:textId="4A7CB984" w:rsidR="00C24B50" w:rsidRDefault="00C24B50" w:rsidP="00BC3418">
            <w:pPr>
              <w:spacing w:line="360" w:lineRule="auto"/>
              <w:jc w:val="both"/>
              <w:rPr>
                <w:rFonts w:ascii="Arial" w:hAnsi="Arial" w:cs="Arial"/>
              </w:rPr>
            </w:pPr>
            <w:r>
              <w:rPr>
                <w:rFonts w:ascii="Arial" w:hAnsi="Arial" w:cs="Arial"/>
              </w:rPr>
              <w:t>0.18210</w:t>
            </w:r>
          </w:p>
        </w:tc>
        <w:tc>
          <w:tcPr>
            <w:tcW w:w="1701" w:type="dxa"/>
          </w:tcPr>
          <w:p w14:paraId="731D2921" w14:textId="4177FA1A" w:rsidR="00C24B50" w:rsidRDefault="00C24B50" w:rsidP="00BC3418">
            <w:pPr>
              <w:spacing w:line="360" w:lineRule="auto"/>
              <w:jc w:val="both"/>
              <w:rPr>
                <w:rFonts w:ascii="Arial" w:hAnsi="Arial" w:cs="Arial"/>
              </w:rPr>
            </w:pPr>
            <w:r>
              <w:rPr>
                <w:rFonts w:ascii="Arial" w:hAnsi="Arial" w:cs="Arial"/>
              </w:rPr>
              <w:t>0.1262</w:t>
            </w:r>
          </w:p>
        </w:tc>
        <w:tc>
          <w:tcPr>
            <w:tcW w:w="1701" w:type="dxa"/>
          </w:tcPr>
          <w:p w14:paraId="40BFD757" w14:textId="732BA821" w:rsidR="00C24B50" w:rsidRDefault="00C24B50" w:rsidP="00BC3418">
            <w:pPr>
              <w:spacing w:line="360" w:lineRule="auto"/>
              <w:jc w:val="both"/>
              <w:rPr>
                <w:rFonts w:ascii="Arial" w:hAnsi="Arial" w:cs="Arial"/>
              </w:rPr>
            </w:pPr>
            <w:r>
              <w:rPr>
                <w:rFonts w:ascii="Arial" w:hAnsi="Arial" w:cs="Arial"/>
              </w:rPr>
              <w:t>0.2380</w:t>
            </w:r>
          </w:p>
        </w:tc>
        <w:tc>
          <w:tcPr>
            <w:tcW w:w="1412" w:type="dxa"/>
          </w:tcPr>
          <w:p w14:paraId="1AB5044B" w14:textId="3DD2F5F4" w:rsidR="00C24B50" w:rsidRDefault="00C24B50" w:rsidP="00BC3418">
            <w:pPr>
              <w:spacing w:line="360" w:lineRule="auto"/>
              <w:jc w:val="both"/>
              <w:rPr>
                <w:rFonts w:ascii="Arial" w:hAnsi="Arial" w:cs="Arial"/>
              </w:rPr>
            </w:pPr>
            <w:r>
              <w:rPr>
                <w:rFonts w:ascii="Arial" w:hAnsi="Arial" w:cs="Arial"/>
              </w:rPr>
              <w:t>Yes</w:t>
            </w:r>
          </w:p>
        </w:tc>
      </w:tr>
      <w:tr w:rsidR="00C24B50" w14:paraId="3F14EAD6" w14:textId="77777777" w:rsidTr="00C24B50">
        <w:tc>
          <w:tcPr>
            <w:tcW w:w="2405" w:type="dxa"/>
          </w:tcPr>
          <w:p w14:paraId="184CC1DB" w14:textId="12C3B3FD" w:rsidR="00C24B50" w:rsidRDefault="00C24B50" w:rsidP="00BC3418">
            <w:pPr>
              <w:spacing w:line="360" w:lineRule="auto"/>
              <w:jc w:val="both"/>
              <w:rPr>
                <w:rFonts w:ascii="Arial" w:hAnsi="Arial" w:cs="Arial"/>
              </w:rPr>
            </w:pPr>
            <w:r>
              <w:rPr>
                <w:rFonts w:ascii="Arial" w:hAnsi="Arial" w:cs="Arial"/>
              </w:rPr>
              <w:t>Settlements</w:t>
            </w:r>
          </w:p>
        </w:tc>
        <w:tc>
          <w:tcPr>
            <w:tcW w:w="1843" w:type="dxa"/>
          </w:tcPr>
          <w:p w14:paraId="53B5B3A4" w14:textId="321703CC" w:rsidR="00C24B50" w:rsidRDefault="00C24B50" w:rsidP="00BC3418">
            <w:pPr>
              <w:spacing w:line="360" w:lineRule="auto"/>
              <w:jc w:val="both"/>
              <w:rPr>
                <w:rFonts w:ascii="Arial" w:hAnsi="Arial" w:cs="Arial"/>
              </w:rPr>
            </w:pPr>
            <w:r>
              <w:rPr>
                <w:rFonts w:ascii="Arial" w:hAnsi="Arial" w:cs="Arial"/>
              </w:rPr>
              <w:t>0.03460</w:t>
            </w:r>
          </w:p>
        </w:tc>
        <w:tc>
          <w:tcPr>
            <w:tcW w:w="1701" w:type="dxa"/>
          </w:tcPr>
          <w:p w14:paraId="7CB9868C" w14:textId="5DAAF208" w:rsidR="00C24B50" w:rsidRDefault="00C24B50" w:rsidP="00BC3418">
            <w:pPr>
              <w:spacing w:line="360" w:lineRule="auto"/>
              <w:jc w:val="both"/>
              <w:rPr>
                <w:rFonts w:ascii="Arial" w:hAnsi="Arial" w:cs="Arial"/>
              </w:rPr>
            </w:pPr>
            <w:r>
              <w:rPr>
                <w:rFonts w:ascii="Arial" w:hAnsi="Arial" w:cs="Arial"/>
              </w:rPr>
              <w:t>-0.0513</w:t>
            </w:r>
          </w:p>
        </w:tc>
        <w:tc>
          <w:tcPr>
            <w:tcW w:w="1701" w:type="dxa"/>
          </w:tcPr>
          <w:p w14:paraId="746B9F3E" w14:textId="06F7AECC" w:rsidR="00C24B50" w:rsidRDefault="00C24B50" w:rsidP="00BC3418">
            <w:pPr>
              <w:spacing w:line="360" w:lineRule="auto"/>
              <w:jc w:val="both"/>
              <w:rPr>
                <w:rFonts w:ascii="Arial" w:hAnsi="Arial" w:cs="Arial"/>
              </w:rPr>
            </w:pPr>
            <w:r>
              <w:rPr>
                <w:rFonts w:ascii="Arial" w:hAnsi="Arial" w:cs="Arial"/>
              </w:rPr>
              <w:t>0.1205</w:t>
            </w:r>
          </w:p>
        </w:tc>
        <w:tc>
          <w:tcPr>
            <w:tcW w:w="1412" w:type="dxa"/>
          </w:tcPr>
          <w:p w14:paraId="5FC90D6D" w14:textId="77777777" w:rsidR="00C24B50" w:rsidRDefault="00C24B50" w:rsidP="00BC3418">
            <w:pPr>
              <w:spacing w:line="360" w:lineRule="auto"/>
              <w:jc w:val="both"/>
              <w:rPr>
                <w:rFonts w:ascii="Arial" w:hAnsi="Arial" w:cs="Arial"/>
              </w:rPr>
            </w:pPr>
            <w:r>
              <w:rPr>
                <w:rFonts w:ascii="Arial" w:hAnsi="Arial" w:cs="Arial"/>
              </w:rPr>
              <w:t>No</w:t>
            </w:r>
          </w:p>
        </w:tc>
      </w:tr>
      <w:tr w:rsidR="00C24B50" w14:paraId="3680C020" w14:textId="77777777" w:rsidTr="00C24B50">
        <w:tc>
          <w:tcPr>
            <w:tcW w:w="2405" w:type="dxa"/>
          </w:tcPr>
          <w:p w14:paraId="2081DE39" w14:textId="06F401A7" w:rsidR="00C24B50" w:rsidRDefault="00C24B50" w:rsidP="00BC3418">
            <w:pPr>
              <w:spacing w:line="360" w:lineRule="auto"/>
              <w:jc w:val="both"/>
              <w:rPr>
                <w:rFonts w:ascii="Arial" w:hAnsi="Arial" w:cs="Arial"/>
              </w:rPr>
            </w:pPr>
            <w:r>
              <w:rPr>
                <w:rFonts w:ascii="Arial" w:hAnsi="Arial" w:cs="Arial"/>
              </w:rPr>
              <w:t>Forests</w:t>
            </w:r>
          </w:p>
        </w:tc>
        <w:tc>
          <w:tcPr>
            <w:tcW w:w="1843" w:type="dxa"/>
          </w:tcPr>
          <w:p w14:paraId="3136F950" w14:textId="64486704" w:rsidR="00C24B50" w:rsidRDefault="00C24B50" w:rsidP="00BC3418">
            <w:pPr>
              <w:spacing w:line="360" w:lineRule="auto"/>
              <w:jc w:val="both"/>
              <w:rPr>
                <w:rFonts w:ascii="Arial" w:hAnsi="Arial" w:cs="Arial"/>
              </w:rPr>
            </w:pPr>
            <w:r>
              <w:rPr>
                <w:rFonts w:ascii="Arial" w:hAnsi="Arial" w:cs="Arial"/>
              </w:rPr>
              <w:t>-0.02360</w:t>
            </w:r>
          </w:p>
        </w:tc>
        <w:tc>
          <w:tcPr>
            <w:tcW w:w="1701" w:type="dxa"/>
          </w:tcPr>
          <w:p w14:paraId="25074C47" w14:textId="77EF5095" w:rsidR="00C24B50" w:rsidRDefault="00C24B50" w:rsidP="00BC3418">
            <w:pPr>
              <w:spacing w:line="360" w:lineRule="auto"/>
              <w:jc w:val="both"/>
              <w:rPr>
                <w:rFonts w:ascii="Arial" w:hAnsi="Arial" w:cs="Arial"/>
              </w:rPr>
            </w:pPr>
            <w:r>
              <w:rPr>
                <w:rFonts w:ascii="Arial" w:hAnsi="Arial" w:cs="Arial"/>
              </w:rPr>
              <w:t>-0.0538</w:t>
            </w:r>
          </w:p>
        </w:tc>
        <w:tc>
          <w:tcPr>
            <w:tcW w:w="1701" w:type="dxa"/>
          </w:tcPr>
          <w:p w14:paraId="24060DF2" w14:textId="159E2B3D" w:rsidR="00C24B50" w:rsidRDefault="00C24B50" w:rsidP="00BC3418">
            <w:pPr>
              <w:spacing w:line="360" w:lineRule="auto"/>
              <w:jc w:val="both"/>
              <w:rPr>
                <w:rFonts w:ascii="Arial" w:hAnsi="Arial" w:cs="Arial"/>
              </w:rPr>
            </w:pPr>
            <w:r>
              <w:rPr>
                <w:rFonts w:ascii="Arial" w:hAnsi="Arial" w:cs="Arial"/>
              </w:rPr>
              <w:t>0.0066</w:t>
            </w:r>
          </w:p>
        </w:tc>
        <w:tc>
          <w:tcPr>
            <w:tcW w:w="1412" w:type="dxa"/>
          </w:tcPr>
          <w:p w14:paraId="1751C1B3" w14:textId="6A94F80D" w:rsidR="00C24B50" w:rsidRDefault="00C24B50" w:rsidP="00BC3418">
            <w:pPr>
              <w:spacing w:line="360" w:lineRule="auto"/>
              <w:jc w:val="both"/>
              <w:rPr>
                <w:rFonts w:ascii="Arial" w:hAnsi="Arial" w:cs="Arial"/>
              </w:rPr>
            </w:pPr>
            <w:r>
              <w:rPr>
                <w:rFonts w:ascii="Arial" w:hAnsi="Arial" w:cs="Arial"/>
              </w:rPr>
              <w:t>No</w:t>
            </w:r>
          </w:p>
        </w:tc>
      </w:tr>
      <w:tr w:rsidR="00C24B50" w14:paraId="6A378AD8" w14:textId="77777777" w:rsidTr="00C24B50">
        <w:tc>
          <w:tcPr>
            <w:tcW w:w="2405" w:type="dxa"/>
          </w:tcPr>
          <w:p w14:paraId="04576C23" w14:textId="44B56FF3" w:rsidR="00C24B50" w:rsidRDefault="00C24B50" w:rsidP="00BC3418">
            <w:pPr>
              <w:spacing w:line="360" w:lineRule="auto"/>
              <w:jc w:val="both"/>
              <w:rPr>
                <w:rFonts w:ascii="Arial" w:hAnsi="Arial" w:cs="Arial"/>
              </w:rPr>
            </w:pPr>
            <w:r>
              <w:rPr>
                <w:rFonts w:ascii="Arial" w:hAnsi="Arial" w:cs="Arial"/>
              </w:rPr>
              <w:t>Grasslands</w:t>
            </w:r>
          </w:p>
        </w:tc>
        <w:tc>
          <w:tcPr>
            <w:tcW w:w="1843" w:type="dxa"/>
          </w:tcPr>
          <w:p w14:paraId="28DC2C65" w14:textId="0B0F0F5B" w:rsidR="00C24B50" w:rsidRDefault="00C24B50" w:rsidP="00BC3418">
            <w:pPr>
              <w:spacing w:line="360" w:lineRule="auto"/>
              <w:jc w:val="both"/>
              <w:rPr>
                <w:rFonts w:ascii="Arial" w:hAnsi="Arial" w:cs="Arial"/>
              </w:rPr>
            </w:pPr>
            <w:r>
              <w:rPr>
                <w:rFonts w:ascii="Arial" w:hAnsi="Arial" w:cs="Arial"/>
              </w:rPr>
              <w:t>0.08980</w:t>
            </w:r>
          </w:p>
        </w:tc>
        <w:tc>
          <w:tcPr>
            <w:tcW w:w="1701" w:type="dxa"/>
          </w:tcPr>
          <w:p w14:paraId="219FE294" w14:textId="7512B619" w:rsidR="00C24B50" w:rsidRDefault="00C24B50" w:rsidP="00BC3418">
            <w:pPr>
              <w:spacing w:line="360" w:lineRule="auto"/>
              <w:jc w:val="both"/>
              <w:rPr>
                <w:rFonts w:ascii="Arial" w:hAnsi="Arial" w:cs="Arial"/>
              </w:rPr>
            </w:pPr>
            <w:r>
              <w:rPr>
                <w:rFonts w:ascii="Arial" w:hAnsi="Arial" w:cs="Arial"/>
              </w:rPr>
              <w:t>0.0528</w:t>
            </w:r>
          </w:p>
        </w:tc>
        <w:tc>
          <w:tcPr>
            <w:tcW w:w="1701" w:type="dxa"/>
          </w:tcPr>
          <w:p w14:paraId="0DC410F9" w14:textId="342E8275" w:rsidR="00C24B50" w:rsidRDefault="00C24B50" w:rsidP="00BC3418">
            <w:pPr>
              <w:spacing w:line="360" w:lineRule="auto"/>
              <w:jc w:val="both"/>
              <w:rPr>
                <w:rFonts w:ascii="Arial" w:hAnsi="Arial" w:cs="Arial"/>
              </w:rPr>
            </w:pPr>
            <w:r>
              <w:rPr>
                <w:rFonts w:ascii="Arial" w:hAnsi="Arial" w:cs="Arial"/>
              </w:rPr>
              <w:t>0.1269</w:t>
            </w:r>
          </w:p>
        </w:tc>
        <w:tc>
          <w:tcPr>
            <w:tcW w:w="1412" w:type="dxa"/>
          </w:tcPr>
          <w:p w14:paraId="35CBE5B1" w14:textId="77777777" w:rsidR="00C24B50" w:rsidRDefault="00C24B50" w:rsidP="00BC3418">
            <w:pPr>
              <w:spacing w:line="360" w:lineRule="auto"/>
              <w:jc w:val="both"/>
              <w:rPr>
                <w:rFonts w:ascii="Arial" w:hAnsi="Arial" w:cs="Arial"/>
              </w:rPr>
            </w:pPr>
            <w:r>
              <w:rPr>
                <w:rFonts w:ascii="Arial" w:hAnsi="Arial" w:cs="Arial"/>
              </w:rPr>
              <w:t>Yes</w:t>
            </w:r>
          </w:p>
        </w:tc>
      </w:tr>
    </w:tbl>
    <w:p w14:paraId="68D79CDD" w14:textId="77777777" w:rsidR="00C24B50" w:rsidRDefault="00C24B50" w:rsidP="009307FE">
      <w:pPr>
        <w:spacing w:line="360" w:lineRule="auto"/>
        <w:jc w:val="both"/>
        <w:rPr>
          <w:rFonts w:ascii="Arial" w:hAnsi="Arial" w:cs="Arial"/>
        </w:rPr>
      </w:pPr>
    </w:p>
    <w:p w14:paraId="31F9504B" w14:textId="0261CB92" w:rsidR="003B2F6E" w:rsidRPr="0039239D" w:rsidDel="008C76C1" w:rsidRDefault="003B2F6E" w:rsidP="009307FE">
      <w:pPr>
        <w:spacing w:line="360" w:lineRule="auto"/>
        <w:jc w:val="both"/>
        <w:rPr>
          <w:del w:id="585" w:author="Felix Pascal (felixpas)" w:date="2025-07-01T11:08:00Z"/>
          <w:rFonts w:ascii="Arial" w:hAnsi="Arial" w:cs="Arial"/>
        </w:rPr>
      </w:pPr>
    </w:p>
    <w:p w14:paraId="506084EA" w14:textId="77777777" w:rsidR="00F35674" w:rsidRDefault="00E94743" w:rsidP="00F35674">
      <w:pPr>
        <w:pStyle w:val="StandardWeb"/>
        <w:keepNext/>
      </w:pPr>
      <w:r>
        <w:rPr>
          <w:noProof/>
        </w:rPr>
        <w:drawing>
          <wp:inline distT="0" distB="0" distL="0" distR="0" wp14:anchorId="13B95CA2" wp14:editId="477879EB">
            <wp:extent cx="5760720" cy="3959860"/>
            <wp:effectExtent l="0" t="0" r="0" b="2540"/>
            <wp:docPr id="7" name="Grafik 7" descr="Ein Bild, das Text, Reihe,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Reihe, Diagramm, parallel enthält.&#10;&#10;Automatisch generierte Beschreibu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959860"/>
                    </a:xfrm>
                    <a:prstGeom prst="rect">
                      <a:avLst/>
                    </a:prstGeom>
                    <a:noFill/>
                    <a:ln>
                      <a:noFill/>
                    </a:ln>
                  </pic:spPr>
                </pic:pic>
              </a:graphicData>
            </a:graphic>
          </wp:inline>
        </w:drawing>
      </w:r>
    </w:p>
    <w:p w14:paraId="492378C2" w14:textId="1F564BD4" w:rsidR="00E94743" w:rsidRDefault="00F35674" w:rsidP="00F35674">
      <w:pPr>
        <w:pStyle w:val="Beschriftung"/>
      </w:pPr>
      <w:r>
        <w:t xml:space="preserve">Figure </w:t>
      </w:r>
      <w:r>
        <w:fldChar w:fldCharType="begin"/>
      </w:r>
      <w:r>
        <w:instrText xml:space="preserve"> SEQ Figure \* ARABIC </w:instrText>
      </w:r>
      <w:r>
        <w:fldChar w:fldCharType="separate"/>
      </w:r>
      <w:r w:rsidR="00BC7E74">
        <w:rPr>
          <w:noProof/>
        </w:rPr>
        <w:t>4</w:t>
      </w:r>
      <w:r>
        <w:fldChar w:fldCharType="end"/>
      </w:r>
      <w:r>
        <w:t>: T</w:t>
      </w:r>
      <w:r w:rsidRPr="004D238D">
        <w:t>emporal trends in vascular plant species richness</w:t>
      </w:r>
      <w:r>
        <w:t xml:space="preserve"> </w:t>
      </w:r>
      <w:r w:rsidRPr="004D238D">
        <w:t>from 2001 to 2023 across major land-use types. Lines show linear model predictions.</w:t>
      </w:r>
    </w:p>
    <w:p w14:paraId="2CE60BAA" w14:textId="77777777" w:rsidR="00ED0AFE" w:rsidRPr="00EF0D68" w:rsidRDefault="00ED0AFE" w:rsidP="00E94743">
      <w:pPr>
        <w:pStyle w:val="StandardWeb"/>
        <w:rPr>
          <w:lang w:val="en-GB"/>
        </w:rPr>
      </w:pPr>
    </w:p>
    <w:p w14:paraId="454246E8" w14:textId="1605A85D" w:rsidR="007575FC" w:rsidRPr="0039239D" w:rsidRDefault="009307FE" w:rsidP="009307FE">
      <w:pPr>
        <w:spacing w:line="360" w:lineRule="auto"/>
        <w:jc w:val="both"/>
        <w:rPr>
          <w:rFonts w:ascii="Arial" w:hAnsi="Arial" w:cs="Arial"/>
        </w:rPr>
      </w:pPr>
      <w:r w:rsidRPr="0039239D">
        <w:rPr>
          <w:rFonts w:ascii="Arial" w:hAnsi="Arial" w:cs="Arial"/>
        </w:rPr>
        <w:t>When using elevation bands</w:t>
      </w:r>
      <w:commentRangeStart w:id="586"/>
      <w:r w:rsidRPr="0039239D">
        <w:rPr>
          <w:rFonts w:ascii="Arial" w:hAnsi="Arial" w:cs="Arial"/>
        </w:rPr>
        <w:t xml:space="preserve">, </w:t>
      </w:r>
      <w:commentRangeEnd w:id="586"/>
      <w:r w:rsidR="00572255">
        <w:rPr>
          <w:rStyle w:val="Kommentarzeichen"/>
        </w:rPr>
        <w:commentReference w:id="586"/>
      </w:r>
      <w:ins w:id="587" w:author="Felix Pascal (felixpas)" w:date="2025-07-01T15:27:00Z">
        <w:r w:rsidR="0076612D" w:rsidRPr="0076612D">
          <w:t xml:space="preserve"> </w:t>
        </w:r>
        <w:r w:rsidR="0076612D" w:rsidRPr="0076612D">
          <w:rPr>
            <w:rFonts w:ascii="Arial" w:hAnsi="Arial" w:cs="Arial"/>
          </w:rPr>
          <w:t>the model revealed a significant interaction between year and elevation (</w:t>
        </w:r>
        <w:r w:rsidR="0076612D" w:rsidRPr="0076612D">
          <w:rPr>
            <w:rFonts w:ascii="Arial" w:hAnsi="Arial" w:cs="Arial"/>
            <w:i/>
            <w:iCs/>
            <w:rPrChange w:id="588" w:author="Felix Pascal (felixpas)" w:date="2025-07-01T15:28:00Z">
              <w:rPr>
                <w:rFonts w:ascii="Arial" w:hAnsi="Arial" w:cs="Arial"/>
              </w:rPr>
            </w:rPrChange>
          </w:rPr>
          <w:t>p </w:t>
        </w:r>
        <w:r w:rsidR="0076612D" w:rsidRPr="0076612D">
          <w:rPr>
            <w:rFonts w:ascii="Arial" w:hAnsi="Arial" w:cs="Arial"/>
          </w:rPr>
          <w:t xml:space="preserve">&lt; 0.001), indicating that temporal trends in species richness varied </w:t>
        </w:r>
      </w:ins>
      <w:del w:id="589" w:author="Felix Pascal (felixpas)" w:date="2025-07-01T15:28:00Z">
        <w:r w:rsidRPr="0039239D" w:rsidDel="0076612D">
          <w:rPr>
            <w:rFonts w:ascii="Arial" w:hAnsi="Arial" w:cs="Arial"/>
          </w:rPr>
          <w:delText xml:space="preserve">the model revealed significant variation in temporal trends </w:delText>
        </w:r>
      </w:del>
      <w:r w:rsidRPr="0039239D">
        <w:rPr>
          <w:rFonts w:ascii="Arial" w:hAnsi="Arial" w:cs="Arial"/>
        </w:rPr>
        <w:t xml:space="preserve">across </w:t>
      </w:r>
      <w:commentRangeStart w:id="590"/>
      <w:r w:rsidR="00572255">
        <w:rPr>
          <w:rFonts w:ascii="Arial" w:hAnsi="Arial" w:cs="Arial"/>
        </w:rPr>
        <w:t>elevation</w:t>
      </w:r>
      <w:r w:rsidR="00572255" w:rsidRPr="0039239D">
        <w:rPr>
          <w:rFonts w:ascii="Arial" w:hAnsi="Arial" w:cs="Arial"/>
        </w:rPr>
        <w:t xml:space="preserve"> </w:t>
      </w:r>
      <w:r w:rsidRPr="0039239D">
        <w:rPr>
          <w:rFonts w:ascii="Arial" w:hAnsi="Arial" w:cs="Arial"/>
        </w:rPr>
        <w:t xml:space="preserve">zones. </w:t>
      </w:r>
      <w:commentRangeEnd w:id="590"/>
      <w:r w:rsidR="00572255">
        <w:rPr>
          <w:rStyle w:val="Kommentarzeichen"/>
        </w:rPr>
        <w:commentReference w:id="590"/>
      </w:r>
      <w:r w:rsidRPr="0039239D">
        <w:rPr>
          <w:rFonts w:ascii="Arial" w:hAnsi="Arial" w:cs="Arial"/>
        </w:rPr>
        <w:t xml:space="preserve">Species richness increased significantly in both lowland areas (200–1000 m) and high elevations above 1800 m, with the strongest trend observed in the 2200–2600 m band </w:t>
      </w:r>
      <w:del w:id="591" w:author="Felix Pascal (felixpas)" w:date="2025-07-01T15:29:00Z">
        <w:r w:rsidRPr="0039239D" w:rsidDel="0076612D">
          <w:rPr>
            <w:rFonts w:ascii="Arial" w:hAnsi="Arial" w:cs="Arial"/>
          </w:rPr>
          <w:delText>(</w:delText>
        </w:r>
        <w:r w:rsidRPr="003B2F6E" w:rsidDel="0076612D">
          <w:rPr>
            <w:rFonts w:ascii="Arial" w:hAnsi="Arial" w:cs="Arial"/>
            <w:i/>
            <w:iCs/>
          </w:rPr>
          <w:delText>p</w:delText>
        </w:r>
        <w:r w:rsidRPr="0039239D" w:rsidDel="0076612D">
          <w:rPr>
            <w:rFonts w:ascii="Arial" w:hAnsi="Arial" w:cs="Arial"/>
          </w:rPr>
          <w:delText xml:space="preserve"> &lt; 0.001)</w:delText>
        </w:r>
      </w:del>
      <w:r w:rsidRPr="0039239D">
        <w:rPr>
          <w:rFonts w:ascii="Arial" w:hAnsi="Arial" w:cs="Arial"/>
        </w:rPr>
        <w:t>. In contrast, mid-elevation zones between 1000 and 1800 m showed no significant change.</w:t>
      </w:r>
      <w:r w:rsidR="00E94743">
        <w:rPr>
          <w:rFonts w:ascii="Arial" w:hAnsi="Arial" w:cs="Arial"/>
        </w:rPr>
        <w:t xml:space="preserve"> </w:t>
      </w:r>
      <w:r w:rsidR="00E94743" w:rsidRPr="00E94743">
        <w:rPr>
          <w:rFonts w:ascii="Arial" w:hAnsi="Arial" w:cs="Arial"/>
        </w:rPr>
        <w:t>Fixed effects explained 13.9% of the variance in species richness (</w:t>
      </w:r>
      <w:r w:rsidR="00E94743" w:rsidRPr="00E94743">
        <w:rPr>
          <w:rFonts w:ascii="Arial" w:hAnsi="Arial" w:cs="Arial"/>
          <w:i/>
          <w:iCs/>
        </w:rPr>
        <w:t>R²m</w:t>
      </w:r>
      <w:r w:rsidR="00E94743" w:rsidRPr="00E94743">
        <w:rPr>
          <w:rFonts w:ascii="Arial" w:hAnsi="Arial" w:cs="Arial"/>
        </w:rPr>
        <w:t xml:space="preserve"> = 0.139).</w:t>
      </w:r>
    </w:p>
    <w:p w14:paraId="6910395F" w14:textId="77777777" w:rsidR="006B79E3" w:rsidRDefault="0020228F" w:rsidP="006B79E3">
      <w:pPr>
        <w:pStyle w:val="StandardWeb"/>
        <w:keepNext/>
      </w:pPr>
      <w:r>
        <w:rPr>
          <w:noProof/>
        </w:rPr>
        <w:drawing>
          <wp:inline distT="0" distB="0" distL="0" distR="0" wp14:anchorId="220A3D0A" wp14:editId="58884025">
            <wp:extent cx="5760720" cy="3959860"/>
            <wp:effectExtent l="0" t="0" r="0" b="2540"/>
            <wp:docPr id="14" name="Grafik 14" descr="Ein Bild, das Text, Reihe,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Reihe, Diagramm, Screenshot enthält.&#10;&#10;Automatisch generierte Beschreibu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959860"/>
                    </a:xfrm>
                    <a:prstGeom prst="rect">
                      <a:avLst/>
                    </a:prstGeom>
                    <a:noFill/>
                    <a:ln>
                      <a:noFill/>
                    </a:ln>
                  </pic:spPr>
                </pic:pic>
              </a:graphicData>
            </a:graphic>
          </wp:inline>
        </w:drawing>
      </w:r>
    </w:p>
    <w:p w14:paraId="7DD46492" w14:textId="434813CA" w:rsidR="0020228F" w:rsidRPr="006B79E3" w:rsidRDefault="006B79E3" w:rsidP="006B79E3">
      <w:pPr>
        <w:pStyle w:val="Beschriftung"/>
      </w:pPr>
      <w:r>
        <w:t xml:space="preserve">Figure </w:t>
      </w:r>
      <w:r>
        <w:fldChar w:fldCharType="begin"/>
      </w:r>
      <w:r>
        <w:instrText xml:space="preserve"> SEQ Figure \* ARABIC </w:instrText>
      </w:r>
      <w:r>
        <w:fldChar w:fldCharType="separate"/>
      </w:r>
      <w:r w:rsidR="00BC7E74">
        <w:rPr>
          <w:noProof/>
        </w:rPr>
        <w:t>5</w:t>
      </w:r>
      <w:r>
        <w:fldChar w:fldCharType="end"/>
      </w:r>
      <w:r>
        <w:t>:</w:t>
      </w:r>
      <w:r w:rsidRPr="002D3962">
        <w:t xml:space="preserve"> Temporal trends in vascular plant species richness from 2001 to 2023 across </w:t>
      </w:r>
      <w:r>
        <w:t>different elevation belts</w:t>
      </w:r>
      <w:r w:rsidRPr="002D3962">
        <w:t>. Lines show linear model predictions.</w:t>
      </w:r>
    </w:p>
    <w:p w14:paraId="06A50E1C" w14:textId="11A18534" w:rsidR="00C24B50" w:rsidDel="00BE6DB6" w:rsidRDefault="00C24B50" w:rsidP="00C24B50">
      <w:pPr>
        <w:pStyle w:val="Beschriftung"/>
        <w:keepNext/>
        <w:rPr>
          <w:del w:id="592" w:author="Felix Pascal (felixpas)" w:date="2025-07-01T15:11:00Z"/>
        </w:rPr>
      </w:pPr>
      <w:del w:id="593" w:author="Felix Pascal (felixpas)" w:date="2025-07-01T15:11:00Z">
        <w:r w:rsidDel="00BE6DB6">
          <w:delText xml:space="preserve">Table </w:delText>
        </w:r>
        <w:r w:rsidDel="00BE6DB6">
          <w:fldChar w:fldCharType="begin"/>
        </w:r>
        <w:r w:rsidDel="00BE6DB6">
          <w:delInstrText xml:space="preserve"> SEQ Table \* ARABIC </w:delInstrText>
        </w:r>
        <w:r w:rsidDel="00BE6DB6">
          <w:fldChar w:fldCharType="separate"/>
        </w:r>
        <w:r w:rsidR="009136DA" w:rsidDel="00BE6DB6">
          <w:rPr>
            <w:noProof/>
          </w:rPr>
          <w:delText>3</w:delText>
        </w:r>
        <w:r w:rsidDel="00BE6DB6">
          <w:fldChar w:fldCharType="end"/>
        </w:r>
        <w:r w:rsidDel="00BE6DB6">
          <w:delText xml:space="preserve">: </w:delText>
        </w:r>
        <w:r w:rsidRPr="007065A0" w:rsidDel="00BE6DB6">
          <w:delText xml:space="preserve">Estimated temporal trends in vascular plant species richness for different elevation bands between 2001 and 2023. Values represent linear trend coefficients (change per year) with 95% confidence intervals. A trend is considered significant </w:delText>
        </w:r>
        <w:r w:rsidDel="00BE6DB6">
          <w:delText>confidence interval does not include zero.</w:delText>
        </w:r>
      </w:del>
    </w:p>
    <w:tbl>
      <w:tblPr>
        <w:tblStyle w:val="Tabellenraster"/>
        <w:tblW w:w="0" w:type="auto"/>
        <w:tblLook w:val="04A0" w:firstRow="1" w:lastRow="0" w:firstColumn="1" w:lastColumn="0" w:noHBand="0" w:noVBand="1"/>
      </w:tblPr>
      <w:tblGrid>
        <w:gridCol w:w="2263"/>
        <w:gridCol w:w="1361"/>
        <w:gridCol w:w="1812"/>
        <w:gridCol w:w="1813"/>
        <w:gridCol w:w="1813"/>
      </w:tblGrid>
      <w:tr w:rsidR="00ED0AFE" w:rsidRPr="00ED0AFE" w:rsidDel="00BE6DB6" w14:paraId="0EF559F0" w14:textId="0449DA97" w:rsidTr="00ED0AFE">
        <w:trPr>
          <w:del w:id="594" w:author="Felix Pascal (felixpas)" w:date="2025-07-01T15:11:00Z"/>
        </w:trPr>
        <w:tc>
          <w:tcPr>
            <w:tcW w:w="2263" w:type="dxa"/>
          </w:tcPr>
          <w:p w14:paraId="25C85E9F" w14:textId="4D6E6464" w:rsidR="00ED0AFE" w:rsidRPr="00ED0AFE" w:rsidDel="00BE6DB6" w:rsidRDefault="00ED0AFE" w:rsidP="00C24B50">
            <w:pPr>
              <w:spacing w:line="360" w:lineRule="auto"/>
              <w:jc w:val="both"/>
              <w:rPr>
                <w:del w:id="595" w:author="Felix Pascal (felixpas)" w:date="2025-07-01T15:11:00Z"/>
                <w:rFonts w:ascii="Arial" w:hAnsi="Arial" w:cs="Arial"/>
                <w:b/>
                <w:bCs/>
              </w:rPr>
            </w:pPr>
            <w:bookmarkStart w:id="596" w:name="_Hlk202131120"/>
            <w:del w:id="597" w:author="Felix Pascal (felixpas)" w:date="2025-07-01T15:11:00Z">
              <w:r w:rsidRPr="00ED0AFE" w:rsidDel="00BE6DB6">
                <w:rPr>
                  <w:rFonts w:ascii="Arial" w:hAnsi="Arial" w:cs="Arial"/>
                  <w:b/>
                  <w:bCs/>
                </w:rPr>
                <w:delText>Elevation Band</w:delText>
              </w:r>
            </w:del>
          </w:p>
        </w:tc>
        <w:tc>
          <w:tcPr>
            <w:tcW w:w="1361" w:type="dxa"/>
          </w:tcPr>
          <w:p w14:paraId="12E2C3DE" w14:textId="7D18896E" w:rsidR="00ED0AFE" w:rsidRPr="00ED0AFE" w:rsidDel="00BE6DB6" w:rsidRDefault="00ED0AFE" w:rsidP="00C24B50">
            <w:pPr>
              <w:spacing w:line="360" w:lineRule="auto"/>
              <w:jc w:val="both"/>
              <w:rPr>
                <w:del w:id="598" w:author="Felix Pascal (felixpas)" w:date="2025-07-01T15:11:00Z"/>
                <w:rFonts w:ascii="Arial" w:hAnsi="Arial" w:cs="Arial"/>
                <w:b/>
                <w:bCs/>
              </w:rPr>
            </w:pPr>
            <w:del w:id="599" w:author="Felix Pascal (felixpas)" w:date="2025-07-01T15:11:00Z">
              <w:r w:rsidRPr="00ED0AFE" w:rsidDel="00BE6DB6">
                <w:rPr>
                  <w:rFonts w:ascii="Arial" w:hAnsi="Arial" w:cs="Arial"/>
                  <w:b/>
                  <w:bCs/>
                </w:rPr>
                <w:delText>Trend</w:delText>
              </w:r>
            </w:del>
          </w:p>
        </w:tc>
        <w:tc>
          <w:tcPr>
            <w:tcW w:w="1812" w:type="dxa"/>
          </w:tcPr>
          <w:p w14:paraId="2080E7C7" w14:textId="5E4CA006" w:rsidR="00ED0AFE" w:rsidRPr="00ED0AFE" w:rsidDel="00BE6DB6" w:rsidRDefault="00ED0AFE" w:rsidP="00C24B50">
            <w:pPr>
              <w:spacing w:line="360" w:lineRule="auto"/>
              <w:jc w:val="both"/>
              <w:rPr>
                <w:del w:id="600" w:author="Felix Pascal (felixpas)" w:date="2025-07-01T15:11:00Z"/>
                <w:rFonts w:ascii="Arial" w:hAnsi="Arial" w:cs="Arial"/>
                <w:b/>
                <w:bCs/>
              </w:rPr>
            </w:pPr>
            <w:del w:id="601" w:author="Felix Pascal (felixpas)" w:date="2025-07-01T15:11:00Z">
              <w:r w:rsidRPr="00ED0AFE" w:rsidDel="00BE6DB6">
                <w:rPr>
                  <w:rFonts w:ascii="Arial" w:hAnsi="Arial" w:cs="Arial"/>
                  <w:b/>
                  <w:bCs/>
                </w:rPr>
                <w:delText>Lower CI</w:delText>
              </w:r>
            </w:del>
          </w:p>
        </w:tc>
        <w:tc>
          <w:tcPr>
            <w:tcW w:w="1813" w:type="dxa"/>
          </w:tcPr>
          <w:p w14:paraId="0C4885C1" w14:textId="7A289FB2" w:rsidR="00ED0AFE" w:rsidRPr="00ED0AFE" w:rsidDel="00BE6DB6" w:rsidRDefault="00ED0AFE" w:rsidP="00C24B50">
            <w:pPr>
              <w:spacing w:line="360" w:lineRule="auto"/>
              <w:jc w:val="both"/>
              <w:rPr>
                <w:del w:id="602" w:author="Felix Pascal (felixpas)" w:date="2025-07-01T15:11:00Z"/>
                <w:rFonts w:ascii="Arial" w:hAnsi="Arial" w:cs="Arial"/>
                <w:b/>
                <w:bCs/>
              </w:rPr>
            </w:pPr>
            <w:del w:id="603" w:author="Felix Pascal (felixpas)" w:date="2025-07-01T15:11:00Z">
              <w:r w:rsidRPr="00ED0AFE" w:rsidDel="00BE6DB6">
                <w:rPr>
                  <w:rFonts w:ascii="Arial" w:hAnsi="Arial" w:cs="Arial"/>
                  <w:b/>
                  <w:bCs/>
                </w:rPr>
                <w:delText>Upper CI</w:delText>
              </w:r>
            </w:del>
          </w:p>
        </w:tc>
        <w:tc>
          <w:tcPr>
            <w:tcW w:w="1813" w:type="dxa"/>
          </w:tcPr>
          <w:p w14:paraId="553FE307" w14:textId="624821E9" w:rsidR="00ED0AFE" w:rsidRPr="00ED0AFE" w:rsidDel="00BE6DB6" w:rsidRDefault="00ED0AFE" w:rsidP="00C24B50">
            <w:pPr>
              <w:spacing w:line="360" w:lineRule="auto"/>
              <w:jc w:val="both"/>
              <w:rPr>
                <w:del w:id="604" w:author="Felix Pascal (felixpas)" w:date="2025-07-01T15:11:00Z"/>
                <w:rFonts w:ascii="Arial" w:hAnsi="Arial" w:cs="Arial"/>
                <w:b/>
                <w:bCs/>
              </w:rPr>
            </w:pPr>
            <w:del w:id="605" w:author="Felix Pascal (felixpas)" w:date="2025-07-01T15:11:00Z">
              <w:r w:rsidRPr="00ED0AFE" w:rsidDel="00BE6DB6">
                <w:rPr>
                  <w:rFonts w:ascii="Arial" w:hAnsi="Arial" w:cs="Arial"/>
                  <w:b/>
                  <w:bCs/>
                </w:rPr>
                <w:delText>Significant</w:delText>
              </w:r>
            </w:del>
          </w:p>
        </w:tc>
      </w:tr>
      <w:tr w:rsidR="00ED0AFE" w:rsidDel="00BE6DB6" w14:paraId="6D6AF9F4" w14:textId="7191678E" w:rsidTr="00ED0AFE">
        <w:trPr>
          <w:del w:id="606" w:author="Felix Pascal (felixpas)" w:date="2025-07-01T15:11:00Z"/>
        </w:trPr>
        <w:tc>
          <w:tcPr>
            <w:tcW w:w="2263" w:type="dxa"/>
          </w:tcPr>
          <w:p w14:paraId="75881038" w14:textId="3D3E949B" w:rsidR="00ED0AFE" w:rsidDel="00BE6DB6" w:rsidRDefault="00ED0AFE" w:rsidP="00C24B50">
            <w:pPr>
              <w:spacing w:line="360" w:lineRule="auto"/>
              <w:jc w:val="both"/>
              <w:rPr>
                <w:del w:id="607" w:author="Felix Pascal (felixpas)" w:date="2025-07-01T15:11:00Z"/>
                <w:rFonts w:ascii="Arial" w:hAnsi="Arial" w:cs="Arial"/>
              </w:rPr>
            </w:pPr>
            <w:del w:id="608" w:author="Felix Pascal (felixpas)" w:date="2025-07-01T15:11:00Z">
              <w:r w:rsidDel="00BE6DB6">
                <w:rPr>
                  <w:rFonts w:ascii="Arial" w:hAnsi="Arial" w:cs="Arial"/>
                </w:rPr>
                <w:delText>200 – 600 m a.s.l.</w:delText>
              </w:r>
            </w:del>
          </w:p>
        </w:tc>
        <w:tc>
          <w:tcPr>
            <w:tcW w:w="1361" w:type="dxa"/>
          </w:tcPr>
          <w:p w14:paraId="7FE331D8" w14:textId="075DFD8D" w:rsidR="00ED0AFE" w:rsidDel="00BE6DB6" w:rsidRDefault="00ED0AFE" w:rsidP="00C24B50">
            <w:pPr>
              <w:spacing w:line="360" w:lineRule="auto"/>
              <w:jc w:val="both"/>
              <w:rPr>
                <w:del w:id="609" w:author="Felix Pascal (felixpas)" w:date="2025-07-01T15:11:00Z"/>
                <w:rFonts w:ascii="Arial" w:hAnsi="Arial" w:cs="Arial"/>
              </w:rPr>
            </w:pPr>
            <w:del w:id="610" w:author="Felix Pascal (felixpas)" w:date="2025-07-01T15:11:00Z">
              <w:r w:rsidDel="00BE6DB6">
                <w:rPr>
                  <w:rFonts w:ascii="Arial" w:hAnsi="Arial" w:cs="Arial"/>
                </w:rPr>
                <w:delText>0.06510</w:delText>
              </w:r>
            </w:del>
          </w:p>
        </w:tc>
        <w:tc>
          <w:tcPr>
            <w:tcW w:w="1812" w:type="dxa"/>
          </w:tcPr>
          <w:p w14:paraId="49FC3543" w14:textId="69CF2119" w:rsidR="00ED0AFE" w:rsidDel="00BE6DB6" w:rsidRDefault="00ED0AFE" w:rsidP="00C24B50">
            <w:pPr>
              <w:spacing w:line="360" w:lineRule="auto"/>
              <w:jc w:val="both"/>
              <w:rPr>
                <w:del w:id="611" w:author="Felix Pascal (felixpas)" w:date="2025-07-01T15:11:00Z"/>
                <w:rFonts w:ascii="Arial" w:hAnsi="Arial" w:cs="Arial"/>
              </w:rPr>
            </w:pPr>
            <w:del w:id="612" w:author="Felix Pascal (felixpas)" w:date="2025-07-01T15:11:00Z">
              <w:r w:rsidDel="00BE6DB6">
                <w:rPr>
                  <w:rFonts w:ascii="Arial" w:hAnsi="Arial" w:cs="Arial"/>
                </w:rPr>
                <w:delText>0.0272</w:delText>
              </w:r>
            </w:del>
          </w:p>
        </w:tc>
        <w:tc>
          <w:tcPr>
            <w:tcW w:w="1813" w:type="dxa"/>
          </w:tcPr>
          <w:p w14:paraId="6B9426AD" w14:textId="055AC9AF" w:rsidR="00ED0AFE" w:rsidDel="00BE6DB6" w:rsidRDefault="00ED0AFE" w:rsidP="00C24B50">
            <w:pPr>
              <w:spacing w:line="360" w:lineRule="auto"/>
              <w:jc w:val="both"/>
              <w:rPr>
                <w:del w:id="613" w:author="Felix Pascal (felixpas)" w:date="2025-07-01T15:11:00Z"/>
                <w:rFonts w:ascii="Arial" w:hAnsi="Arial" w:cs="Arial"/>
              </w:rPr>
            </w:pPr>
            <w:del w:id="614" w:author="Felix Pascal (felixpas)" w:date="2025-07-01T15:11:00Z">
              <w:r w:rsidDel="00BE6DB6">
                <w:rPr>
                  <w:rFonts w:ascii="Arial" w:hAnsi="Arial" w:cs="Arial"/>
                </w:rPr>
                <w:delText>0.1031</w:delText>
              </w:r>
            </w:del>
          </w:p>
        </w:tc>
        <w:tc>
          <w:tcPr>
            <w:tcW w:w="1813" w:type="dxa"/>
          </w:tcPr>
          <w:p w14:paraId="2D9CA4CC" w14:textId="735DD3C0" w:rsidR="00ED0AFE" w:rsidDel="00BE6DB6" w:rsidRDefault="00ED0AFE" w:rsidP="00C24B50">
            <w:pPr>
              <w:spacing w:line="360" w:lineRule="auto"/>
              <w:jc w:val="both"/>
              <w:rPr>
                <w:del w:id="615" w:author="Felix Pascal (felixpas)" w:date="2025-07-01T15:11:00Z"/>
                <w:rFonts w:ascii="Arial" w:hAnsi="Arial" w:cs="Arial"/>
              </w:rPr>
            </w:pPr>
            <w:del w:id="616" w:author="Felix Pascal (felixpas)" w:date="2025-07-01T15:11:00Z">
              <w:r w:rsidDel="00BE6DB6">
                <w:rPr>
                  <w:rFonts w:ascii="Arial" w:hAnsi="Arial" w:cs="Arial"/>
                </w:rPr>
                <w:delText>Yes</w:delText>
              </w:r>
            </w:del>
          </w:p>
        </w:tc>
      </w:tr>
      <w:tr w:rsidR="00ED0AFE" w:rsidDel="00BE6DB6" w14:paraId="5BCCED23" w14:textId="5C899B0D" w:rsidTr="00ED0AFE">
        <w:trPr>
          <w:del w:id="617" w:author="Felix Pascal (felixpas)" w:date="2025-07-01T15:11:00Z"/>
        </w:trPr>
        <w:tc>
          <w:tcPr>
            <w:tcW w:w="2263" w:type="dxa"/>
          </w:tcPr>
          <w:p w14:paraId="3C03E94C" w14:textId="68B45445" w:rsidR="00ED0AFE" w:rsidDel="00BE6DB6" w:rsidRDefault="00ED0AFE" w:rsidP="00C24B50">
            <w:pPr>
              <w:spacing w:line="360" w:lineRule="auto"/>
              <w:jc w:val="both"/>
              <w:rPr>
                <w:del w:id="618" w:author="Felix Pascal (felixpas)" w:date="2025-07-01T15:11:00Z"/>
                <w:rFonts w:ascii="Arial" w:hAnsi="Arial" w:cs="Arial"/>
              </w:rPr>
            </w:pPr>
            <w:del w:id="619" w:author="Felix Pascal (felixpas)" w:date="2025-07-01T15:11:00Z">
              <w:r w:rsidDel="00BE6DB6">
                <w:rPr>
                  <w:rFonts w:ascii="Arial" w:hAnsi="Arial" w:cs="Arial"/>
                </w:rPr>
                <w:delText>600 – 1000 m a.s.l.</w:delText>
              </w:r>
            </w:del>
          </w:p>
        </w:tc>
        <w:tc>
          <w:tcPr>
            <w:tcW w:w="1361" w:type="dxa"/>
          </w:tcPr>
          <w:p w14:paraId="7D19D28F" w14:textId="67BD754C" w:rsidR="00ED0AFE" w:rsidDel="00BE6DB6" w:rsidRDefault="00ED0AFE" w:rsidP="00C24B50">
            <w:pPr>
              <w:spacing w:line="360" w:lineRule="auto"/>
              <w:jc w:val="both"/>
              <w:rPr>
                <w:del w:id="620" w:author="Felix Pascal (felixpas)" w:date="2025-07-01T15:11:00Z"/>
                <w:rFonts w:ascii="Arial" w:hAnsi="Arial" w:cs="Arial"/>
              </w:rPr>
            </w:pPr>
            <w:del w:id="621" w:author="Felix Pascal (felixpas)" w:date="2025-07-01T15:11:00Z">
              <w:r w:rsidDel="00BE6DB6">
                <w:rPr>
                  <w:rFonts w:ascii="Arial" w:hAnsi="Arial" w:cs="Arial"/>
                </w:rPr>
                <w:delText>0.05742</w:delText>
              </w:r>
            </w:del>
          </w:p>
        </w:tc>
        <w:tc>
          <w:tcPr>
            <w:tcW w:w="1812" w:type="dxa"/>
          </w:tcPr>
          <w:p w14:paraId="62AFC2DD" w14:textId="2ACE4B6F" w:rsidR="00ED0AFE" w:rsidDel="00BE6DB6" w:rsidRDefault="00ED0AFE" w:rsidP="00C24B50">
            <w:pPr>
              <w:spacing w:line="360" w:lineRule="auto"/>
              <w:jc w:val="both"/>
              <w:rPr>
                <w:del w:id="622" w:author="Felix Pascal (felixpas)" w:date="2025-07-01T15:11:00Z"/>
                <w:rFonts w:ascii="Arial" w:hAnsi="Arial" w:cs="Arial"/>
              </w:rPr>
            </w:pPr>
            <w:del w:id="623" w:author="Felix Pascal (felixpas)" w:date="2025-07-01T15:11:00Z">
              <w:r w:rsidDel="00BE6DB6">
                <w:rPr>
                  <w:rFonts w:ascii="Arial" w:hAnsi="Arial" w:cs="Arial"/>
                </w:rPr>
                <w:delText>0.0190</w:delText>
              </w:r>
            </w:del>
          </w:p>
        </w:tc>
        <w:tc>
          <w:tcPr>
            <w:tcW w:w="1813" w:type="dxa"/>
          </w:tcPr>
          <w:p w14:paraId="0BD38F80" w14:textId="2FAC386B" w:rsidR="00ED0AFE" w:rsidDel="00BE6DB6" w:rsidRDefault="00ED0AFE" w:rsidP="00C24B50">
            <w:pPr>
              <w:spacing w:line="360" w:lineRule="auto"/>
              <w:jc w:val="both"/>
              <w:rPr>
                <w:del w:id="624" w:author="Felix Pascal (felixpas)" w:date="2025-07-01T15:11:00Z"/>
                <w:rFonts w:ascii="Arial" w:hAnsi="Arial" w:cs="Arial"/>
              </w:rPr>
            </w:pPr>
            <w:del w:id="625" w:author="Felix Pascal (felixpas)" w:date="2025-07-01T15:11:00Z">
              <w:r w:rsidDel="00BE6DB6">
                <w:rPr>
                  <w:rFonts w:ascii="Arial" w:hAnsi="Arial" w:cs="Arial"/>
                </w:rPr>
                <w:delText>0.0958</w:delText>
              </w:r>
            </w:del>
          </w:p>
        </w:tc>
        <w:tc>
          <w:tcPr>
            <w:tcW w:w="1813" w:type="dxa"/>
          </w:tcPr>
          <w:p w14:paraId="4E34D49A" w14:textId="196BEDAC" w:rsidR="00ED0AFE" w:rsidDel="00BE6DB6" w:rsidRDefault="00ED0AFE" w:rsidP="00C24B50">
            <w:pPr>
              <w:spacing w:line="360" w:lineRule="auto"/>
              <w:jc w:val="both"/>
              <w:rPr>
                <w:del w:id="626" w:author="Felix Pascal (felixpas)" w:date="2025-07-01T15:11:00Z"/>
                <w:rFonts w:ascii="Arial" w:hAnsi="Arial" w:cs="Arial"/>
              </w:rPr>
            </w:pPr>
            <w:del w:id="627" w:author="Felix Pascal (felixpas)" w:date="2025-07-01T15:11:00Z">
              <w:r w:rsidDel="00BE6DB6">
                <w:rPr>
                  <w:rFonts w:ascii="Arial" w:hAnsi="Arial" w:cs="Arial"/>
                </w:rPr>
                <w:delText>Yes</w:delText>
              </w:r>
            </w:del>
          </w:p>
        </w:tc>
      </w:tr>
      <w:tr w:rsidR="00ED0AFE" w:rsidDel="00BE6DB6" w14:paraId="21B06B4D" w14:textId="633C188A" w:rsidTr="00ED0AFE">
        <w:trPr>
          <w:del w:id="628" w:author="Felix Pascal (felixpas)" w:date="2025-07-01T15:11:00Z"/>
        </w:trPr>
        <w:tc>
          <w:tcPr>
            <w:tcW w:w="2263" w:type="dxa"/>
          </w:tcPr>
          <w:p w14:paraId="5FB245B5" w14:textId="08973A38" w:rsidR="00ED0AFE" w:rsidDel="00BE6DB6" w:rsidRDefault="00ED0AFE" w:rsidP="00C24B50">
            <w:pPr>
              <w:spacing w:line="360" w:lineRule="auto"/>
              <w:jc w:val="both"/>
              <w:rPr>
                <w:del w:id="629" w:author="Felix Pascal (felixpas)" w:date="2025-07-01T15:11:00Z"/>
                <w:rFonts w:ascii="Arial" w:hAnsi="Arial" w:cs="Arial"/>
              </w:rPr>
            </w:pPr>
            <w:del w:id="630" w:author="Felix Pascal (felixpas)" w:date="2025-07-01T15:11:00Z">
              <w:r w:rsidDel="00BE6DB6">
                <w:rPr>
                  <w:rFonts w:ascii="Arial" w:hAnsi="Arial" w:cs="Arial"/>
                </w:rPr>
                <w:delText>1000 – 1400 m a.s.l.</w:delText>
              </w:r>
            </w:del>
          </w:p>
        </w:tc>
        <w:tc>
          <w:tcPr>
            <w:tcW w:w="1361" w:type="dxa"/>
          </w:tcPr>
          <w:p w14:paraId="55292378" w14:textId="3C611F63" w:rsidR="00ED0AFE" w:rsidDel="00BE6DB6" w:rsidRDefault="00ED0AFE" w:rsidP="00C24B50">
            <w:pPr>
              <w:spacing w:line="360" w:lineRule="auto"/>
              <w:jc w:val="both"/>
              <w:rPr>
                <w:del w:id="631" w:author="Felix Pascal (felixpas)" w:date="2025-07-01T15:11:00Z"/>
                <w:rFonts w:ascii="Arial" w:hAnsi="Arial" w:cs="Arial"/>
              </w:rPr>
            </w:pPr>
            <w:del w:id="632" w:author="Felix Pascal (felixpas)" w:date="2025-07-01T15:11:00Z">
              <w:r w:rsidDel="00BE6DB6">
                <w:rPr>
                  <w:rFonts w:ascii="Arial" w:hAnsi="Arial" w:cs="Arial"/>
                </w:rPr>
                <w:delText>-0.00992</w:delText>
              </w:r>
            </w:del>
          </w:p>
        </w:tc>
        <w:tc>
          <w:tcPr>
            <w:tcW w:w="1812" w:type="dxa"/>
          </w:tcPr>
          <w:p w14:paraId="26428FF5" w14:textId="4B3952F3" w:rsidR="00ED0AFE" w:rsidDel="00BE6DB6" w:rsidRDefault="00ED0AFE" w:rsidP="00C24B50">
            <w:pPr>
              <w:spacing w:line="360" w:lineRule="auto"/>
              <w:jc w:val="both"/>
              <w:rPr>
                <w:del w:id="633" w:author="Felix Pascal (felixpas)" w:date="2025-07-01T15:11:00Z"/>
                <w:rFonts w:ascii="Arial" w:hAnsi="Arial" w:cs="Arial"/>
              </w:rPr>
            </w:pPr>
            <w:del w:id="634" w:author="Felix Pascal (felixpas)" w:date="2025-07-01T15:11:00Z">
              <w:r w:rsidDel="00BE6DB6">
                <w:rPr>
                  <w:rFonts w:ascii="Arial" w:hAnsi="Arial" w:cs="Arial"/>
                </w:rPr>
                <w:delText>-0.0568</w:delText>
              </w:r>
            </w:del>
          </w:p>
        </w:tc>
        <w:tc>
          <w:tcPr>
            <w:tcW w:w="1813" w:type="dxa"/>
          </w:tcPr>
          <w:p w14:paraId="629969EA" w14:textId="5D49932C" w:rsidR="00ED0AFE" w:rsidDel="00BE6DB6" w:rsidRDefault="00ED0AFE" w:rsidP="00C24B50">
            <w:pPr>
              <w:spacing w:line="360" w:lineRule="auto"/>
              <w:jc w:val="both"/>
              <w:rPr>
                <w:del w:id="635" w:author="Felix Pascal (felixpas)" w:date="2025-07-01T15:11:00Z"/>
                <w:rFonts w:ascii="Arial" w:hAnsi="Arial" w:cs="Arial"/>
              </w:rPr>
            </w:pPr>
            <w:del w:id="636" w:author="Felix Pascal (felixpas)" w:date="2025-07-01T15:11:00Z">
              <w:r w:rsidDel="00BE6DB6">
                <w:rPr>
                  <w:rFonts w:ascii="Arial" w:hAnsi="Arial" w:cs="Arial"/>
                </w:rPr>
                <w:delText>0.0370</w:delText>
              </w:r>
            </w:del>
          </w:p>
        </w:tc>
        <w:tc>
          <w:tcPr>
            <w:tcW w:w="1813" w:type="dxa"/>
          </w:tcPr>
          <w:p w14:paraId="328133E3" w14:textId="1095F09B" w:rsidR="00ED0AFE" w:rsidDel="00BE6DB6" w:rsidRDefault="00ED0AFE" w:rsidP="00C24B50">
            <w:pPr>
              <w:spacing w:line="360" w:lineRule="auto"/>
              <w:jc w:val="both"/>
              <w:rPr>
                <w:del w:id="637" w:author="Felix Pascal (felixpas)" w:date="2025-07-01T15:11:00Z"/>
                <w:rFonts w:ascii="Arial" w:hAnsi="Arial" w:cs="Arial"/>
              </w:rPr>
            </w:pPr>
            <w:del w:id="638" w:author="Felix Pascal (felixpas)" w:date="2025-07-01T15:11:00Z">
              <w:r w:rsidDel="00BE6DB6">
                <w:rPr>
                  <w:rFonts w:ascii="Arial" w:hAnsi="Arial" w:cs="Arial"/>
                </w:rPr>
                <w:delText>No</w:delText>
              </w:r>
            </w:del>
          </w:p>
        </w:tc>
      </w:tr>
      <w:tr w:rsidR="00ED0AFE" w:rsidDel="00BE6DB6" w14:paraId="08613918" w14:textId="72B0C031" w:rsidTr="00ED0AFE">
        <w:trPr>
          <w:del w:id="639" w:author="Felix Pascal (felixpas)" w:date="2025-07-01T15:11:00Z"/>
        </w:trPr>
        <w:tc>
          <w:tcPr>
            <w:tcW w:w="2263" w:type="dxa"/>
          </w:tcPr>
          <w:p w14:paraId="081128AA" w14:textId="20BB6059" w:rsidR="00ED0AFE" w:rsidDel="00BE6DB6" w:rsidRDefault="00ED0AFE" w:rsidP="00C24B50">
            <w:pPr>
              <w:spacing w:line="360" w:lineRule="auto"/>
              <w:jc w:val="both"/>
              <w:rPr>
                <w:del w:id="640" w:author="Felix Pascal (felixpas)" w:date="2025-07-01T15:11:00Z"/>
                <w:rFonts w:ascii="Arial" w:hAnsi="Arial" w:cs="Arial"/>
              </w:rPr>
            </w:pPr>
            <w:del w:id="641" w:author="Felix Pascal (felixpas)" w:date="2025-07-01T15:11:00Z">
              <w:r w:rsidDel="00BE6DB6">
                <w:rPr>
                  <w:rFonts w:ascii="Arial" w:hAnsi="Arial" w:cs="Arial"/>
                </w:rPr>
                <w:delText>1400 – 1800 m a.s.l.</w:delText>
              </w:r>
            </w:del>
          </w:p>
        </w:tc>
        <w:tc>
          <w:tcPr>
            <w:tcW w:w="1361" w:type="dxa"/>
          </w:tcPr>
          <w:p w14:paraId="1551C45F" w14:textId="7A099AF6" w:rsidR="00ED0AFE" w:rsidDel="00BE6DB6" w:rsidRDefault="00ED0AFE" w:rsidP="00C24B50">
            <w:pPr>
              <w:spacing w:line="360" w:lineRule="auto"/>
              <w:jc w:val="both"/>
              <w:rPr>
                <w:del w:id="642" w:author="Felix Pascal (felixpas)" w:date="2025-07-01T15:11:00Z"/>
                <w:rFonts w:ascii="Arial" w:hAnsi="Arial" w:cs="Arial"/>
              </w:rPr>
            </w:pPr>
            <w:del w:id="643" w:author="Felix Pascal (felixpas)" w:date="2025-07-01T15:11:00Z">
              <w:r w:rsidDel="00BE6DB6">
                <w:rPr>
                  <w:rFonts w:ascii="Arial" w:hAnsi="Arial" w:cs="Arial"/>
                </w:rPr>
                <w:delText>-0.00263</w:delText>
              </w:r>
            </w:del>
          </w:p>
        </w:tc>
        <w:tc>
          <w:tcPr>
            <w:tcW w:w="1812" w:type="dxa"/>
          </w:tcPr>
          <w:p w14:paraId="7CE73657" w14:textId="32A5B610" w:rsidR="00ED0AFE" w:rsidDel="00BE6DB6" w:rsidRDefault="00ED0AFE" w:rsidP="00C24B50">
            <w:pPr>
              <w:spacing w:line="360" w:lineRule="auto"/>
              <w:jc w:val="both"/>
              <w:rPr>
                <w:del w:id="644" w:author="Felix Pascal (felixpas)" w:date="2025-07-01T15:11:00Z"/>
                <w:rFonts w:ascii="Arial" w:hAnsi="Arial" w:cs="Arial"/>
              </w:rPr>
            </w:pPr>
            <w:del w:id="645" w:author="Felix Pascal (felixpas)" w:date="2025-07-01T15:11:00Z">
              <w:r w:rsidDel="00BE6DB6">
                <w:rPr>
                  <w:rFonts w:ascii="Arial" w:hAnsi="Arial" w:cs="Arial"/>
                </w:rPr>
                <w:delText>-0.0549</w:delText>
              </w:r>
            </w:del>
          </w:p>
        </w:tc>
        <w:tc>
          <w:tcPr>
            <w:tcW w:w="1813" w:type="dxa"/>
          </w:tcPr>
          <w:p w14:paraId="4D1CB2E6" w14:textId="187541FD" w:rsidR="00ED0AFE" w:rsidDel="00BE6DB6" w:rsidRDefault="00ED0AFE" w:rsidP="00C24B50">
            <w:pPr>
              <w:spacing w:line="360" w:lineRule="auto"/>
              <w:jc w:val="both"/>
              <w:rPr>
                <w:del w:id="646" w:author="Felix Pascal (felixpas)" w:date="2025-07-01T15:11:00Z"/>
                <w:rFonts w:ascii="Arial" w:hAnsi="Arial" w:cs="Arial"/>
              </w:rPr>
            </w:pPr>
            <w:del w:id="647" w:author="Felix Pascal (felixpas)" w:date="2025-07-01T15:11:00Z">
              <w:r w:rsidDel="00BE6DB6">
                <w:rPr>
                  <w:rFonts w:ascii="Arial" w:hAnsi="Arial" w:cs="Arial"/>
                </w:rPr>
                <w:delText>0.0496</w:delText>
              </w:r>
            </w:del>
          </w:p>
        </w:tc>
        <w:tc>
          <w:tcPr>
            <w:tcW w:w="1813" w:type="dxa"/>
          </w:tcPr>
          <w:p w14:paraId="6107EECE" w14:textId="46DEF6D9" w:rsidR="00ED0AFE" w:rsidDel="00BE6DB6" w:rsidRDefault="00ED0AFE" w:rsidP="00C24B50">
            <w:pPr>
              <w:spacing w:line="360" w:lineRule="auto"/>
              <w:jc w:val="both"/>
              <w:rPr>
                <w:del w:id="648" w:author="Felix Pascal (felixpas)" w:date="2025-07-01T15:11:00Z"/>
                <w:rFonts w:ascii="Arial" w:hAnsi="Arial" w:cs="Arial"/>
              </w:rPr>
            </w:pPr>
            <w:del w:id="649" w:author="Felix Pascal (felixpas)" w:date="2025-07-01T15:11:00Z">
              <w:r w:rsidDel="00BE6DB6">
                <w:rPr>
                  <w:rFonts w:ascii="Arial" w:hAnsi="Arial" w:cs="Arial"/>
                </w:rPr>
                <w:delText>No</w:delText>
              </w:r>
            </w:del>
          </w:p>
        </w:tc>
      </w:tr>
      <w:tr w:rsidR="00ED0AFE" w:rsidDel="00BE6DB6" w14:paraId="63627C9C" w14:textId="147651A9" w:rsidTr="00ED0AFE">
        <w:trPr>
          <w:del w:id="650" w:author="Felix Pascal (felixpas)" w:date="2025-07-01T15:11:00Z"/>
        </w:trPr>
        <w:tc>
          <w:tcPr>
            <w:tcW w:w="2263" w:type="dxa"/>
          </w:tcPr>
          <w:p w14:paraId="14D8028C" w14:textId="3D251CDB" w:rsidR="00ED0AFE" w:rsidDel="00BE6DB6" w:rsidRDefault="00ED0AFE" w:rsidP="00C24B50">
            <w:pPr>
              <w:spacing w:line="360" w:lineRule="auto"/>
              <w:jc w:val="both"/>
              <w:rPr>
                <w:del w:id="651" w:author="Felix Pascal (felixpas)" w:date="2025-07-01T15:11:00Z"/>
                <w:rFonts w:ascii="Arial" w:hAnsi="Arial" w:cs="Arial"/>
              </w:rPr>
            </w:pPr>
            <w:del w:id="652" w:author="Felix Pascal (felixpas)" w:date="2025-07-01T15:11:00Z">
              <w:r w:rsidDel="00BE6DB6">
                <w:rPr>
                  <w:rFonts w:ascii="Arial" w:hAnsi="Arial" w:cs="Arial"/>
                </w:rPr>
                <w:delText>1800 – 2200 m a.s.l.</w:delText>
              </w:r>
            </w:del>
          </w:p>
        </w:tc>
        <w:tc>
          <w:tcPr>
            <w:tcW w:w="1361" w:type="dxa"/>
          </w:tcPr>
          <w:p w14:paraId="3DE66A82" w14:textId="0FD5965C" w:rsidR="00ED0AFE" w:rsidDel="00BE6DB6" w:rsidRDefault="00ED0AFE" w:rsidP="00C24B50">
            <w:pPr>
              <w:spacing w:line="360" w:lineRule="auto"/>
              <w:jc w:val="both"/>
              <w:rPr>
                <w:del w:id="653" w:author="Felix Pascal (felixpas)" w:date="2025-07-01T15:11:00Z"/>
                <w:rFonts w:ascii="Arial" w:hAnsi="Arial" w:cs="Arial"/>
              </w:rPr>
            </w:pPr>
            <w:del w:id="654" w:author="Felix Pascal (felixpas)" w:date="2025-07-01T15:11:00Z">
              <w:r w:rsidDel="00BE6DB6">
                <w:rPr>
                  <w:rFonts w:ascii="Arial" w:hAnsi="Arial" w:cs="Arial"/>
                </w:rPr>
                <w:delText>0.07963</w:delText>
              </w:r>
            </w:del>
          </w:p>
        </w:tc>
        <w:tc>
          <w:tcPr>
            <w:tcW w:w="1812" w:type="dxa"/>
          </w:tcPr>
          <w:p w14:paraId="4B90D92A" w14:textId="6B9E501A" w:rsidR="00ED0AFE" w:rsidDel="00BE6DB6" w:rsidRDefault="00ED0AFE" w:rsidP="00C24B50">
            <w:pPr>
              <w:spacing w:line="360" w:lineRule="auto"/>
              <w:jc w:val="both"/>
              <w:rPr>
                <w:del w:id="655" w:author="Felix Pascal (felixpas)" w:date="2025-07-01T15:11:00Z"/>
                <w:rFonts w:ascii="Arial" w:hAnsi="Arial" w:cs="Arial"/>
              </w:rPr>
            </w:pPr>
            <w:del w:id="656" w:author="Felix Pascal (felixpas)" w:date="2025-07-01T15:11:00Z">
              <w:r w:rsidDel="00BE6DB6">
                <w:rPr>
                  <w:rFonts w:ascii="Arial" w:hAnsi="Arial" w:cs="Arial"/>
                </w:rPr>
                <w:delText>0.0201</w:delText>
              </w:r>
            </w:del>
          </w:p>
        </w:tc>
        <w:tc>
          <w:tcPr>
            <w:tcW w:w="1813" w:type="dxa"/>
          </w:tcPr>
          <w:p w14:paraId="0EE7F53B" w14:textId="0133C39C" w:rsidR="00ED0AFE" w:rsidDel="00BE6DB6" w:rsidRDefault="00ED0AFE" w:rsidP="00C24B50">
            <w:pPr>
              <w:spacing w:line="360" w:lineRule="auto"/>
              <w:jc w:val="both"/>
              <w:rPr>
                <w:del w:id="657" w:author="Felix Pascal (felixpas)" w:date="2025-07-01T15:11:00Z"/>
                <w:rFonts w:ascii="Arial" w:hAnsi="Arial" w:cs="Arial"/>
              </w:rPr>
            </w:pPr>
            <w:del w:id="658" w:author="Felix Pascal (felixpas)" w:date="2025-07-01T15:11:00Z">
              <w:r w:rsidDel="00BE6DB6">
                <w:rPr>
                  <w:rFonts w:ascii="Arial" w:hAnsi="Arial" w:cs="Arial"/>
                </w:rPr>
                <w:delText>0.1392</w:delText>
              </w:r>
            </w:del>
          </w:p>
        </w:tc>
        <w:tc>
          <w:tcPr>
            <w:tcW w:w="1813" w:type="dxa"/>
          </w:tcPr>
          <w:p w14:paraId="73B78B28" w14:textId="774B07C7" w:rsidR="00ED0AFE" w:rsidDel="00BE6DB6" w:rsidRDefault="00ED0AFE" w:rsidP="00C24B50">
            <w:pPr>
              <w:spacing w:line="360" w:lineRule="auto"/>
              <w:jc w:val="both"/>
              <w:rPr>
                <w:del w:id="659" w:author="Felix Pascal (felixpas)" w:date="2025-07-01T15:11:00Z"/>
                <w:rFonts w:ascii="Arial" w:hAnsi="Arial" w:cs="Arial"/>
              </w:rPr>
            </w:pPr>
            <w:del w:id="660" w:author="Felix Pascal (felixpas)" w:date="2025-07-01T15:11:00Z">
              <w:r w:rsidDel="00BE6DB6">
                <w:rPr>
                  <w:rFonts w:ascii="Arial" w:hAnsi="Arial" w:cs="Arial"/>
                </w:rPr>
                <w:delText>Yes</w:delText>
              </w:r>
            </w:del>
          </w:p>
        </w:tc>
      </w:tr>
      <w:tr w:rsidR="00ED0AFE" w:rsidDel="00BE6DB6" w14:paraId="530ECD4A" w14:textId="15802983" w:rsidTr="00ED0AFE">
        <w:trPr>
          <w:del w:id="661" w:author="Felix Pascal (felixpas)" w:date="2025-07-01T15:11:00Z"/>
        </w:trPr>
        <w:tc>
          <w:tcPr>
            <w:tcW w:w="2263" w:type="dxa"/>
          </w:tcPr>
          <w:p w14:paraId="545348E8" w14:textId="77193DBB" w:rsidR="00ED0AFE" w:rsidDel="00BE6DB6" w:rsidRDefault="00ED0AFE" w:rsidP="00C24B50">
            <w:pPr>
              <w:spacing w:line="360" w:lineRule="auto"/>
              <w:jc w:val="both"/>
              <w:rPr>
                <w:del w:id="662" w:author="Felix Pascal (felixpas)" w:date="2025-07-01T15:11:00Z"/>
                <w:rFonts w:ascii="Arial" w:hAnsi="Arial" w:cs="Arial"/>
              </w:rPr>
            </w:pPr>
            <w:del w:id="663" w:author="Felix Pascal (felixpas)" w:date="2025-07-01T15:11:00Z">
              <w:r w:rsidDel="00BE6DB6">
                <w:rPr>
                  <w:rFonts w:ascii="Arial" w:hAnsi="Arial" w:cs="Arial"/>
                </w:rPr>
                <w:delText>2200 – 2600 m a.s.l.</w:delText>
              </w:r>
            </w:del>
          </w:p>
        </w:tc>
        <w:tc>
          <w:tcPr>
            <w:tcW w:w="1361" w:type="dxa"/>
          </w:tcPr>
          <w:p w14:paraId="1A20DD20" w14:textId="37FC205C" w:rsidR="00ED0AFE" w:rsidDel="00BE6DB6" w:rsidRDefault="00ED0AFE" w:rsidP="00C24B50">
            <w:pPr>
              <w:spacing w:line="360" w:lineRule="auto"/>
              <w:jc w:val="both"/>
              <w:rPr>
                <w:del w:id="664" w:author="Felix Pascal (felixpas)" w:date="2025-07-01T15:11:00Z"/>
                <w:rFonts w:ascii="Arial" w:hAnsi="Arial" w:cs="Arial"/>
              </w:rPr>
            </w:pPr>
            <w:del w:id="665" w:author="Felix Pascal (felixpas)" w:date="2025-07-01T15:11:00Z">
              <w:r w:rsidDel="00BE6DB6">
                <w:rPr>
                  <w:rFonts w:ascii="Arial" w:hAnsi="Arial" w:cs="Arial"/>
                </w:rPr>
                <w:delText>0.19072</w:delText>
              </w:r>
            </w:del>
          </w:p>
        </w:tc>
        <w:tc>
          <w:tcPr>
            <w:tcW w:w="1812" w:type="dxa"/>
          </w:tcPr>
          <w:p w14:paraId="79CFDD3A" w14:textId="5E326E0A" w:rsidR="00ED0AFE" w:rsidDel="00BE6DB6" w:rsidRDefault="00ED0AFE" w:rsidP="00C24B50">
            <w:pPr>
              <w:spacing w:line="360" w:lineRule="auto"/>
              <w:jc w:val="both"/>
              <w:rPr>
                <w:del w:id="666" w:author="Felix Pascal (felixpas)" w:date="2025-07-01T15:11:00Z"/>
                <w:rFonts w:ascii="Arial" w:hAnsi="Arial" w:cs="Arial"/>
              </w:rPr>
            </w:pPr>
            <w:del w:id="667" w:author="Felix Pascal (felixpas)" w:date="2025-07-01T15:11:00Z">
              <w:r w:rsidDel="00BE6DB6">
                <w:rPr>
                  <w:rFonts w:ascii="Arial" w:hAnsi="Arial" w:cs="Arial"/>
                </w:rPr>
                <w:delText>0.1316</w:delText>
              </w:r>
            </w:del>
          </w:p>
        </w:tc>
        <w:tc>
          <w:tcPr>
            <w:tcW w:w="1813" w:type="dxa"/>
          </w:tcPr>
          <w:p w14:paraId="3666FAA6" w14:textId="55E06988" w:rsidR="00ED0AFE" w:rsidDel="00BE6DB6" w:rsidRDefault="00ED0AFE" w:rsidP="00C24B50">
            <w:pPr>
              <w:spacing w:line="360" w:lineRule="auto"/>
              <w:jc w:val="both"/>
              <w:rPr>
                <w:del w:id="668" w:author="Felix Pascal (felixpas)" w:date="2025-07-01T15:11:00Z"/>
                <w:rFonts w:ascii="Arial" w:hAnsi="Arial" w:cs="Arial"/>
              </w:rPr>
            </w:pPr>
            <w:del w:id="669" w:author="Felix Pascal (felixpas)" w:date="2025-07-01T15:11:00Z">
              <w:r w:rsidDel="00BE6DB6">
                <w:rPr>
                  <w:rFonts w:ascii="Arial" w:hAnsi="Arial" w:cs="Arial"/>
                </w:rPr>
                <w:delText>0.2498</w:delText>
              </w:r>
            </w:del>
          </w:p>
        </w:tc>
        <w:tc>
          <w:tcPr>
            <w:tcW w:w="1813" w:type="dxa"/>
          </w:tcPr>
          <w:p w14:paraId="27AA8075" w14:textId="5596CE96" w:rsidR="00ED0AFE" w:rsidDel="00BE6DB6" w:rsidRDefault="00ED0AFE" w:rsidP="00C24B50">
            <w:pPr>
              <w:spacing w:line="360" w:lineRule="auto"/>
              <w:jc w:val="both"/>
              <w:rPr>
                <w:del w:id="670" w:author="Felix Pascal (felixpas)" w:date="2025-07-01T15:11:00Z"/>
                <w:rFonts w:ascii="Arial" w:hAnsi="Arial" w:cs="Arial"/>
              </w:rPr>
            </w:pPr>
            <w:del w:id="671" w:author="Felix Pascal (felixpas)" w:date="2025-07-01T15:11:00Z">
              <w:r w:rsidDel="00BE6DB6">
                <w:rPr>
                  <w:rFonts w:ascii="Arial" w:hAnsi="Arial" w:cs="Arial"/>
                </w:rPr>
                <w:delText>Yes</w:delText>
              </w:r>
            </w:del>
          </w:p>
        </w:tc>
      </w:tr>
      <w:tr w:rsidR="00ED0AFE" w:rsidDel="00BE6DB6" w14:paraId="7E1FB76F" w14:textId="1BCE7DBE" w:rsidTr="00ED0AFE">
        <w:trPr>
          <w:del w:id="672" w:author="Felix Pascal (felixpas)" w:date="2025-07-01T15:11:00Z"/>
        </w:trPr>
        <w:tc>
          <w:tcPr>
            <w:tcW w:w="2263" w:type="dxa"/>
          </w:tcPr>
          <w:p w14:paraId="79E65FFA" w14:textId="581AFDD0" w:rsidR="00ED0AFE" w:rsidDel="00BE6DB6" w:rsidRDefault="00ED0AFE" w:rsidP="00C24B50">
            <w:pPr>
              <w:spacing w:line="360" w:lineRule="auto"/>
              <w:jc w:val="both"/>
              <w:rPr>
                <w:del w:id="673" w:author="Felix Pascal (felixpas)" w:date="2025-07-01T15:11:00Z"/>
                <w:rFonts w:ascii="Arial" w:hAnsi="Arial" w:cs="Arial"/>
              </w:rPr>
            </w:pPr>
            <w:del w:id="674" w:author="Felix Pascal (felixpas)" w:date="2025-07-01T15:11:00Z">
              <w:r w:rsidDel="00BE6DB6">
                <w:rPr>
                  <w:rFonts w:ascii="Arial" w:hAnsi="Arial" w:cs="Arial"/>
                </w:rPr>
                <w:lastRenderedPageBreak/>
                <w:delText>2600 – 3100 m a.s.l.</w:delText>
              </w:r>
            </w:del>
          </w:p>
        </w:tc>
        <w:tc>
          <w:tcPr>
            <w:tcW w:w="1361" w:type="dxa"/>
          </w:tcPr>
          <w:p w14:paraId="15FD00B2" w14:textId="633B8FC6" w:rsidR="00ED0AFE" w:rsidDel="00BE6DB6" w:rsidRDefault="00ED0AFE" w:rsidP="00C24B50">
            <w:pPr>
              <w:spacing w:line="360" w:lineRule="auto"/>
              <w:jc w:val="both"/>
              <w:rPr>
                <w:del w:id="675" w:author="Felix Pascal (felixpas)" w:date="2025-07-01T15:11:00Z"/>
                <w:rFonts w:ascii="Arial" w:hAnsi="Arial" w:cs="Arial"/>
              </w:rPr>
            </w:pPr>
            <w:del w:id="676" w:author="Felix Pascal (felixpas)" w:date="2025-07-01T15:11:00Z">
              <w:r w:rsidDel="00BE6DB6">
                <w:rPr>
                  <w:rFonts w:ascii="Arial" w:hAnsi="Arial" w:cs="Arial"/>
                </w:rPr>
                <w:delText>0.15997</w:delText>
              </w:r>
            </w:del>
          </w:p>
        </w:tc>
        <w:tc>
          <w:tcPr>
            <w:tcW w:w="1812" w:type="dxa"/>
          </w:tcPr>
          <w:p w14:paraId="26105E58" w14:textId="5E999940" w:rsidR="00ED0AFE" w:rsidDel="00BE6DB6" w:rsidRDefault="00ED0AFE" w:rsidP="00C24B50">
            <w:pPr>
              <w:spacing w:line="360" w:lineRule="auto"/>
              <w:jc w:val="both"/>
              <w:rPr>
                <w:del w:id="677" w:author="Felix Pascal (felixpas)" w:date="2025-07-01T15:11:00Z"/>
                <w:rFonts w:ascii="Arial" w:hAnsi="Arial" w:cs="Arial"/>
              </w:rPr>
            </w:pPr>
            <w:del w:id="678" w:author="Felix Pascal (felixpas)" w:date="2025-07-01T15:11:00Z">
              <w:r w:rsidDel="00BE6DB6">
                <w:rPr>
                  <w:rFonts w:ascii="Arial" w:hAnsi="Arial" w:cs="Arial"/>
                </w:rPr>
                <w:delText>0.0340</w:delText>
              </w:r>
            </w:del>
          </w:p>
        </w:tc>
        <w:tc>
          <w:tcPr>
            <w:tcW w:w="1813" w:type="dxa"/>
          </w:tcPr>
          <w:p w14:paraId="5D0019DA" w14:textId="1EB8C1EC" w:rsidR="00ED0AFE" w:rsidDel="00BE6DB6" w:rsidRDefault="00ED0AFE" w:rsidP="00C24B50">
            <w:pPr>
              <w:spacing w:line="360" w:lineRule="auto"/>
              <w:jc w:val="both"/>
              <w:rPr>
                <w:del w:id="679" w:author="Felix Pascal (felixpas)" w:date="2025-07-01T15:11:00Z"/>
                <w:rFonts w:ascii="Arial" w:hAnsi="Arial" w:cs="Arial"/>
              </w:rPr>
            </w:pPr>
            <w:del w:id="680" w:author="Felix Pascal (felixpas)" w:date="2025-07-01T15:11:00Z">
              <w:r w:rsidDel="00BE6DB6">
                <w:rPr>
                  <w:rFonts w:ascii="Arial" w:hAnsi="Arial" w:cs="Arial"/>
                </w:rPr>
                <w:delText>0.2859</w:delText>
              </w:r>
            </w:del>
          </w:p>
        </w:tc>
        <w:tc>
          <w:tcPr>
            <w:tcW w:w="1813" w:type="dxa"/>
          </w:tcPr>
          <w:p w14:paraId="67ECAFC3" w14:textId="22C5DD7B" w:rsidR="00ED0AFE" w:rsidDel="00BE6DB6" w:rsidRDefault="00ED0AFE" w:rsidP="00C24B50">
            <w:pPr>
              <w:spacing w:line="360" w:lineRule="auto"/>
              <w:jc w:val="both"/>
              <w:rPr>
                <w:del w:id="681" w:author="Felix Pascal (felixpas)" w:date="2025-07-01T15:11:00Z"/>
                <w:rFonts w:ascii="Arial" w:hAnsi="Arial" w:cs="Arial"/>
              </w:rPr>
            </w:pPr>
            <w:del w:id="682" w:author="Felix Pascal (felixpas)" w:date="2025-07-01T15:11:00Z">
              <w:r w:rsidDel="00BE6DB6">
                <w:rPr>
                  <w:rFonts w:ascii="Arial" w:hAnsi="Arial" w:cs="Arial"/>
                </w:rPr>
                <w:delText>Yes</w:delText>
              </w:r>
            </w:del>
          </w:p>
        </w:tc>
      </w:tr>
      <w:bookmarkEnd w:id="596"/>
    </w:tbl>
    <w:p w14:paraId="171E20B4" w14:textId="64256136" w:rsidR="007575FC" w:rsidRPr="0039239D" w:rsidRDefault="007575FC" w:rsidP="00DE0759">
      <w:pPr>
        <w:jc w:val="both"/>
        <w:rPr>
          <w:rFonts w:ascii="Arial" w:hAnsi="Arial" w:cs="Arial"/>
        </w:rPr>
      </w:pPr>
    </w:p>
    <w:p w14:paraId="35E375B1" w14:textId="09FD154C" w:rsidR="00354422" w:rsidRDefault="00354422" w:rsidP="006B79E3">
      <w:pPr>
        <w:pStyle w:val="berschrift2"/>
      </w:pPr>
      <w:bookmarkStart w:id="683" w:name="_Hlk202136604"/>
      <w:bookmarkStart w:id="684" w:name="_Toc202297304"/>
      <w:r>
        <w:t>M</w:t>
      </w:r>
      <w:r w:rsidRPr="00354422">
        <w:t>ean ecological indicator value</w:t>
      </w:r>
      <w:r>
        <w:t>s</w:t>
      </w:r>
      <w:bookmarkEnd w:id="684"/>
    </w:p>
    <w:bookmarkEnd w:id="683"/>
    <w:p w14:paraId="146BC98D" w14:textId="6E8B7447" w:rsidR="0067706E" w:rsidRPr="0039239D" w:rsidRDefault="0067706E" w:rsidP="0067706E">
      <w:pPr>
        <w:spacing w:line="360" w:lineRule="auto"/>
        <w:jc w:val="both"/>
        <w:rPr>
          <w:rFonts w:ascii="Arial" w:hAnsi="Arial" w:cs="Arial"/>
        </w:rPr>
      </w:pPr>
      <w:r w:rsidRPr="0039239D">
        <w:rPr>
          <w:rFonts w:ascii="Arial" w:hAnsi="Arial" w:cs="Arial"/>
        </w:rPr>
        <w:t xml:space="preserve">Temperature preference </w:t>
      </w:r>
      <w:del w:id="685" w:author="Felix Pascal (felixpas)" w:date="2025-07-01T11:59:00Z">
        <w:r w:rsidRPr="0039239D" w:rsidDel="00E81D97">
          <w:rPr>
            <w:rFonts w:ascii="Arial" w:hAnsi="Arial" w:cs="Arial"/>
          </w:rPr>
          <w:delText xml:space="preserve"> </w:delText>
        </w:r>
      </w:del>
      <w:r w:rsidRPr="0039239D">
        <w:rPr>
          <w:rFonts w:ascii="Arial" w:hAnsi="Arial" w:cs="Arial"/>
        </w:rPr>
        <w:t>and moisture showed significant positive and negative trends, respectively. T</w:t>
      </w:r>
      <w:r w:rsidR="0063739F">
        <w:rPr>
          <w:rFonts w:ascii="Arial" w:hAnsi="Arial" w:cs="Arial"/>
        </w:rPr>
        <w:t>emperature indicator value</w:t>
      </w:r>
      <w:r w:rsidRPr="0039239D">
        <w:rPr>
          <w:rFonts w:ascii="Arial" w:hAnsi="Arial" w:cs="Arial"/>
        </w:rPr>
        <w:t xml:space="preserve"> increased by 0.00208 units per year (</w:t>
      </w:r>
      <w:r w:rsidRPr="00354422">
        <w:rPr>
          <w:rFonts w:ascii="Arial" w:hAnsi="Arial" w:cs="Arial"/>
          <w:i/>
          <w:iCs/>
        </w:rPr>
        <w:t>p</w:t>
      </w:r>
      <w:r w:rsidRPr="0039239D">
        <w:rPr>
          <w:rFonts w:ascii="Arial" w:hAnsi="Arial" w:cs="Arial"/>
        </w:rPr>
        <w:t xml:space="preserve"> &lt; 0.001), while </w:t>
      </w:r>
      <w:del w:id="686" w:author="Felix Pascal (felixpas)" w:date="2025-07-01T12:00:00Z">
        <w:r w:rsidRPr="0039239D" w:rsidDel="00E81D97">
          <w:rPr>
            <w:rFonts w:ascii="Arial" w:hAnsi="Arial" w:cs="Arial"/>
          </w:rPr>
          <w:delText>F</w:delText>
        </w:r>
      </w:del>
      <w:ins w:id="687" w:author="Felix Pascal (felixpas)" w:date="2025-07-01T12:43:00Z">
        <w:r w:rsidR="00CE352A">
          <w:rPr>
            <w:rFonts w:ascii="Arial" w:hAnsi="Arial" w:cs="Arial"/>
          </w:rPr>
          <w:t>t</w:t>
        </w:r>
      </w:ins>
      <w:ins w:id="688" w:author="Felix Pascal (felixpas)" w:date="2025-07-01T12:00:00Z">
        <w:r w:rsidR="00E81D97">
          <w:rPr>
            <w:rFonts w:ascii="Arial" w:hAnsi="Arial" w:cs="Arial"/>
          </w:rPr>
          <w:t>he moisture indicator value</w:t>
        </w:r>
      </w:ins>
      <w:r w:rsidRPr="0039239D">
        <w:rPr>
          <w:rFonts w:ascii="Arial" w:hAnsi="Arial" w:cs="Arial"/>
        </w:rPr>
        <w:t xml:space="preserve"> decreased by 0.00076 units per year (</w:t>
      </w:r>
      <w:r w:rsidRPr="00354422">
        <w:rPr>
          <w:rFonts w:ascii="Arial" w:hAnsi="Arial" w:cs="Arial"/>
          <w:i/>
          <w:iCs/>
        </w:rPr>
        <w:t>p</w:t>
      </w:r>
      <w:r w:rsidRPr="0039239D">
        <w:rPr>
          <w:rFonts w:ascii="Arial" w:hAnsi="Arial" w:cs="Arial"/>
        </w:rPr>
        <w:t xml:space="preserve"> &lt; 0.001). Light </w:t>
      </w:r>
      <w:del w:id="689" w:author="Felix Pascal (felixpas)" w:date="2025-07-01T12:00:00Z">
        <w:r w:rsidRPr="0039239D" w:rsidDel="00E81D97">
          <w:rPr>
            <w:rFonts w:ascii="Arial" w:hAnsi="Arial" w:cs="Arial"/>
          </w:rPr>
          <w:delText xml:space="preserve">(L) </w:delText>
        </w:r>
      </w:del>
      <w:r w:rsidRPr="0039239D">
        <w:rPr>
          <w:rFonts w:ascii="Arial" w:hAnsi="Arial" w:cs="Arial"/>
        </w:rPr>
        <w:t xml:space="preserve">declined slightly over time (–0.00077 units per year, </w:t>
      </w:r>
      <w:r w:rsidRPr="00354422">
        <w:rPr>
          <w:rFonts w:ascii="Arial" w:hAnsi="Arial" w:cs="Arial"/>
          <w:i/>
          <w:iCs/>
        </w:rPr>
        <w:t>p</w:t>
      </w:r>
      <w:r w:rsidRPr="0039239D">
        <w:rPr>
          <w:rFonts w:ascii="Arial" w:hAnsi="Arial" w:cs="Arial"/>
        </w:rPr>
        <w:t xml:space="preserve"> = 0.006), whereas </w:t>
      </w:r>
      <w:del w:id="690" w:author="Felix Pascal (felixpas)" w:date="2025-07-01T12:44:00Z">
        <w:r w:rsidRPr="0039239D" w:rsidDel="00CE352A">
          <w:rPr>
            <w:rFonts w:ascii="Arial" w:hAnsi="Arial" w:cs="Arial"/>
          </w:rPr>
          <w:delText xml:space="preserve">soil aeration value (EM) </w:delText>
        </w:r>
      </w:del>
      <w:proofErr w:type="spellStart"/>
      <w:ins w:id="691" w:author="Felix Pascal (felixpas)" w:date="2025-07-01T15:08:00Z">
        <w:r w:rsidR="00BE6DB6">
          <w:rPr>
            <w:rFonts w:ascii="Arial" w:hAnsi="Arial" w:cs="Arial"/>
          </w:rPr>
          <w:t>h</w:t>
        </w:r>
      </w:ins>
      <w:ins w:id="692" w:author="Felix Pascal (felixpas)" w:date="2025-07-01T12:44:00Z">
        <w:r w:rsidR="00CE352A">
          <w:rPr>
            <w:rFonts w:ascii="Arial" w:hAnsi="Arial" w:cs="Arial"/>
          </w:rPr>
          <w:t>emeroby</w:t>
        </w:r>
        <w:proofErr w:type="spellEnd"/>
        <w:r w:rsidR="00CE352A">
          <w:rPr>
            <w:rFonts w:ascii="Arial" w:hAnsi="Arial" w:cs="Arial"/>
          </w:rPr>
          <w:t xml:space="preserve"> </w:t>
        </w:r>
      </w:ins>
      <w:r w:rsidRPr="0039239D">
        <w:rPr>
          <w:rFonts w:ascii="Arial" w:hAnsi="Arial" w:cs="Arial"/>
        </w:rPr>
        <w:t>increased significantly by 0.00250 units per year (</w:t>
      </w:r>
      <w:r w:rsidRPr="00354422">
        <w:rPr>
          <w:rFonts w:ascii="Arial" w:hAnsi="Arial" w:cs="Arial"/>
          <w:i/>
          <w:iCs/>
        </w:rPr>
        <w:t>p</w:t>
      </w:r>
      <w:r w:rsidRPr="0039239D">
        <w:rPr>
          <w:rFonts w:ascii="Arial" w:hAnsi="Arial" w:cs="Arial"/>
        </w:rPr>
        <w:t xml:space="preserve"> &lt; 0.001).</w:t>
      </w:r>
    </w:p>
    <w:p w14:paraId="12E90BEC" w14:textId="1F8E0D7D" w:rsidR="0067706E" w:rsidRPr="0039239D" w:rsidRDefault="0067706E" w:rsidP="0067706E">
      <w:pPr>
        <w:spacing w:line="360" w:lineRule="auto"/>
        <w:jc w:val="both"/>
        <w:rPr>
          <w:rFonts w:ascii="Arial" w:hAnsi="Arial" w:cs="Arial"/>
        </w:rPr>
      </w:pPr>
      <w:r w:rsidRPr="0039239D">
        <w:rPr>
          <w:rFonts w:ascii="Arial" w:hAnsi="Arial" w:cs="Arial"/>
        </w:rPr>
        <w:t xml:space="preserve">Several other traits also showed significant trends: </w:t>
      </w:r>
      <w:ins w:id="693" w:author="Felix Pascal (felixpas)" w:date="2025-07-01T14:57:00Z">
        <w:r w:rsidR="00AB37D2">
          <w:rPr>
            <w:rFonts w:ascii="Arial" w:hAnsi="Arial" w:cs="Arial"/>
          </w:rPr>
          <w:t>T</w:t>
        </w:r>
      </w:ins>
      <w:del w:id="694" w:author="Felix Pascal (felixpas)" w:date="2025-07-01T14:57:00Z">
        <w:r w:rsidRPr="0039239D" w:rsidDel="00AB37D2">
          <w:rPr>
            <w:rFonts w:ascii="Arial" w:hAnsi="Arial" w:cs="Arial"/>
          </w:rPr>
          <w:delText>t</w:delText>
        </w:r>
      </w:del>
      <w:r w:rsidRPr="0039239D">
        <w:rPr>
          <w:rFonts w:ascii="Arial" w:hAnsi="Arial" w:cs="Arial"/>
        </w:rPr>
        <w:t xml:space="preserve">he </w:t>
      </w:r>
      <w:del w:id="695" w:author="Felix Pascal (felixpas)" w:date="2025-07-01T12:44:00Z">
        <w:r w:rsidRPr="0039239D" w:rsidDel="00CE352A">
          <w:rPr>
            <w:rFonts w:ascii="Arial" w:hAnsi="Arial" w:cs="Arial"/>
          </w:rPr>
          <w:delText>mycorrhizal value</w:delText>
        </w:r>
      </w:del>
      <w:ins w:id="696" w:author="Felix Pascal (felixpas)" w:date="2025-07-01T12:44:00Z">
        <w:r w:rsidR="00CE352A">
          <w:rPr>
            <w:rFonts w:ascii="Arial" w:hAnsi="Arial" w:cs="Arial"/>
          </w:rPr>
          <w:t>moving</w:t>
        </w:r>
      </w:ins>
      <w:ins w:id="697" w:author="Felix Pascal (felixpas)" w:date="2025-07-01T12:45:00Z">
        <w:r w:rsidR="00CE352A">
          <w:rPr>
            <w:rFonts w:ascii="Arial" w:hAnsi="Arial" w:cs="Arial"/>
          </w:rPr>
          <w:t xml:space="preserve"> tolerance</w:t>
        </w:r>
      </w:ins>
      <w:del w:id="698" w:author="Felix Pascal (felixpas)" w:date="2025-07-01T12:45:00Z">
        <w:r w:rsidRPr="0039239D" w:rsidDel="00CE352A">
          <w:rPr>
            <w:rFonts w:ascii="Arial" w:hAnsi="Arial" w:cs="Arial"/>
          </w:rPr>
          <w:delText xml:space="preserve"> (MV)</w:delText>
        </w:r>
      </w:del>
      <w:r w:rsidRPr="0039239D">
        <w:rPr>
          <w:rFonts w:ascii="Arial" w:hAnsi="Arial" w:cs="Arial"/>
        </w:rPr>
        <w:t xml:space="preserve"> declined (–0.00141 per year, </w:t>
      </w:r>
      <w:r w:rsidRPr="00354422">
        <w:rPr>
          <w:rFonts w:ascii="Arial" w:hAnsi="Arial" w:cs="Arial"/>
          <w:i/>
          <w:iCs/>
        </w:rPr>
        <w:t>p</w:t>
      </w:r>
      <w:r w:rsidRPr="0039239D">
        <w:rPr>
          <w:rFonts w:ascii="Arial" w:hAnsi="Arial" w:cs="Arial"/>
        </w:rPr>
        <w:t xml:space="preserve"> = 0.007), the </w:t>
      </w:r>
      <w:ins w:id="699" w:author="Felix Pascal (felixpas)" w:date="2025-07-01T12:45:00Z">
        <w:r w:rsidR="00CE352A">
          <w:rPr>
            <w:rFonts w:ascii="Arial" w:hAnsi="Arial" w:cs="Arial"/>
          </w:rPr>
          <w:t xml:space="preserve">stress </w:t>
        </w:r>
      </w:ins>
      <w:ins w:id="700" w:author="Felix Pascal (felixpas)" w:date="2025-07-01T12:46:00Z">
        <w:r w:rsidR="00415D34">
          <w:rPr>
            <w:rFonts w:ascii="Arial" w:hAnsi="Arial" w:cs="Arial"/>
          </w:rPr>
          <w:t>indicator</w:t>
        </w:r>
      </w:ins>
      <w:commentRangeStart w:id="701"/>
      <w:del w:id="702" w:author="Felix Pascal (felixpas)" w:date="2025-07-01T12:46:00Z">
        <w:r w:rsidRPr="0039239D" w:rsidDel="00415D34">
          <w:rPr>
            <w:rFonts w:ascii="Arial" w:hAnsi="Arial" w:cs="Arial"/>
          </w:rPr>
          <w:delText xml:space="preserve">sociological score for synanthropy (S_score) </w:delText>
        </w:r>
      </w:del>
      <w:commentRangeEnd w:id="701"/>
      <w:r w:rsidR="001602C2">
        <w:rPr>
          <w:rStyle w:val="Kommentarzeichen"/>
        </w:rPr>
        <w:commentReference w:id="701"/>
      </w:r>
      <w:ins w:id="703" w:author="Felix Pascal (felixpas)" w:date="2025-07-01T12:46:00Z">
        <w:r w:rsidR="00415D34">
          <w:rPr>
            <w:rFonts w:ascii="Arial" w:hAnsi="Arial" w:cs="Arial"/>
          </w:rPr>
          <w:t xml:space="preserve"> </w:t>
        </w:r>
      </w:ins>
      <w:r w:rsidRPr="0039239D">
        <w:rPr>
          <w:rFonts w:ascii="Arial" w:hAnsi="Arial" w:cs="Arial"/>
        </w:rPr>
        <w:t xml:space="preserve">decreased (–0.00132, </w:t>
      </w:r>
      <w:r w:rsidRPr="00BE6DB6">
        <w:rPr>
          <w:rFonts w:ascii="Arial" w:hAnsi="Arial" w:cs="Arial"/>
          <w:i/>
          <w:iCs/>
          <w:rPrChange w:id="704" w:author="Felix Pascal (felixpas)" w:date="2025-07-01T15:07:00Z">
            <w:rPr>
              <w:rFonts w:ascii="Arial" w:hAnsi="Arial" w:cs="Arial"/>
            </w:rPr>
          </w:rPrChange>
        </w:rPr>
        <w:t>p</w:t>
      </w:r>
      <w:r w:rsidRPr="0039239D">
        <w:rPr>
          <w:rFonts w:ascii="Arial" w:hAnsi="Arial" w:cs="Arial"/>
        </w:rPr>
        <w:t xml:space="preserve"> &lt; 0.001), and the </w:t>
      </w:r>
      <w:ins w:id="705" w:author="Felix Pascal (felixpas)" w:date="2025-07-01T15:06:00Z">
        <w:r w:rsidR="00BE6DB6">
          <w:rPr>
            <w:rFonts w:ascii="Arial" w:hAnsi="Arial" w:cs="Arial"/>
          </w:rPr>
          <w:t xml:space="preserve">ruderal </w:t>
        </w:r>
      </w:ins>
      <w:commentRangeStart w:id="706"/>
      <w:del w:id="707" w:author="Felix Pascal (felixpas)" w:date="2025-07-01T15:06:00Z">
        <w:r w:rsidRPr="0039239D" w:rsidDel="00BE6DB6">
          <w:rPr>
            <w:rFonts w:ascii="Arial" w:hAnsi="Arial" w:cs="Arial"/>
          </w:rPr>
          <w:delText>ruderal score (R_score)</w:delText>
        </w:r>
      </w:del>
      <w:r w:rsidRPr="0039239D">
        <w:rPr>
          <w:rFonts w:ascii="Arial" w:hAnsi="Arial" w:cs="Arial"/>
        </w:rPr>
        <w:t xml:space="preserve"> </w:t>
      </w:r>
      <w:commentRangeEnd w:id="706"/>
      <w:r w:rsidR="001602C2">
        <w:rPr>
          <w:rStyle w:val="Kommentarzeichen"/>
        </w:rPr>
        <w:commentReference w:id="706"/>
      </w:r>
      <w:r w:rsidRPr="0039239D">
        <w:rPr>
          <w:rFonts w:ascii="Arial" w:hAnsi="Arial" w:cs="Arial"/>
        </w:rPr>
        <w:t xml:space="preserve">increased (0.00107, </w:t>
      </w:r>
      <w:r w:rsidRPr="00BE6DB6">
        <w:rPr>
          <w:rFonts w:ascii="Arial" w:hAnsi="Arial" w:cs="Arial"/>
          <w:i/>
          <w:iCs/>
          <w:rPrChange w:id="708" w:author="Felix Pascal (felixpas)" w:date="2025-07-01T15:07:00Z">
            <w:rPr>
              <w:rFonts w:ascii="Arial" w:hAnsi="Arial" w:cs="Arial"/>
            </w:rPr>
          </w:rPrChange>
        </w:rPr>
        <w:t>p</w:t>
      </w:r>
      <w:r w:rsidRPr="0039239D">
        <w:rPr>
          <w:rFonts w:ascii="Arial" w:hAnsi="Arial" w:cs="Arial"/>
        </w:rPr>
        <w:t xml:space="preserve"> = 0.0013). No significant temporal trends were found for </w:t>
      </w:r>
      <w:del w:id="709" w:author="Felix Pascal (felixpas)" w:date="2025-07-01T15:05:00Z">
        <w:r w:rsidRPr="0039239D" w:rsidDel="00AB37D2">
          <w:rPr>
            <w:rFonts w:ascii="Arial" w:hAnsi="Arial" w:cs="Arial"/>
          </w:rPr>
          <w:delText xml:space="preserve">soil </w:delText>
        </w:r>
      </w:del>
      <w:r w:rsidRPr="0039239D">
        <w:rPr>
          <w:rFonts w:ascii="Arial" w:hAnsi="Arial" w:cs="Arial"/>
        </w:rPr>
        <w:t>reaction</w:t>
      </w:r>
      <w:del w:id="710" w:author="Felix Pascal (felixpas)" w:date="2025-07-01T15:05:00Z">
        <w:r w:rsidRPr="0039239D" w:rsidDel="00AB37D2">
          <w:rPr>
            <w:rFonts w:ascii="Arial" w:hAnsi="Arial" w:cs="Arial"/>
          </w:rPr>
          <w:delText xml:space="preserve"> (R)</w:delText>
        </w:r>
      </w:del>
      <w:r w:rsidRPr="0039239D">
        <w:rPr>
          <w:rFonts w:ascii="Arial" w:hAnsi="Arial" w:cs="Arial"/>
        </w:rPr>
        <w:t>, n</w:t>
      </w:r>
      <w:del w:id="711" w:author="Felix Pascal (felixpas)" w:date="2025-07-01T15:05:00Z">
        <w:r w:rsidRPr="0039239D" w:rsidDel="00AB37D2">
          <w:rPr>
            <w:rFonts w:ascii="Arial" w:hAnsi="Arial" w:cs="Arial"/>
          </w:rPr>
          <w:delText>itrogen preference</w:delText>
        </w:r>
      </w:del>
      <w:ins w:id="712" w:author="Felix Pascal (felixpas)" w:date="2025-07-01T15:05:00Z">
        <w:r w:rsidR="00AB37D2">
          <w:rPr>
            <w:rFonts w:ascii="Arial" w:hAnsi="Arial" w:cs="Arial"/>
          </w:rPr>
          <w:t>utrients</w:t>
        </w:r>
      </w:ins>
      <w:del w:id="713" w:author="Felix Pascal (felixpas)" w:date="2025-07-01T15:07:00Z">
        <w:r w:rsidRPr="0039239D" w:rsidDel="00BE6DB6">
          <w:rPr>
            <w:rFonts w:ascii="Arial" w:hAnsi="Arial" w:cs="Arial"/>
          </w:rPr>
          <w:delText xml:space="preserve"> (N)</w:delText>
        </w:r>
      </w:del>
      <w:r w:rsidRPr="0039239D">
        <w:rPr>
          <w:rFonts w:ascii="Arial" w:hAnsi="Arial" w:cs="Arial"/>
        </w:rPr>
        <w:t xml:space="preserve">, or the </w:t>
      </w:r>
      <w:del w:id="714" w:author="Felix Pascal (felixpas)" w:date="2025-07-01T15:05:00Z">
        <w:r w:rsidRPr="0039239D" w:rsidDel="00AB37D2">
          <w:rPr>
            <w:rFonts w:ascii="Arial" w:hAnsi="Arial" w:cs="Arial"/>
          </w:rPr>
          <w:delText xml:space="preserve">constancy </w:delText>
        </w:r>
      </w:del>
      <w:ins w:id="715" w:author="Felix Pascal (felixpas)" w:date="2025-07-01T15:07:00Z">
        <w:r w:rsidR="00BE6DB6">
          <w:rPr>
            <w:rFonts w:ascii="Arial" w:hAnsi="Arial" w:cs="Arial"/>
          </w:rPr>
          <w:t>competitors</w:t>
        </w:r>
      </w:ins>
      <w:ins w:id="716" w:author="Felix Pascal (felixpas)" w:date="2025-07-01T15:05:00Z">
        <w:r w:rsidR="00AB37D2" w:rsidRPr="0039239D">
          <w:rPr>
            <w:rFonts w:ascii="Arial" w:hAnsi="Arial" w:cs="Arial"/>
          </w:rPr>
          <w:t xml:space="preserve"> </w:t>
        </w:r>
      </w:ins>
      <w:r w:rsidRPr="0039239D">
        <w:rPr>
          <w:rFonts w:ascii="Arial" w:hAnsi="Arial" w:cs="Arial"/>
        </w:rPr>
        <w:t>score</w:t>
      </w:r>
      <w:ins w:id="717" w:author="Felix Pascal (felixpas)" w:date="2025-07-01T15:10:00Z">
        <w:r w:rsidR="00BE6DB6">
          <w:rPr>
            <w:rFonts w:ascii="Arial" w:hAnsi="Arial" w:cs="Arial"/>
          </w:rPr>
          <w:t>s</w:t>
        </w:r>
      </w:ins>
      <w:ins w:id="718" w:author="Felix Pascal (felixpas)" w:date="2025-07-01T15:06:00Z">
        <w:r w:rsidR="00AB37D2">
          <w:rPr>
            <w:rFonts w:ascii="Arial" w:hAnsi="Arial" w:cs="Arial"/>
          </w:rPr>
          <w:t>.</w:t>
        </w:r>
      </w:ins>
      <w:del w:id="719" w:author="Felix Pascal (felixpas)" w:date="2025-07-01T15:06:00Z">
        <w:r w:rsidRPr="0039239D" w:rsidDel="00AB37D2">
          <w:rPr>
            <w:rFonts w:ascii="Arial" w:hAnsi="Arial" w:cs="Arial"/>
          </w:rPr>
          <w:delText xml:space="preserve"> (C_score).</w:delText>
        </w:r>
      </w:del>
    </w:p>
    <w:p w14:paraId="1136530B" w14:textId="21017EFC" w:rsidR="0039239D" w:rsidRDefault="0039239D" w:rsidP="0039239D">
      <w:pPr>
        <w:pStyle w:val="Beschriftung"/>
        <w:keepNext/>
      </w:pPr>
      <w:r>
        <w:t xml:space="preserve">Table </w:t>
      </w:r>
      <w:r>
        <w:fldChar w:fldCharType="begin"/>
      </w:r>
      <w:r>
        <w:instrText xml:space="preserve"> SEQ Table \* ARABIC </w:instrText>
      </w:r>
      <w:r>
        <w:fldChar w:fldCharType="separate"/>
      </w:r>
      <w:r w:rsidR="009136DA">
        <w:rPr>
          <w:noProof/>
        </w:rPr>
        <w:t>4</w:t>
      </w:r>
      <w:r>
        <w:fldChar w:fldCharType="end"/>
      </w:r>
      <w:r>
        <w:t xml:space="preserve">: </w:t>
      </w:r>
      <w:r w:rsidRPr="00461DEA">
        <w:t xml:space="preserve">Temporal trends in </w:t>
      </w:r>
      <w:r w:rsidR="006B79E3">
        <w:t xml:space="preserve">mean ecological indicator values </w:t>
      </w:r>
      <w:r w:rsidRPr="00461DEA">
        <w:t>of vascular plants from 2001 to 2023.</w:t>
      </w:r>
    </w:p>
    <w:tbl>
      <w:tblPr>
        <w:tblStyle w:val="Tabellenraster"/>
        <w:tblW w:w="0" w:type="auto"/>
        <w:tblLook w:val="04A0" w:firstRow="1" w:lastRow="0" w:firstColumn="1" w:lastColumn="0" w:noHBand="0" w:noVBand="1"/>
        <w:tblPrChange w:id="720" w:author="Felix Pascal (felixpas)" w:date="2025-07-01T12:01:00Z">
          <w:tblPr>
            <w:tblStyle w:val="Tabellenraster"/>
            <w:tblW w:w="0" w:type="auto"/>
            <w:tblLook w:val="04A0" w:firstRow="1" w:lastRow="0" w:firstColumn="1" w:lastColumn="0" w:noHBand="0" w:noVBand="1"/>
          </w:tblPr>
        </w:tblPrChange>
      </w:tblPr>
      <w:tblGrid>
        <w:gridCol w:w="1696"/>
        <w:gridCol w:w="1350"/>
        <w:gridCol w:w="1191"/>
        <w:gridCol w:w="1260"/>
        <w:gridCol w:w="1264"/>
        <w:gridCol w:w="1262"/>
        <w:tblGridChange w:id="721">
          <w:tblGrid>
            <w:gridCol w:w="1696"/>
            <w:gridCol w:w="1350"/>
            <w:gridCol w:w="1191"/>
            <w:gridCol w:w="1260"/>
            <w:gridCol w:w="1264"/>
            <w:gridCol w:w="1262"/>
          </w:tblGrid>
        </w:tblGridChange>
      </w:tblGrid>
      <w:tr w:rsidR="00E81D97" w:rsidRPr="0039239D" w14:paraId="4595BDA0" w14:textId="77777777" w:rsidTr="00E81D97">
        <w:tc>
          <w:tcPr>
            <w:tcW w:w="1696" w:type="dxa"/>
            <w:tcPrChange w:id="722" w:author="Felix Pascal (felixpas)" w:date="2025-07-01T12:01:00Z">
              <w:tcPr>
                <w:tcW w:w="1742" w:type="dxa"/>
              </w:tcPr>
            </w:tcPrChange>
          </w:tcPr>
          <w:p w14:paraId="2D55CC26" w14:textId="28C03A3A" w:rsidR="00E81D97" w:rsidRPr="0039239D" w:rsidRDefault="00E81D97" w:rsidP="00D2498A">
            <w:pPr>
              <w:spacing w:line="360" w:lineRule="auto"/>
              <w:jc w:val="both"/>
              <w:rPr>
                <w:rFonts w:ascii="Arial" w:hAnsi="Arial" w:cs="Arial"/>
                <w:b/>
                <w:bCs/>
                <w:sz w:val="16"/>
                <w:szCs w:val="16"/>
              </w:rPr>
            </w:pPr>
            <w:del w:id="723" w:author="Felix Pascal (felixpas)" w:date="2025-07-01T12:01:00Z">
              <w:r w:rsidRPr="0039239D" w:rsidDel="00E81D97">
                <w:rPr>
                  <w:rFonts w:ascii="Arial" w:hAnsi="Arial" w:cs="Arial"/>
                  <w:b/>
                  <w:bCs/>
                  <w:sz w:val="16"/>
                  <w:szCs w:val="16"/>
                </w:rPr>
                <w:delText>Description</w:delText>
              </w:r>
            </w:del>
            <w:ins w:id="724" w:author="Felix Pascal (felixpas)" w:date="2025-07-01T12:01:00Z">
              <w:r>
                <w:rPr>
                  <w:rFonts w:ascii="Arial" w:hAnsi="Arial" w:cs="Arial"/>
                  <w:b/>
                  <w:bCs/>
                  <w:sz w:val="16"/>
                  <w:szCs w:val="16"/>
                </w:rPr>
                <w:t>Trait</w:t>
              </w:r>
            </w:ins>
          </w:p>
        </w:tc>
        <w:tc>
          <w:tcPr>
            <w:tcW w:w="1350" w:type="dxa"/>
            <w:tcPrChange w:id="725" w:author="Felix Pascal (felixpas)" w:date="2025-07-01T12:01:00Z">
              <w:tcPr>
                <w:tcW w:w="1376" w:type="dxa"/>
              </w:tcPr>
            </w:tcPrChange>
          </w:tcPr>
          <w:p w14:paraId="4F85A3BF" w14:textId="374E83CA" w:rsidR="00E81D97" w:rsidRPr="0039239D" w:rsidRDefault="00E81D97" w:rsidP="00D2498A">
            <w:pPr>
              <w:spacing w:line="360" w:lineRule="auto"/>
              <w:jc w:val="both"/>
              <w:rPr>
                <w:rFonts w:ascii="Arial" w:hAnsi="Arial" w:cs="Arial"/>
                <w:b/>
                <w:bCs/>
                <w:sz w:val="16"/>
                <w:szCs w:val="16"/>
              </w:rPr>
            </w:pPr>
            <w:r w:rsidRPr="0039239D">
              <w:rPr>
                <w:rFonts w:ascii="Arial" w:hAnsi="Arial" w:cs="Arial"/>
                <w:b/>
                <w:bCs/>
                <w:sz w:val="16"/>
                <w:szCs w:val="16"/>
              </w:rPr>
              <w:t>Yearly Change</w:t>
            </w:r>
          </w:p>
        </w:tc>
        <w:tc>
          <w:tcPr>
            <w:tcW w:w="1191" w:type="dxa"/>
            <w:tcPrChange w:id="726" w:author="Felix Pascal (felixpas)" w:date="2025-07-01T12:01:00Z">
              <w:tcPr>
                <w:tcW w:w="1213" w:type="dxa"/>
              </w:tcPr>
            </w:tcPrChange>
          </w:tcPr>
          <w:p w14:paraId="54E7BD56" w14:textId="5A22B6D2" w:rsidR="00E81D97" w:rsidRPr="0039239D" w:rsidRDefault="00E81D97" w:rsidP="00D2498A">
            <w:pPr>
              <w:spacing w:line="360" w:lineRule="auto"/>
              <w:jc w:val="both"/>
              <w:rPr>
                <w:rFonts w:ascii="Arial" w:hAnsi="Arial" w:cs="Arial"/>
                <w:b/>
                <w:bCs/>
                <w:sz w:val="16"/>
                <w:szCs w:val="16"/>
              </w:rPr>
            </w:pPr>
            <w:r w:rsidRPr="0039239D">
              <w:rPr>
                <w:rFonts w:ascii="Arial" w:hAnsi="Arial" w:cs="Arial"/>
                <w:b/>
                <w:bCs/>
                <w:sz w:val="16"/>
                <w:szCs w:val="16"/>
              </w:rPr>
              <w:t>Std. Error</w:t>
            </w:r>
          </w:p>
        </w:tc>
        <w:tc>
          <w:tcPr>
            <w:tcW w:w="1260" w:type="dxa"/>
            <w:tcPrChange w:id="727" w:author="Felix Pascal (felixpas)" w:date="2025-07-01T12:01:00Z">
              <w:tcPr>
                <w:tcW w:w="1295" w:type="dxa"/>
              </w:tcPr>
            </w:tcPrChange>
          </w:tcPr>
          <w:p w14:paraId="59577C1C" w14:textId="00CC7959" w:rsidR="00E81D97" w:rsidRPr="0039239D" w:rsidRDefault="00E81D97" w:rsidP="00D2498A">
            <w:pPr>
              <w:spacing w:line="360" w:lineRule="auto"/>
              <w:jc w:val="both"/>
              <w:rPr>
                <w:rFonts w:ascii="Arial" w:hAnsi="Arial" w:cs="Arial"/>
                <w:b/>
                <w:bCs/>
                <w:sz w:val="16"/>
                <w:szCs w:val="16"/>
              </w:rPr>
            </w:pPr>
            <w:r w:rsidRPr="0039239D">
              <w:rPr>
                <w:rFonts w:ascii="Arial" w:hAnsi="Arial" w:cs="Arial"/>
                <w:b/>
                <w:bCs/>
                <w:sz w:val="16"/>
                <w:szCs w:val="16"/>
              </w:rPr>
              <w:t>z-value</w:t>
            </w:r>
          </w:p>
        </w:tc>
        <w:tc>
          <w:tcPr>
            <w:tcW w:w="1264" w:type="dxa"/>
            <w:tcPrChange w:id="728" w:author="Felix Pascal (felixpas)" w:date="2025-07-01T12:01:00Z">
              <w:tcPr>
                <w:tcW w:w="1295" w:type="dxa"/>
              </w:tcPr>
            </w:tcPrChange>
          </w:tcPr>
          <w:p w14:paraId="0C411F48" w14:textId="3F5803C1" w:rsidR="00E81D97" w:rsidRPr="0039239D" w:rsidRDefault="00E81D97" w:rsidP="00D2498A">
            <w:pPr>
              <w:spacing w:line="360" w:lineRule="auto"/>
              <w:jc w:val="both"/>
              <w:rPr>
                <w:rFonts w:ascii="Arial" w:hAnsi="Arial" w:cs="Arial"/>
                <w:b/>
                <w:bCs/>
                <w:sz w:val="16"/>
                <w:szCs w:val="16"/>
              </w:rPr>
            </w:pPr>
            <w:r w:rsidRPr="0039239D">
              <w:rPr>
                <w:rFonts w:ascii="Arial" w:hAnsi="Arial" w:cs="Arial"/>
                <w:b/>
                <w:bCs/>
                <w:sz w:val="16"/>
                <w:szCs w:val="16"/>
              </w:rPr>
              <w:t>p-value</w:t>
            </w:r>
          </w:p>
        </w:tc>
        <w:tc>
          <w:tcPr>
            <w:tcW w:w="1262" w:type="dxa"/>
            <w:tcPrChange w:id="729" w:author="Felix Pascal (felixpas)" w:date="2025-07-01T12:01:00Z">
              <w:tcPr>
                <w:tcW w:w="1295" w:type="dxa"/>
              </w:tcPr>
            </w:tcPrChange>
          </w:tcPr>
          <w:p w14:paraId="3959D038" w14:textId="2E94D457" w:rsidR="00E81D97" w:rsidRPr="0039239D" w:rsidRDefault="00E81D97" w:rsidP="00D2498A">
            <w:pPr>
              <w:spacing w:line="360" w:lineRule="auto"/>
              <w:jc w:val="both"/>
              <w:rPr>
                <w:rFonts w:ascii="Arial" w:hAnsi="Arial" w:cs="Arial"/>
                <w:b/>
                <w:bCs/>
                <w:sz w:val="16"/>
                <w:szCs w:val="16"/>
              </w:rPr>
            </w:pPr>
            <w:r w:rsidRPr="0039239D">
              <w:rPr>
                <w:rFonts w:ascii="Arial" w:hAnsi="Arial" w:cs="Arial"/>
                <w:b/>
                <w:bCs/>
                <w:sz w:val="16"/>
                <w:szCs w:val="16"/>
              </w:rPr>
              <w:t>Significance</w:t>
            </w:r>
          </w:p>
        </w:tc>
      </w:tr>
      <w:tr w:rsidR="00E81D97" w:rsidRPr="0039239D" w14:paraId="6E5DB6A9" w14:textId="77777777" w:rsidTr="00E81D97">
        <w:tc>
          <w:tcPr>
            <w:tcW w:w="1696" w:type="dxa"/>
            <w:tcPrChange w:id="730" w:author="Felix Pascal (felixpas)" w:date="2025-07-01T12:01:00Z">
              <w:tcPr>
                <w:tcW w:w="1742" w:type="dxa"/>
              </w:tcPr>
            </w:tcPrChange>
          </w:tcPr>
          <w:p w14:paraId="1EF3B8F1" w14:textId="4DB2FC00"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Temperature</w:t>
            </w:r>
            <w:del w:id="731" w:author="Felix Pascal (felixpas)" w:date="2025-07-01T12:27:00Z">
              <w:r w:rsidRPr="0039239D" w:rsidDel="00A14AE5">
                <w:rPr>
                  <w:rFonts w:ascii="Arial" w:hAnsi="Arial" w:cs="Arial"/>
                  <w:sz w:val="16"/>
                  <w:szCs w:val="16"/>
                </w:rPr>
                <w:delText xml:space="preserve"> preference</w:delText>
              </w:r>
            </w:del>
          </w:p>
        </w:tc>
        <w:tc>
          <w:tcPr>
            <w:tcW w:w="1350" w:type="dxa"/>
            <w:tcPrChange w:id="732" w:author="Felix Pascal (felixpas)" w:date="2025-07-01T12:01:00Z">
              <w:tcPr>
                <w:tcW w:w="1376" w:type="dxa"/>
              </w:tcPr>
            </w:tcPrChange>
          </w:tcPr>
          <w:p w14:paraId="070ABDB6" w14:textId="059D6E53"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+0.00208</w:t>
            </w:r>
          </w:p>
        </w:tc>
        <w:tc>
          <w:tcPr>
            <w:tcW w:w="1191" w:type="dxa"/>
            <w:tcPrChange w:id="733" w:author="Felix Pascal (felixpas)" w:date="2025-07-01T12:01:00Z">
              <w:tcPr>
                <w:tcW w:w="1213" w:type="dxa"/>
              </w:tcPr>
            </w:tcPrChange>
          </w:tcPr>
          <w:p w14:paraId="421C9F85" w14:textId="039E0D7E"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0.00021</w:t>
            </w:r>
          </w:p>
        </w:tc>
        <w:tc>
          <w:tcPr>
            <w:tcW w:w="1260" w:type="dxa"/>
            <w:tcPrChange w:id="734" w:author="Felix Pascal (felixpas)" w:date="2025-07-01T12:01:00Z">
              <w:tcPr>
                <w:tcW w:w="1295" w:type="dxa"/>
              </w:tcPr>
            </w:tcPrChange>
          </w:tcPr>
          <w:p w14:paraId="5F209831" w14:textId="61785C1C"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9.94</w:t>
            </w:r>
          </w:p>
        </w:tc>
        <w:tc>
          <w:tcPr>
            <w:tcW w:w="1264" w:type="dxa"/>
            <w:tcPrChange w:id="735" w:author="Felix Pascal (felixpas)" w:date="2025-07-01T12:01:00Z">
              <w:tcPr>
                <w:tcW w:w="1295" w:type="dxa"/>
              </w:tcPr>
            </w:tcPrChange>
          </w:tcPr>
          <w:p w14:paraId="007B78B4" w14:textId="617286FF"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&lt;0.001</w:t>
            </w:r>
          </w:p>
        </w:tc>
        <w:tc>
          <w:tcPr>
            <w:tcW w:w="1262" w:type="dxa"/>
            <w:tcPrChange w:id="736" w:author="Felix Pascal (felixpas)" w:date="2025-07-01T12:01:00Z">
              <w:tcPr>
                <w:tcW w:w="1295" w:type="dxa"/>
              </w:tcPr>
            </w:tcPrChange>
          </w:tcPr>
          <w:p w14:paraId="1BD25042" w14:textId="01B1C2E7"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w:t>
            </w:r>
          </w:p>
        </w:tc>
      </w:tr>
      <w:tr w:rsidR="00E81D97" w:rsidRPr="0039239D" w14:paraId="6BBE7D43" w14:textId="77777777" w:rsidTr="00E81D97">
        <w:tc>
          <w:tcPr>
            <w:tcW w:w="1696" w:type="dxa"/>
            <w:tcPrChange w:id="737" w:author="Felix Pascal (felixpas)" w:date="2025-07-01T12:01:00Z">
              <w:tcPr>
                <w:tcW w:w="1742" w:type="dxa"/>
              </w:tcPr>
            </w:tcPrChange>
          </w:tcPr>
          <w:p w14:paraId="4918DF04" w14:textId="4A59B7E2"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 xml:space="preserve">Light </w:t>
            </w:r>
            <w:del w:id="738" w:author="Felix Pascal (felixpas)" w:date="2025-07-01T12:27:00Z">
              <w:r w:rsidRPr="0039239D" w:rsidDel="00A14AE5">
                <w:rPr>
                  <w:rFonts w:ascii="Arial" w:hAnsi="Arial" w:cs="Arial"/>
                  <w:sz w:val="16"/>
                  <w:szCs w:val="16"/>
                </w:rPr>
                <w:delText>availability</w:delText>
              </w:r>
            </w:del>
          </w:p>
        </w:tc>
        <w:tc>
          <w:tcPr>
            <w:tcW w:w="1350" w:type="dxa"/>
            <w:tcPrChange w:id="739" w:author="Felix Pascal (felixpas)" w:date="2025-07-01T12:01:00Z">
              <w:tcPr>
                <w:tcW w:w="1376" w:type="dxa"/>
              </w:tcPr>
            </w:tcPrChange>
          </w:tcPr>
          <w:p w14:paraId="5A30880D" w14:textId="3499D6F3"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–0.00077</w:t>
            </w:r>
          </w:p>
        </w:tc>
        <w:tc>
          <w:tcPr>
            <w:tcW w:w="1191" w:type="dxa"/>
            <w:tcPrChange w:id="740" w:author="Felix Pascal (felixpas)" w:date="2025-07-01T12:01:00Z">
              <w:tcPr>
                <w:tcW w:w="1213" w:type="dxa"/>
              </w:tcPr>
            </w:tcPrChange>
          </w:tcPr>
          <w:p w14:paraId="12E02E45" w14:textId="0CD8015F"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0.00028</w:t>
            </w:r>
          </w:p>
        </w:tc>
        <w:tc>
          <w:tcPr>
            <w:tcW w:w="1260" w:type="dxa"/>
            <w:tcPrChange w:id="741" w:author="Felix Pascal (felixpas)" w:date="2025-07-01T12:01:00Z">
              <w:tcPr>
                <w:tcW w:w="1295" w:type="dxa"/>
              </w:tcPr>
            </w:tcPrChange>
          </w:tcPr>
          <w:p w14:paraId="3D5BD4D9" w14:textId="55B94BDD"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–2.74</w:t>
            </w:r>
          </w:p>
        </w:tc>
        <w:tc>
          <w:tcPr>
            <w:tcW w:w="1264" w:type="dxa"/>
            <w:tcPrChange w:id="742" w:author="Felix Pascal (felixpas)" w:date="2025-07-01T12:01:00Z">
              <w:tcPr>
                <w:tcW w:w="1295" w:type="dxa"/>
              </w:tcPr>
            </w:tcPrChange>
          </w:tcPr>
          <w:p w14:paraId="07016320" w14:textId="40A03986"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0.006</w:t>
            </w:r>
          </w:p>
        </w:tc>
        <w:tc>
          <w:tcPr>
            <w:tcW w:w="1262" w:type="dxa"/>
            <w:tcPrChange w:id="743" w:author="Felix Pascal (felixpas)" w:date="2025-07-01T12:01:00Z">
              <w:tcPr>
                <w:tcW w:w="1295" w:type="dxa"/>
              </w:tcPr>
            </w:tcPrChange>
          </w:tcPr>
          <w:p w14:paraId="5B447161" w14:textId="5DCB9428"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w:t>
            </w:r>
          </w:p>
        </w:tc>
      </w:tr>
      <w:tr w:rsidR="00E81D97" w:rsidRPr="0039239D" w14:paraId="785B9DBA" w14:textId="77777777" w:rsidTr="00E81D97">
        <w:tc>
          <w:tcPr>
            <w:tcW w:w="1696" w:type="dxa"/>
            <w:tcPrChange w:id="744" w:author="Felix Pascal (felixpas)" w:date="2025-07-01T12:01:00Z">
              <w:tcPr>
                <w:tcW w:w="1742" w:type="dxa"/>
              </w:tcPr>
            </w:tcPrChange>
          </w:tcPr>
          <w:p w14:paraId="5A6E1D7B" w14:textId="1D4955B7"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Moisture</w:t>
            </w:r>
          </w:p>
        </w:tc>
        <w:tc>
          <w:tcPr>
            <w:tcW w:w="1350" w:type="dxa"/>
            <w:tcPrChange w:id="745" w:author="Felix Pascal (felixpas)" w:date="2025-07-01T12:01:00Z">
              <w:tcPr>
                <w:tcW w:w="1376" w:type="dxa"/>
              </w:tcPr>
            </w:tcPrChange>
          </w:tcPr>
          <w:p w14:paraId="4D6DEF6B" w14:textId="216A1BA2"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–0.00076</w:t>
            </w:r>
          </w:p>
        </w:tc>
        <w:tc>
          <w:tcPr>
            <w:tcW w:w="1191" w:type="dxa"/>
            <w:tcPrChange w:id="746" w:author="Felix Pascal (felixpas)" w:date="2025-07-01T12:01:00Z">
              <w:tcPr>
                <w:tcW w:w="1213" w:type="dxa"/>
              </w:tcPr>
            </w:tcPrChange>
          </w:tcPr>
          <w:p w14:paraId="0D86BFC1" w14:textId="7EB2DAA2"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0.00020</w:t>
            </w:r>
          </w:p>
        </w:tc>
        <w:tc>
          <w:tcPr>
            <w:tcW w:w="1260" w:type="dxa"/>
            <w:tcPrChange w:id="747" w:author="Felix Pascal (felixpas)" w:date="2025-07-01T12:01:00Z">
              <w:tcPr>
                <w:tcW w:w="1295" w:type="dxa"/>
              </w:tcPr>
            </w:tcPrChange>
          </w:tcPr>
          <w:p w14:paraId="05770777" w14:textId="2E7A6F51"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–3.77</w:t>
            </w:r>
          </w:p>
        </w:tc>
        <w:tc>
          <w:tcPr>
            <w:tcW w:w="1264" w:type="dxa"/>
            <w:tcPrChange w:id="748" w:author="Felix Pascal (felixpas)" w:date="2025-07-01T12:01:00Z">
              <w:tcPr>
                <w:tcW w:w="1295" w:type="dxa"/>
              </w:tcPr>
            </w:tcPrChange>
          </w:tcPr>
          <w:p w14:paraId="4266041F" w14:textId="2A0D30A6"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&lt;0.001</w:t>
            </w:r>
          </w:p>
        </w:tc>
        <w:tc>
          <w:tcPr>
            <w:tcW w:w="1262" w:type="dxa"/>
            <w:tcPrChange w:id="749" w:author="Felix Pascal (felixpas)" w:date="2025-07-01T12:01:00Z">
              <w:tcPr>
                <w:tcW w:w="1295" w:type="dxa"/>
              </w:tcPr>
            </w:tcPrChange>
          </w:tcPr>
          <w:p w14:paraId="5EB8F353" w14:textId="571008F3"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w:t>
            </w:r>
          </w:p>
        </w:tc>
      </w:tr>
      <w:tr w:rsidR="00E81D97" w:rsidRPr="0039239D" w14:paraId="025C20B5" w14:textId="77777777" w:rsidTr="00E81D97">
        <w:tc>
          <w:tcPr>
            <w:tcW w:w="1696" w:type="dxa"/>
            <w:tcPrChange w:id="750" w:author="Felix Pascal (felixpas)" w:date="2025-07-01T12:01:00Z">
              <w:tcPr>
                <w:tcW w:w="1742" w:type="dxa"/>
              </w:tcPr>
            </w:tcPrChange>
          </w:tcPr>
          <w:p w14:paraId="4E093BB7" w14:textId="6843C36C" w:rsidR="00E81D97" w:rsidRPr="0039239D" w:rsidRDefault="00E81D97" w:rsidP="00D2498A">
            <w:pPr>
              <w:spacing w:line="360" w:lineRule="auto"/>
              <w:jc w:val="both"/>
              <w:rPr>
                <w:rFonts w:ascii="Arial" w:hAnsi="Arial" w:cs="Arial"/>
                <w:sz w:val="16"/>
                <w:szCs w:val="16"/>
              </w:rPr>
            </w:pPr>
            <w:del w:id="751" w:author="Felix Pascal (felixpas)" w:date="2025-07-01T12:30:00Z">
              <w:r w:rsidRPr="0039239D" w:rsidDel="00A14AE5">
                <w:rPr>
                  <w:rFonts w:ascii="Arial" w:hAnsi="Arial" w:cs="Arial"/>
                  <w:sz w:val="16"/>
                  <w:szCs w:val="16"/>
                </w:rPr>
                <w:delText>Soil r</w:delText>
              </w:r>
            </w:del>
            <w:ins w:id="752" w:author="Felix Pascal (felixpas)" w:date="2025-07-01T12:30:00Z">
              <w:r w:rsidR="00A14AE5">
                <w:rPr>
                  <w:rFonts w:ascii="Arial" w:hAnsi="Arial" w:cs="Arial"/>
                  <w:sz w:val="16"/>
                  <w:szCs w:val="16"/>
                </w:rPr>
                <w:t>R</w:t>
              </w:r>
            </w:ins>
            <w:r w:rsidRPr="0039239D">
              <w:rPr>
                <w:rFonts w:ascii="Arial" w:hAnsi="Arial" w:cs="Arial"/>
                <w:sz w:val="16"/>
                <w:szCs w:val="16"/>
              </w:rPr>
              <w:t>eaction</w:t>
            </w:r>
          </w:p>
        </w:tc>
        <w:tc>
          <w:tcPr>
            <w:tcW w:w="1350" w:type="dxa"/>
            <w:tcPrChange w:id="753" w:author="Felix Pascal (felixpas)" w:date="2025-07-01T12:01:00Z">
              <w:tcPr>
                <w:tcW w:w="1376" w:type="dxa"/>
              </w:tcPr>
            </w:tcPrChange>
          </w:tcPr>
          <w:p w14:paraId="5344C31B" w14:textId="6DDB2C7F"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–0.00009</w:t>
            </w:r>
          </w:p>
        </w:tc>
        <w:tc>
          <w:tcPr>
            <w:tcW w:w="1191" w:type="dxa"/>
            <w:tcPrChange w:id="754" w:author="Felix Pascal (felixpas)" w:date="2025-07-01T12:01:00Z">
              <w:tcPr>
                <w:tcW w:w="1213" w:type="dxa"/>
              </w:tcPr>
            </w:tcPrChange>
          </w:tcPr>
          <w:p w14:paraId="0FFDC4AB" w14:textId="0C46E985"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0.00024</w:t>
            </w:r>
          </w:p>
        </w:tc>
        <w:tc>
          <w:tcPr>
            <w:tcW w:w="1260" w:type="dxa"/>
            <w:tcPrChange w:id="755" w:author="Felix Pascal (felixpas)" w:date="2025-07-01T12:01:00Z">
              <w:tcPr>
                <w:tcW w:w="1295" w:type="dxa"/>
              </w:tcPr>
            </w:tcPrChange>
          </w:tcPr>
          <w:p w14:paraId="156E9024" w14:textId="17793DA7"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–0.39</w:t>
            </w:r>
          </w:p>
        </w:tc>
        <w:tc>
          <w:tcPr>
            <w:tcW w:w="1264" w:type="dxa"/>
            <w:tcPrChange w:id="756" w:author="Felix Pascal (felixpas)" w:date="2025-07-01T12:01:00Z">
              <w:tcPr>
                <w:tcW w:w="1295" w:type="dxa"/>
              </w:tcPr>
            </w:tcPrChange>
          </w:tcPr>
          <w:p w14:paraId="4D9C7B83" w14:textId="213EFB33"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0.696</w:t>
            </w:r>
          </w:p>
        </w:tc>
        <w:tc>
          <w:tcPr>
            <w:tcW w:w="1262" w:type="dxa"/>
            <w:tcPrChange w:id="757" w:author="Felix Pascal (felixpas)" w:date="2025-07-01T12:01:00Z">
              <w:tcPr>
                <w:tcW w:w="1295" w:type="dxa"/>
              </w:tcPr>
            </w:tcPrChange>
          </w:tcPr>
          <w:p w14:paraId="073B208B" w14:textId="08378A9A" w:rsidR="00E81D97" w:rsidRPr="0039239D" w:rsidRDefault="00E81D97" w:rsidP="00D2498A">
            <w:pPr>
              <w:spacing w:line="360" w:lineRule="auto"/>
              <w:jc w:val="both"/>
              <w:rPr>
                <w:rFonts w:ascii="Arial" w:hAnsi="Arial" w:cs="Arial"/>
                <w:sz w:val="16"/>
                <w:szCs w:val="16"/>
              </w:rPr>
            </w:pPr>
            <w:proofErr w:type="spellStart"/>
            <w:r w:rsidRPr="0039239D">
              <w:rPr>
                <w:rFonts w:ascii="Arial" w:hAnsi="Arial" w:cs="Arial"/>
                <w:sz w:val="16"/>
                <w:szCs w:val="16"/>
              </w:rPr>
              <w:t>n.s</w:t>
            </w:r>
            <w:proofErr w:type="spellEnd"/>
            <w:r w:rsidRPr="0039239D">
              <w:rPr>
                <w:rFonts w:ascii="Arial" w:hAnsi="Arial" w:cs="Arial"/>
                <w:sz w:val="16"/>
                <w:szCs w:val="16"/>
              </w:rPr>
              <w:t>.</w:t>
            </w:r>
          </w:p>
        </w:tc>
      </w:tr>
      <w:tr w:rsidR="00E81D97" w:rsidRPr="0039239D" w14:paraId="4FBD09C8" w14:textId="77777777" w:rsidTr="00E81D97">
        <w:tc>
          <w:tcPr>
            <w:tcW w:w="1696" w:type="dxa"/>
            <w:tcPrChange w:id="758" w:author="Felix Pascal (felixpas)" w:date="2025-07-01T12:01:00Z">
              <w:tcPr>
                <w:tcW w:w="1742" w:type="dxa"/>
              </w:tcPr>
            </w:tcPrChange>
          </w:tcPr>
          <w:p w14:paraId="20CBA4FD" w14:textId="5A054321" w:rsidR="00E81D97" w:rsidRPr="0039239D" w:rsidRDefault="00E81D97" w:rsidP="00D2498A">
            <w:pPr>
              <w:spacing w:line="360" w:lineRule="auto"/>
              <w:jc w:val="both"/>
              <w:rPr>
                <w:rFonts w:ascii="Arial" w:hAnsi="Arial" w:cs="Arial"/>
                <w:sz w:val="16"/>
                <w:szCs w:val="16"/>
              </w:rPr>
            </w:pPr>
            <w:del w:id="759" w:author="Felix Pascal (felixpas)" w:date="2025-07-01T12:28:00Z">
              <w:r w:rsidRPr="0039239D" w:rsidDel="00A14AE5">
                <w:rPr>
                  <w:rFonts w:ascii="Arial" w:hAnsi="Arial" w:cs="Arial"/>
                  <w:sz w:val="16"/>
                  <w:szCs w:val="16"/>
                </w:rPr>
                <w:delText>Nitrogen</w:delText>
              </w:r>
            </w:del>
            <w:ins w:id="760" w:author="Felix Pascal (felixpas)" w:date="2025-07-01T12:28:00Z">
              <w:r w:rsidR="00A14AE5">
                <w:rPr>
                  <w:rFonts w:ascii="Arial" w:hAnsi="Arial" w:cs="Arial"/>
                  <w:sz w:val="16"/>
                  <w:szCs w:val="16"/>
                </w:rPr>
                <w:t>Nutrients</w:t>
              </w:r>
            </w:ins>
          </w:p>
        </w:tc>
        <w:tc>
          <w:tcPr>
            <w:tcW w:w="1350" w:type="dxa"/>
            <w:tcPrChange w:id="761" w:author="Felix Pascal (felixpas)" w:date="2025-07-01T12:01:00Z">
              <w:tcPr>
                <w:tcW w:w="1376" w:type="dxa"/>
              </w:tcPr>
            </w:tcPrChange>
          </w:tcPr>
          <w:p w14:paraId="3F853ECC" w14:textId="50DDB05A"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+0.00001</w:t>
            </w:r>
          </w:p>
        </w:tc>
        <w:tc>
          <w:tcPr>
            <w:tcW w:w="1191" w:type="dxa"/>
            <w:tcPrChange w:id="762" w:author="Felix Pascal (felixpas)" w:date="2025-07-01T12:01:00Z">
              <w:tcPr>
                <w:tcW w:w="1213" w:type="dxa"/>
              </w:tcPr>
            </w:tcPrChange>
          </w:tcPr>
          <w:p w14:paraId="75C6FD7C" w14:textId="63C34F39"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0.00024</w:t>
            </w:r>
          </w:p>
        </w:tc>
        <w:tc>
          <w:tcPr>
            <w:tcW w:w="1260" w:type="dxa"/>
            <w:tcPrChange w:id="763" w:author="Felix Pascal (felixpas)" w:date="2025-07-01T12:01:00Z">
              <w:tcPr>
                <w:tcW w:w="1295" w:type="dxa"/>
              </w:tcPr>
            </w:tcPrChange>
          </w:tcPr>
          <w:p w14:paraId="6DF77508" w14:textId="56C33870"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0.06</w:t>
            </w:r>
          </w:p>
        </w:tc>
        <w:tc>
          <w:tcPr>
            <w:tcW w:w="1264" w:type="dxa"/>
            <w:tcPrChange w:id="764" w:author="Felix Pascal (felixpas)" w:date="2025-07-01T12:01:00Z">
              <w:tcPr>
                <w:tcW w:w="1295" w:type="dxa"/>
              </w:tcPr>
            </w:tcPrChange>
          </w:tcPr>
          <w:p w14:paraId="49519ED4" w14:textId="1A590EC3"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0.955</w:t>
            </w:r>
          </w:p>
        </w:tc>
        <w:tc>
          <w:tcPr>
            <w:tcW w:w="1262" w:type="dxa"/>
            <w:tcPrChange w:id="765" w:author="Felix Pascal (felixpas)" w:date="2025-07-01T12:01:00Z">
              <w:tcPr>
                <w:tcW w:w="1295" w:type="dxa"/>
              </w:tcPr>
            </w:tcPrChange>
          </w:tcPr>
          <w:p w14:paraId="5B470CA5" w14:textId="6597FBCB" w:rsidR="00E81D97" w:rsidRPr="0039239D" w:rsidRDefault="00E81D97" w:rsidP="00D2498A">
            <w:pPr>
              <w:spacing w:line="360" w:lineRule="auto"/>
              <w:jc w:val="both"/>
              <w:rPr>
                <w:rFonts w:ascii="Arial" w:hAnsi="Arial" w:cs="Arial"/>
                <w:sz w:val="16"/>
                <w:szCs w:val="16"/>
              </w:rPr>
            </w:pPr>
            <w:proofErr w:type="spellStart"/>
            <w:r w:rsidRPr="0039239D">
              <w:rPr>
                <w:rFonts w:ascii="Arial" w:hAnsi="Arial" w:cs="Arial"/>
                <w:sz w:val="16"/>
                <w:szCs w:val="16"/>
              </w:rPr>
              <w:t>n.s</w:t>
            </w:r>
            <w:proofErr w:type="spellEnd"/>
            <w:r w:rsidRPr="0039239D">
              <w:rPr>
                <w:rFonts w:ascii="Arial" w:hAnsi="Arial" w:cs="Arial"/>
                <w:sz w:val="16"/>
                <w:szCs w:val="16"/>
              </w:rPr>
              <w:t>.</w:t>
            </w:r>
          </w:p>
        </w:tc>
      </w:tr>
      <w:tr w:rsidR="00E81D97" w:rsidRPr="0039239D" w14:paraId="1F3A6D76" w14:textId="77777777" w:rsidTr="00E81D97">
        <w:tc>
          <w:tcPr>
            <w:tcW w:w="1696" w:type="dxa"/>
            <w:tcPrChange w:id="766" w:author="Felix Pascal (felixpas)" w:date="2025-07-01T12:01:00Z">
              <w:tcPr>
                <w:tcW w:w="1742" w:type="dxa"/>
              </w:tcPr>
            </w:tcPrChange>
          </w:tcPr>
          <w:p w14:paraId="35DD00F7" w14:textId="63776AD0" w:rsidR="00E81D97" w:rsidRPr="0039239D" w:rsidRDefault="00E81D97" w:rsidP="00D2498A">
            <w:pPr>
              <w:spacing w:line="360" w:lineRule="auto"/>
              <w:jc w:val="both"/>
              <w:rPr>
                <w:rFonts w:ascii="Arial" w:hAnsi="Arial" w:cs="Arial"/>
                <w:sz w:val="16"/>
                <w:szCs w:val="16"/>
              </w:rPr>
            </w:pPr>
            <w:commentRangeStart w:id="767"/>
            <w:del w:id="768" w:author="Felix Pascal (felixpas)" w:date="2025-07-01T12:31:00Z">
              <w:r w:rsidRPr="0039239D" w:rsidDel="00A14AE5">
                <w:rPr>
                  <w:rFonts w:ascii="Arial" w:hAnsi="Arial" w:cs="Arial"/>
                  <w:sz w:val="16"/>
                  <w:szCs w:val="16"/>
                </w:rPr>
                <w:delText>Soil aeration (Ellenberg M)</w:delText>
              </w:r>
              <w:commentRangeEnd w:id="767"/>
              <w:r w:rsidDel="00A14AE5">
                <w:rPr>
                  <w:rStyle w:val="Kommentarzeichen"/>
                </w:rPr>
                <w:commentReference w:id="767"/>
              </w:r>
            </w:del>
            <w:proofErr w:type="spellStart"/>
            <w:ins w:id="769" w:author="Felix Pascal (felixpas)" w:date="2025-07-01T12:31:00Z">
              <w:r w:rsidR="00A14AE5">
                <w:rPr>
                  <w:rFonts w:ascii="Arial" w:hAnsi="Arial" w:cs="Arial"/>
                  <w:sz w:val="16"/>
                  <w:szCs w:val="16"/>
                </w:rPr>
                <w:t>Hemeroby</w:t>
              </w:r>
            </w:ins>
            <w:proofErr w:type="spellEnd"/>
          </w:p>
        </w:tc>
        <w:tc>
          <w:tcPr>
            <w:tcW w:w="1350" w:type="dxa"/>
            <w:tcPrChange w:id="770" w:author="Felix Pascal (felixpas)" w:date="2025-07-01T12:01:00Z">
              <w:tcPr>
                <w:tcW w:w="1376" w:type="dxa"/>
              </w:tcPr>
            </w:tcPrChange>
          </w:tcPr>
          <w:p w14:paraId="7A7AE0DD" w14:textId="29C84D8B"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+0.00250</w:t>
            </w:r>
          </w:p>
        </w:tc>
        <w:tc>
          <w:tcPr>
            <w:tcW w:w="1191" w:type="dxa"/>
            <w:tcPrChange w:id="771" w:author="Felix Pascal (felixpas)" w:date="2025-07-01T12:01:00Z">
              <w:tcPr>
                <w:tcW w:w="1213" w:type="dxa"/>
              </w:tcPr>
            </w:tcPrChange>
          </w:tcPr>
          <w:p w14:paraId="57117605" w14:textId="045398BA"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0.00032</w:t>
            </w:r>
          </w:p>
        </w:tc>
        <w:tc>
          <w:tcPr>
            <w:tcW w:w="1260" w:type="dxa"/>
            <w:tcPrChange w:id="772" w:author="Felix Pascal (felixpas)" w:date="2025-07-01T12:01:00Z">
              <w:tcPr>
                <w:tcW w:w="1295" w:type="dxa"/>
              </w:tcPr>
            </w:tcPrChange>
          </w:tcPr>
          <w:p w14:paraId="53E981D8" w14:textId="1616D923"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7.72</w:t>
            </w:r>
          </w:p>
        </w:tc>
        <w:tc>
          <w:tcPr>
            <w:tcW w:w="1264" w:type="dxa"/>
            <w:tcPrChange w:id="773" w:author="Felix Pascal (felixpas)" w:date="2025-07-01T12:01:00Z">
              <w:tcPr>
                <w:tcW w:w="1295" w:type="dxa"/>
              </w:tcPr>
            </w:tcPrChange>
          </w:tcPr>
          <w:p w14:paraId="4027281D" w14:textId="0594C4B9"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&lt;0.001</w:t>
            </w:r>
          </w:p>
        </w:tc>
        <w:tc>
          <w:tcPr>
            <w:tcW w:w="1262" w:type="dxa"/>
            <w:tcPrChange w:id="774" w:author="Felix Pascal (felixpas)" w:date="2025-07-01T12:01:00Z">
              <w:tcPr>
                <w:tcW w:w="1295" w:type="dxa"/>
              </w:tcPr>
            </w:tcPrChange>
          </w:tcPr>
          <w:p w14:paraId="393AC8E9" w14:textId="374B98BE"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w:t>
            </w:r>
          </w:p>
        </w:tc>
      </w:tr>
      <w:tr w:rsidR="00E81D97" w:rsidRPr="0039239D" w14:paraId="5F12715A" w14:textId="77777777" w:rsidTr="00E81D97">
        <w:tc>
          <w:tcPr>
            <w:tcW w:w="1696" w:type="dxa"/>
            <w:tcPrChange w:id="775" w:author="Felix Pascal (felixpas)" w:date="2025-07-01T12:01:00Z">
              <w:tcPr>
                <w:tcW w:w="1742" w:type="dxa"/>
              </w:tcPr>
            </w:tcPrChange>
          </w:tcPr>
          <w:p w14:paraId="72E2A6CF" w14:textId="37BAE56B" w:rsidR="00E81D97" w:rsidRPr="0039239D" w:rsidRDefault="00E81D97" w:rsidP="00D2498A">
            <w:pPr>
              <w:spacing w:line="360" w:lineRule="auto"/>
              <w:jc w:val="both"/>
              <w:rPr>
                <w:rFonts w:ascii="Arial" w:hAnsi="Arial" w:cs="Arial"/>
                <w:sz w:val="16"/>
                <w:szCs w:val="16"/>
              </w:rPr>
            </w:pPr>
            <w:del w:id="776" w:author="Felix Pascal (felixpas)" w:date="2025-07-01T12:32:00Z">
              <w:r w:rsidRPr="0039239D" w:rsidDel="00A14AE5">
                <w:rPr>
                  <w:rFonts w:ascii="Arial" w:hAnsi="Arial" w:cs="Arial"/>
                  <w:sz w:val="16"/>
                  <w:szCs w:val="16"/>
                </w:rPr>
                <w:delText>Mycorrhizal value</w:delText>
              </w:r>
            </w:del>
            <w:ins w:id="777" w:author="Felix Pascal (felixpas)" w:date="2025-07-01T12:32:00Z">
              <w:r w:rsidR="00A14AE5">
                <w:rPr>
                  <w:rFonts w:ascii="Arial" w:hAnsi="Arial" w:cs="Arial"/>
                  <w:sz w:val="16"/>
                  <w:szCs w:val="16"/>
                </w:rPr>
                <w:t>Mowing Tolerance</w:t>
              </w:r>
            </w:ins>
          </w:p>
        </w:tc>
        <w:tc>
          <w:tcPr>
            <w:tcW w:w="1350" w:type="dxa"/>
            <w:tcPrChange w:id="778" w:author="Felix Pascal (felixpas)" w:date="2025-07-01T12:01:00Z">
              <w:tcPr>
                <w:tcW w:w="1376" w:type="dxa"/>
              </w:tcPr>
            </w:tcPrChange>
          </w:tcPr>
          <w:p w14:paraId="7C264CA8" w14:textId="46D3E186"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–0.00141</w:t>
            </w:r>
          </w:p>
        </w:tc>
        <w:tc>
          <w:tcPr>
            <w:tcW w:w="1191" w:type="dxa"/>
            <w:tcPrChange w:id="779" w:author="Felix Pascal (felixpas)" w:date="2025-07-01T12:01:00Z">
              <w:tcPr>
                <w:tcW w:w="1213" w:type="dxa"/>
              </w:tcPr>
            </w:tcPrChange>
          </w:tcPr>
          <w:p w14:paraId="6457B3CD" w14:textId="497FB975"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0.00052</w:t>
            </w:r>
          </w:p>
        </w:tc>
        <w:tc>
          <w:tcPr>
            <w:tcW w:w="1260" w:type="dxa"/>
            <w:tcPrChange w:id="780" w:author="Felix Pascal (felixpas)" w:date="2025-07-01T12:01:00Z">
              <w:tcPr>
                <w:tcW w:w="1295" w:type="dxa"/>
              </w:tcPr>
            </w:tcPrChange>
          </w:tcPr>
          <w:p w14:paraId="1399B989" w14:textId="43FA86EF"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–2.69</w:t>
            </w:r>
          </w:p>
        </w:tc>
        <w:tc>
          <w:tcPr>
            <w:tcW w:w="1264" w:type="dxa"/>
            <w:tcPrChange w:id="781" w:author="Felix Pascal (felixpas)" w:date="2025-07-01T12:01:00Z">
              <w:tcPr>
                <w:tcW w:w="1295" w:type="dxa"/>
              </w:tcPr>
            </w:tcPrChange>
          </w:tcPr>
          <w:p w14:paraId="0B6F6C21" w14:textId="7D1758F6"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0.007</w:t>
            </w:r>
          </w:p>
        </w:tc>
        <w:tc>
          <w:tcPr>
            <w:tcW w:w="1262" w:type="dxa"/>
            <w:tcPrChange w:id="782" w:author="Felix Pascal (felixpas)" w:date="2025-07-01T12:01:00Z">
              <w:tcPr>
                <w:tcW w:w="1295" w:type="dxa"/>
              </w:tcPr>
            </w:tcPrChange>
          </w:tcPr>
          <w:p w14:paraId="4C93D9AC" w14:textId="03BCC2EB"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w:t>
            </w:r>
          </w:p>
        </w:tc>
      </w:tr>
      <w:tr w:rsidR="00E81D97" w:rsidRPr="0039239D" w14:paraId="2F7A8352" w14:textId="77777777" w:rsidTr="00E81D97">
        <w:tc>
          <w:tcPr>
            <w:tcW w:w="1696" w:type="dxa"/>
            <w:tcPrChange w:id="783" w:author="Felix Pascal (felixpas)" w:date="2025-07-01T12:01:00Z">
              <w:tcPr>
                <w:tcW w:w="1742" w:type="dxa"/>
              </w:tcPr>
            </w:tcPrChange>
          </w:tcPr>
          <w:p w14:paraId="559FB74B" w14:textId="76F674B1" w:rsidR="00E81D97" w:rsidRPr="0039239D" w:rsidRDefault="00E81D97" w:rsidP="00D2498A">
            <w:pPr>
              <w:spacing w:line="360" w:lineRule="auto"/>
              <w:jc w:val="both"/>
              <w:rPr>
                <w:rFonts w:ascii="Arial" w:hAnsi="Arial" w:cs="Arial"/>
                <w:sz w:val="16"/>
                <w:szCs w:val="16"/>
              </w:rPr>
            </w:pPr>
            <w:del w:id="784" w:author="Felix Pascal (felixpas)" w:date="2025-07-01T12:18:00Z">
              <w:r w:rsidRPr="0039239D" w:rsidDel="00A37BFA">
                <w:rPr>
                  <w:rFonts w:ascii="Arial" w:hAnsi="Arial" w:cs="Arial"/>
                  <w:sz w:val="16"/>
                  <w:szCs w:val="16"/>
                </w:rPr>
                <w:delText>Constancy score</w:delText>
              </w:r>
            </w:del>
            <w:ins w:id="785" w:author="Felix Pascal (felixpas)" w:date="2025-07-01T12:42:00Z">
              <w:r w:rsidR="00CE352A">
                <w:rPr>
                  <w:rFonts w:ascii="Arial" w:hAnsi="Arial" w:cs="Arial"/>
                  <w:sz w:val="16"/>
                  <w:szCs w:val="16"/>
                </w:rPr>
                <w:t>Competitors</w:t>
              </w:r>
            </w:ins>
          </w:p>
        </w:tc>
        <w:tc>
          <w:tcPr>
            <w:tcW w:w="1350" w:type="dxa"/>
            <w:tcPrChange w:id="786" w:author="Felix Pascal (felixpas)" w:date="2025-07-01T12:01:00Z">
              <w:tcPr>
                <w:tcW w:w="1376" w:type="dxa"/>
              </w:tcPr>
            </w:tcPrChange>
          </w:tcPr>
          <w:p w14:paraId="6B47AA36" w14:textId="766048E4"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+0.00026</w:t>
            </w:r>
          </w:p>
        </w:tc>
        <w:tc>
          <w:tcPr>
            <w:tcW w:w="1191" w:type="dxa"/>
            <w:tcPrChange w:id="787" w:author="Felix Pascal (felixpas)" w:date="2025-07-01T12:01:00Z">
              <w:tcPr>
                <w:tcW w:w="1213" w:type="dxa"/>
              </w:tcPr>
            </w:tcPrChange>
          </w:tcPr>
          <w:p w14:paraId="3759BE06" w14:textId="66D94E28"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0.00029</w:t>
            </w:r>
          </w:p>
        </w:tc>
        <w:tc>
          <w:tcPr>
            <w:tcW w:w="1260" w:type="dxa"/>
            <w:tcPrChange w:id="788" w:author="Felix Pascal (felixpas)" w:date="2025-07-01T12:01:00Z">
              <w:tcPr>
                <w:tcW w:w="1295" w:type="dxa"/>
              </w:tcPr>
            </w:tcPrChange>
          </w:tcPr>
          <w:p w14:paraId="08DBAEF2" w14:textId="39985423"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0.89</w:t>
            </w:r>
          </w:p>
        </w:tc>
        <w:tc>
          <w:tcPr>
            <w:tcW w:w="1264" w:type="dxa"/>
            <w:tcPrChange w:id="789" w:author="Felix Pascal (felixpas)" w:date="2025-07-01T12:01:00Z">
              <w:tcPr>
                <w:tcW w:w="1295" w:type="dxa"/>
              </w:tcPr>
            </w:tcPrChange>
          </w:tcPr>
          <w:p w14:paraId="6ED32751" w14:textId="23E08301"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0.372</w:t>
            </w:r>
          </w:p>
        </w:tc>
        <w:tc>
          <w:tcPr>
            <w:tcW w:w="1262" w:type="dxa"/>
            <w:tcPrChange w:id="790" w:author="Felix Pascal (felixpas)" w:date="2025-07-01T12:01:00Z">
              <w:tcPr>
                <w:tcW w:w="1295" w:type="dxa"/>
              </w:tcPr>
            </w:tcPrChange>
          </w:tcPr>
          <w:p w14:paraId="3598517A" w14:textId="770E915B" w:rsidR="00E81D97" w:rsidRPr="0039239D" w:rsidRDefault="00E81D97" w:rsidP="00D2498A">
            <w:pPr>
              <w:spacing w:line="360" w:lineRule="auto"/>
              <w:jc w:val="both"/>
              <w:rPr>
                <w:rFonts w:ascii="Arial" w:hAnsi="Arial" w:cs="Arial"/>
                <w:sz w:val="16"/>
                <w:szCs w:val="16"/>
              </w:rPr>
            </w:pPr>
            <w:proofErr w:type="spellStart"/>
            <w:r w:rsidRPr="0039239D">
              <w:rPr>
                <w:rFonts w:ascii="Arial" w:hAnsi="Arial" w:cs="Arial"/>
                <w:sz w:val="16"/>
                <w:szCs w:val="16"/>
              </w:rPr>
              <w:t>n.s</w:t>
            </w:r>
            <w:proofErr w:type="spellEnd"/>
            <w:r w:rsidRPr="0039239D">
              <w:rPr>
                <w:rFonts w:ascii="Arial" w:hAnsi="Arial" w:cs="Arial"/>
                <w:sz w:val="16"/>
                <w:szCs w:val="16"/>
              </w:rPr>
              <w:t>.</w:t>
            </w:r>
          </w:p>
        </w:tc>
      </w:tr>
      <w:tr w:rsidR="00E81D97" w:rsidRPr="0039239D" w14:paraId="36540C88" w14:textId="77777777" w:rsidTr="00E81D97">
        <w:tc>
          <w:tcPr>
            <w:tcW w:w="1696" w:type="dxa"/>
            <w:tcPrChange w:id="791" w:author="Felix Pascal (felixpas)" w:date="2025-07-01T12:01:00Z">
              <w:tcPr>
                <w:tcW w:w="1742" w:type="dxa"/>
              </w:tcPr>
            </w:tcPrChange>
          </w:tcPr>
          <w:p w14:paraId="26D72053" w14:textId="6DC78708" w:rsidR="00E81D97" w:rsidRPr="0039239D" w:rsidRDefault="00E81D97" w:rsidP="00D2498A">
            <w:pPr>
              <w:spacing w:line="360" w:lineRule="auto"/>
              <w:jc w:val="both"/>
              <w:rPr>
                <w:rFonts w:ascii="Arial" w:hAnsi="Arial" w:cs="Arial"/>
                <w:sz w:val="16"/>
                <w:szCs w:val="16"/>
              </w:rPr>
            </w:pPr>
            <w:del w:id="792" w:author="Felix Pascal (felixpas)" w:date="2025-07-01T12:18:00Z">
              <w:r w:rsidRPr="0039239D" w:rsidDel="00A37BFA">
                <w:rPr>
                  <w:rFonts w:ascii="Arial" w:hAnsi="Arial" w:cs="Arial"/>
                  <w:sz w:val="16"/>
                  <w:szCs w:val="16"/>
                </w:rPr>
                <w:delText>Synanthropy score</w:delText>
              </w:r>
            </w:del>
            <w:ins w:id="793" w:author="Felix Pascal (felixpas)" w:date="2025-07-01T12:42:00Z">
              <w:r w:rsidR="00CE352A">
                <w:rPr>
                  <w:rFonts w:ascii="Arial" w:hAnsi="Arial" w:cs="Arial"/>
                  <w:sz w:val="16"/>
                  <w:szCs w:val="16"/>
                </w:rPr>
                <w:t>Stress</w:t>
              </w:r>
            </w:ins>
          </w:p>
        </w:tc>
        <w:tc>
          <w:tcPr>
            <w:tcW w:w="1350" w:type="dxa"/>
            <w:tcPrChange w:id="794" w:author="Felix Pascal (felixpas)" w:date="2025-07-01T12:01:00Z">
              <w:tcPr>
                <w:tcW w:w="1376" w:type="dxa"/>
              </w:tcPr>
            </w:tcPrChange>
          </w:tcPr>
          <w:p w14:paraId="25FFD277" w14:textId="1E325FCD"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–0.00132</w:t>
            </w:r>
          </w:p>
        </w:tc>
        <w:tc>
          <w:tcPr>
            <w:tcW w:w="1191" w:type="dxa"/>
            <w:tcPrChange w:id="795" w:author="Felix Pascal (felixpas)" w:date="2025-07-01T12:01:00Z">
              <w:tcPr>
                <w:tcW w:w="1213" w:type="dxa"/>
              </w:tcPr>
            </w:tcPrChange>
          </w:tcPr>
          <w:p w14:paraId="6239EF8D" w14:textId="0D920D5F"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0.00022</w:t>
            </w:r>
          </w:p>
        </w:tc>
        <w:tc>
          <w:tcPr>
            <w:tcW w:w="1260" w:type="dxa"/>
            <w:tcPrChange w:id="796" w:author="Felix Pascal (felixpas)" w:date="2025-07-01T12:01:00Z">
              <w:tcPr>
                <w:tcW w:w="1295" w:type="dxa"/>
              </w:tcPr>
            </w:tcPrChange>
          </w:tcPr>
          <w:p w14:paraId="63A7E9A2" w14:textId="3717BD72"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–5.96</w:t>
            </w:r>
          </w:p>
        </w:tc>
        <w:tc>
          <w:tcPr>
            <w:tcW w:w="1264" w:type="dxa"/>
            <w:tcPrChange w:id="797" w:author="Felix Pascal (felixpas)" w:date="2025-07-01T12:01:00Z">
              <w:tcPr>
                <w:tcW w:w="1295" w:type="dxa"/>
              </w:tcPr>
            </w:tcPrChange>
          </w:tcPr>
          <w:p w14:paraId="3BBADDE5" w14:textId="24CB8047" w:rsidR="00E81D97" w:rsidRPr="0039239D" w:rsidRDefault="00E81D97" w:rsidP="00D2498A">
            <w:pPr>
              <w:spacing w:line="360" w:lineRule="auto"/>
              <w:jc w:val="both"/>
              <w:rPr>
                <w:rFonts w:ascii="Arial" w:hAnsi="Arial" w:cs="Arial"/>
                <w:sz w:val="16"/>
                <w:szCs w:val="16"/>
              </w:rPr>
            </w:pPr>
            <w:r w:rsidRPr="0039239D">
              <w:rPr>
                <w:rFonts w:ascii="Arial" w:hAnsi="Arial" w:cs="Arial"/>
                <w:sz w:val="16"/>
                <w:szCs w:val="16"/>
              </w:rPr>
              <w:t>&lt;0.001</w:t>
            </w:r>
          </w:p>
        </w:tc>
        <w:tc>
          <w:tcPr>
            <w:tcW w:w="1262" w:type="dxa"/>
            <w:tcPrChange w:id="798" w:author="Felix Pascal (felixpas)" w:date="2025-07-01T12:01:00Z">
              <w:tcPr>
                <w:tcW w:w="1295" w:type="dxa"/>
              </w:tcPr>
            </w:tcPrChange>
          </w:tcPr>
          <w:p w14:paraId="05E8397A" w14:textId="77777777" w:rsidR="00E81D97" w:rsidRDefault="00E81D97" w:rsidP="00D2498A">
            <w:pPr>
              <w:spacing w:line="360" w:lineRule="auto"/>
              <w:jc w:val="both"/>
              <w:rPr>
                <w:ins w:id="799" w:author="Felix Pascal (felixpas)" w:date="2025-07-01T12:17:00Z"/>
                <w:rFonts w:ascii="Arial" w:hAnsi="Arial" w:cs="Arial"/>
                <w:sz w:val="16"/>
                <w:szCs w:val="16"/>
              </w:rPr>
            </w:pPr>
            <w:r w:rsidRPr="0039239D">
              <w:rPr>
                <w:rFonts w:ascii="Arial" w:hAnsi="Arial" w:cs="Arial"/>
                <w:sz w:val="16"/>
                <w:szCs w:val="16"/>
              </w:rPr>
              <w:t>***</w:t>
            </w:r>
          </w:p>
          <w:p w14:paraId="0ADF5F34" w14:textId="68865E9A" w:rsidR="00A37BFA" w:rsidRPr="0039239D" w:rsidRDefault="00A37BFA" w:rsidP="00D2498A">
            <w:pPr>
              <w:spacing w:line="360" w:lineRule="auto"/>
              <w:jc w:val="both"/>
              <w:rPr>
                <w:rFonts w:ascii="Arial" w:hAnsi="Arial" w:cs="Arial"/>
                <w:sz w:val="16"/>
                <w:szCs w:val="16"/>
              </w:rPr>
            </w:pPr>
          </w:p>
        </w:tc>
      </w:tr>
      <w:tr w:rsidR="00A37BFA" w:rsidRPr="0039239D" w14:paraId="42533A57" w14:textId="77777777" w:rsidTr="00E81D97">
        <w:trPr>
          <w:ins w:id="800" w:author="Felix Pascal (felixpas)" w:date="2025-07-01T12:17:00Z"/>
        </w:trPr>
        <w:tc>
          <w:tcPr>
            <w:tcW w:w="1696" w:type="dxa"/>
          </w:tcPr>
          <w:p w14:paraId="721BF67D" w14:textId="38E05F5F" w:rsidR="00A37BFA" w:rsidRPr="0039239D" w:rsidRDefault="00CE352A" w:rsidP="00D2498A">
            <w:pPr>
              <w:spacing w:line="360" w:lineRule="auto"/>
              <w:jc w:val="both"/>
              <w:rPr>
                <w:ins w:id="801" w:author="Felix Pascal (felixpas)" w:date="2025-07-01T12:17:00Z"/>
                <w:rFonts w:ascii="Arial" w:hAnsi="Arial" w:cs="Arial"/>
                <w:sz w:val="16"/>
                <w:szCs w:val="16"/>
              </w:rPr>
            </w:pPr>
            <w:ins w:id="802" w:author="Felix Pascal (felixpas)" w:date="2025-07-01T12:42:00Z">
              <w:r>
                <w:rPr>
                  <w:rFonts w:ascii="Arial" w:hAnsi="Arial" w:cs="Arial"/>
                  <w:sz w:val="16"/>
                  <w:szCs w:val="16"/>
                </w:rPr>
                <w:t>Ruderals</w:t>
              </w:r>
            </w:ins>
          </w:p>
        </w:tc>
        <w:tc>
          <w:tcPr>
            <w:tcW w:w="1350" w:type="dxa"/>
          </w:tcPr>
          <w:p w14:paraId="35CC09BB" w14:textId="11AFB13C" w:rsidR="00A37BFA" w:rsidRPr="0039239D" w:rsidRDefault="00A14AE5" w:rsidP="00D2498A">
            <w:pPr>
              <w:spacing w:line="360" w:lineRule="auto"/>
              <w:jc w:val="both"/>
              <w:rPr>
                <w:ins w:id="803" w:author="Felix Pascal (felixpas)" w:date="2025-07-01T12:17:00Z"/>
                <w:rFonts w:ascii="Arial" w:hAnsi="Arial" w:cs="Arial"/>
                <w:sz w:val="16"/>
                <w:szCs w:val="16"/>
              </w:rPr>
            </w:pPr>
            <w:ins w:id="804" w:author="Felix Pascal (felixpas)" w:date="2025-07-01T12:34:00Z">
              <w:r>
                <w:rPr>
                  <w:rFonts w:ascii="Arial" w:hAnsi="Arial" w:cs="Arial"/>
                  <w:sz w:val="16"/>
                  <w:szCs w:val="16"/>
                </w:rPr>
                <w:t>0.00</w:t>
              </w:r>
            </w:ins>
            <w:ins w:id="805" w:author="Felix Pascal (felixpas)" w:date="2025-07-01T12:18:00Z">
              <w:r w:rsidR="00A37BFA">
                <w:rPr>
                  <w:rFonts w:ascii="Arial" w:hAnsi="Arial" w:cs="Arial"/>
                  <w:sz w:val="16"/>
                  <w:szCs w:val="16"/>
                </w:rPr>
                <w:t>106</w:t>
              </w:r>
            </w:ins>
            <w:ins w:id="806" w:author="Felix Pascal (felixpas)" w:date="2025-07-01T12:35:00Z">
              <w:r w:rsidR="00CE352A">
                <w:rPr>
                  <w:rFonts w:ascii="Arial" w:hAnsi="Arial" w:cs="Arial"/>
                  <w:sz w:val="16"/>
                  <w:szCs w:val="16"/>
                </w:rPr>
                <w:t>6</w:t>
              </w:r>
            </w:ins>
          </w:p>
        </w:tc>
        <w:tc>
          <w:tcPr>
            <w:tcW w:w="1191" w:type="dxa"/>
          </w:tcPr>
          <w:p w14:paraId="6F9E0932" w14:textId="08158488" w:rsidR="00A37BFA" w:rsidRPr="0039239D" w:rsidRDefault="00A14AE5" w:rsidP="00D2498A">
            <w:pPr>
              <w:spacing w:line="360" w:lineRule="auto"/>
              <w:jc w:val="both"/>
              <w:rPr>
                <w:ins w:id="807" w:author="Felix Pascal (felixpas)" w:date="2025-07-01T12:17:00Z"/>
                <w:rFonts w:ascii="Arial" w:hAnsi="Arial" w:cs="Arial"/>
                <w:sz w:val="16"/>
                <w:szCs w:val="16"/>
              </w:rPr>
            </w:pPr>
            <w:ins w:id="808" w:author="Felix Pascal (felixpas)" w:date="2025-07-01T12:25:00Z">
              <w:r w:rsidRPr="00A14AE5">
                <w:rPr>
                  <w:rFonts w:ascii="Arial" w:hAnsi="Arial" w:cs="Arial"/>
                  <w:sz w:val="16"/>
                  <w:szCs w:val="16"/>
                </w:rPr>
                <w:t>0.00033</w:t>
              </w:r>
            </w:ins>
          </w:p>
        </w:tc>
        <w:tc>
          <w:tcPr>
            <w:tcW w:w="1260" w:type="dxa"/>
          </w:tcPr>
          <w:p w14:paraId="1CD3C132" w14:textId="7E5DA0D7" w:rsidR="00A37BFA" w:rsidRPr="0039239D" w:rsidRDefault="00A14AE5" w:rsidP="00D2498A">
            <w:pPr>
              <w:spacing w:line="360" w:lineRule="auto"/>
              <w:jc w:val="both"/>
              <w:rPr>
                <w:ins w:id="809" w:author="Felix Pascal (felixpas)" w:date="2025-07-01T12:17:00Z"/>
                <w:rFonts w:ascii="Arial" w:hAnsi="Arial" w:cs="Arial"/>
                <w:sz w:val="16"/>
                <w:szCs w:val="16"/>
              </w:rPr>
            </w:pPr>
            <w:ins w:id="810" w:author="Felix Pascal (felixpas)" w:date="2025-07-01T12:25:00Z">
              <w:r w:rsidRPr="00A14AE5">
                <w:rPr>
                  <w:rFonts w:ascii="Arial" w:hAnsi="Arial" w:cs="Arial"/>
                  <w:sz w:val="16"/>
                  <w:szCs w:val="16"/>
                </w:rPr>
                <w:t>3.21</w:t>
              </w:r>
            </w:ins>
          </w:p>
        </w:tc>
        <w:tc>
          <w:tcPr>
            <w:tcW w:w="1264" w:type="dxa"/>
          </w:tcPr>
          <w:p w14:paraId="02A762BA" w14:textId="403DB6BC" w:rsidR="00A37BFA" w:rsidRPr="0039239D" w:rsidRDefault="00A14AE5" w:rsidP="00D2498A">
            <w:pPr>
              <w:spacing w:line="360" w:lineRule="auto"/>
              <w:jc w:val="both"/>
              <w:rPr>
                <w:ins w:id="811" w:author="Felix Pascal (felixpas)" w:date="2025-07-01T12:17:00Z"/>
                <w:rFonts w:ascii="Arial" w:hAnsi="Arial" w:cs="Arial"/>
                <w:sz w:val="16"/>
                <w:szCs w:val="16"/>
              </w:rPr>
            </w:pPr>
            <w:ins w:id="812" w:author="Felix Pascal (felixpas)" w:date="2025-07-01T12:26:00Z">
              <w:r>
                <w:rPr>
                  <w:rFonts w:ascii="Arial" w:hAnsi="Arial" w:cs="Arial"/>
                  <w:sz w:val="16"/>
                  <w:szCs w:val="16"/>
                </w:rPr>
                <w:t>0.001</w:t>
              </w:r>
            </w:ins>
          </w:p>
        </w:tc>
        <w:tc>
          <w:tcPr>
            <w:tcW w:w="1262" w:type="dxa"/>
          </w:tcPr>
          <w:p w14:paraId="6A831897" w14:textId="4421D562" w:rsidR="00A37BFA" w:rsidRPr="0039239D" w:rsidRDefault="00A14AE5" w:rsidP="00D2498A">
            <w:pPr>
              <w:spacing w:line="360" w:lineRule="auto"/>
              <w:jc w:val="both"/>
              <w:rPr>
                <w:ins w:id="813" w:author="Felix Pascal (felixpas)" w:date="2025-07-01T12:17:00Z"/>
                <w:rFonts w:ascii="Arial" w:hAnsi="Arial" w:cs="Arial"/>
                <w:sz w:val="16"/>
                <w:szCs w:val="16"/>
              </w:rPr>
            </w:pPr>
            <w:ins w:id="814" w:author="Felix Pascal (felixpas)" w:date="2025-07-01T12:26:00Z">
              <w:r>
                <w:rPr>
                  <w:rFonts w:ascii="Arial" w:hAnsi="Arial" w:cs="Arial"/>
                  <w:sz w:val="16"/>
                  <w:szCs w:val="16"/>
                </w:rPr>
                <w:t>**</w:t>
              </w:r>
            </w:ins>
          </w:p>
        </w:tc>
      </w:tr>
    </w:tbl>
    <w:p w14:paraId="3FA900AF" w14:textId="77777777" w:rsidR="0067706E" w:rsidRPr="0039239D" w:rsidRDefault="0067706E" w:rsidP="0067706E">
      <w:pPr>
        <w:spacing w:line="360" w:lineRule="auto"/>
        <w:jc w:val="both"/>
        <w:rPr>
          <w:rFonts w:ascii="Arial" w:hAnsi="Arial" w:cs="Arial"/>
        </w:rPr>
      </w:pPr>
    </w:p>
    <w:p w14:paraId="3B7AE9AF" w14:textId="2DEDE04F" w:rsidR="004A710B" w:rsidRPr="0039239D" w:rsidDel="009A4C93" w:rsidRDefault="004A710B" w:rsidP="00DE0759">
      <w:pPr>
        <w:jc w:val="both"/>
        <w:rPr>
          <w:del w:id="815" w:author="Felix Pascal (felixpas)" w:date="2025-07-01T22:09:00Z"/>
          <w:rFonts w:ascii="Arial" w:hAnsi="Arial" w:cs="Arial"/>
        </w:rPr>
      </w:pPr>
    </w:p>
    <w:p w14:paraId="7563AF1F" w14:textId="4800FE7B" w:rsidR="004A710B" w:rsidRPr="0039239D" w:rsidRDefault="00CF0F45" w:rsidP="00DE0759">
      <w:pPr>
        <w:pStyle w:val="berschrift2"/>
        <w:jc w:val="both"/>
        <w:rPr>
          <w:rFonts w:cs="Arial"/>
        </w:rPr>
      </w:pPr>
      <w:bookmarkStart w:id="816" w:name="_Toc202297305"/>
      <w:r w:rsidRPr="0039239D">
        <w:rPr>
          <w:rFonts w:cs="Arial"/>
        </w:rPr>
        <w:t>Species level</w:t>
      </w:r>
      <w:bookmarkEnd w:id="816"/>
    </w:p>
    <w:p w14:paraId="2C3005F9" w14:textId="77777777" w:rsidR="00ED56F5" w:rsidRDefault="00E04C3A" w:rsidP="00C70418">
      <w:pPr>
        <w:spacing w:line="360" w:lineRule="auto"/>
        <w:jc w:val="both"/>
        <w:rPr>
          <w:ins w:id="817" w:author="Felix Pascal (felixpas)" w:date="2025-07-01T22:00:00Z"/>
          <w:rFonts w:ascii="Arial" w:hAnsi="Arial" w:cs="Arial"/>
        </w:rPr>
      </w:pPr>
      <w:commentRangeStart w:id="818"/>
      <w:ins w:id="819" w:author="Felix Pascal (felixpas)" w:date="2025-07-01T18:59:00Z">
        <w:r w:rsidRPr="00E04C3A">
          <w:rPr>
            <w:rFonts w:ascii="Arial" w:hAnsi="Arial" w:cs="Arial"/>
          </w:rPr>
          <w:t xml:space="preserve">Of the 1,381 vascular plant taxa included in the analysis, 876 species were successfully modelled. A total of 505 species were excluded due to low variation or fewer than 10 occurrences. </w:t>
        </w:r>
      </w:ins>
      <w:commentRangeEnd w:id="818"/>
      <w:ins w:id="820" w:author="Felix Pascal (felixpas)" w:date="2025-07-01T21:58:00Z">
        <w:r w:rsidR="00ED56F5">
          <w:rPr>
            <w:rStyle w:val="Kommentarzeichen"/>
          </w:rPr>
          <w:commentReference w:id="818"/>
        </w:r>
      </w:ins>
      <w:ins w:id="821" w:author="Felix Pascal (felixpas)" w:date="2025-07-01T18:59:00Z">
        <w:r w:rsidRPr="00E04C3A">
          <w:rPr>
            <w:rFonts w:ascii="Arial" w:hAnsi="Arial" w:cs="Arial"/>
          </w:rPr>
          <w:t>Among the modelled species, 221 showed statistically significant temporal trends in their presence across the survey years 2001–2023 (</w:t>
        </w:r>
        <w:r w:rsidRPr="00E04C3A">
          <w:rPr>
            <w:rFonts w:ascii="Arial" w:hAnsi="Arial" w:cs="Arial"/>
            <w:i/>
            <w:iCs/>
            <w:rPrChange w:id="822" w:author="Felix Pascal (felixpas)" w:date="2025-07-01T18:59:00Z">
              <w:rPr>
                <w:rFonts w:ascii="Arial" w:hAnsi="Arial" w:cs="Arial"/>
              </w:rPr>
            </w:rPrChange>
          </w:rPr>
          <w:t>p</w:t>
        </w:r>
        <w:r w:rsidRPr="00E04C3A">
          <w:rPr>
            <w:rFonts w:ascii="Arial" w:hAnsi="Arial" w:cs="Arial"/>
          </w:rPr>
          <w:t xml:space="preserve"> &lt; 0.05), with 139 species increasing</w:t>
        </w:r>
      </w:ins>
      <w:ins w:id="823" w:author="Felix Pascal (felixpas)" w:date="2025-07-01T21:51:00Z">
        <w:r w:rsidR="00C70418">
          <w:rPr>
            <w:rFonts w:ascii="Arial" w:hAnsi="Arial" w:cs="Arial"/>
          </w:rPr>
          <w:t xml:space="preserve"> (</w:t>
        </w:r>
      </w:ins>
      <w:ins w:id="824" w:author="Felix Pascal (felixpas)" w:date="2025-07-01T21:56:00Z">
        <w:r w:rsidR="00ED56F5">
          <w:rPr>
            <w:rFonts w:ascii="Arial" w:hAnsi="Arial" w:cs="Arial"/>
          </w:rPr>
          <w:fldChar w:fldCharType="begin"/>
        </w:r>
        <w:r w:rsidR="00ED56F5">
          <w:rPr>
            <w:rFonts w:ascii="Arial" w:hAnsi="Arial" w:cs="Arial"/>
          </w:rPr>
          <w:instrText xml:space="preserve"> REF _Ref202299398 \h </w:instrText>
        </w:r>
        <w:r w:rsidR="00ED56F5">
          <w:rPr>
            <w:rFonts w:ascii="Arial" w:hAnsi="Arial" w:cs="Arial"/>
          </w:rPr>
        </w:r>
      </w:ins>
      <w:r w:rsidR="00ED56F5">
        <w:rPr>
          <w:rFonts w:ascii="Arial" w:hAnsi="Arial" w:cs="Arial"/>
        </w:rPr>
        <w:fldChar w:fldCharType="separate"/>
      </w:r>
      <w:ins w:id="825" w:author="Felix Pascal (felixpas)" w:date="2025-07-01T21:56:00Z">
        <w:r w:rsidR="00ED56F5">
          <w:t>Appendix 7: Increasing Species from 2001 to 2023</w:t>
        </w:r>
        <w:r w:rsidR="00ED56F5">
          <w:rPr>
            <w:rFonts w:ascii="Arial" w:hAnsi="Arial" w:cs="Arial"/>
          </w:rPr>
          <w:fldChar w:fldCharType="end"/>
        </w:r>
        <w:r w:rsidR="00ED56F5">
          <w:rPr>
            <w:rFonts w:ascii="Arial" w:hAnsi="Arial" w:cs="Arial"/>
          </w:rPr>
          <w:t>)</w:t>
        </w:r>
      </w:ins>
      <w:ins w:id="826" w:author="Felix Pascal (felixpas)" w:date="2025-07-01T18:59:00Z">
        <w:r w:rsidRPr="00E04C3A">
          <w:rPr>
            <w:rFonts w:ascii="Arial" w:hAnsi="Arial" w:cs="Arial"/>
          </w:rPr>
          <w:t xml:space="preserve"> and 82 decreasing</w:t>
        </w:r>
      </w:ins>
      <w:ins w:id="827" w:author="Felix Pascal (felixpas)" w:date="2025-07-01T21:56:00Z">
        <w:r w:rsidR="00ED56F5">
          <w:rPr>
            <w:rFonts w:ascii="Arial" w:hAnsi="Arial" w:cs="Arial"/>
          </w:rPr>
          <w:t xml:space="preserve"> (</w:t>
        </w:r>
      </w:ins>
      <w:ins w:id="828" w:author="Felix Pascal (felixpas)" w:date="2025-07-01T21:57:00Z">
        <w:r w:rsidR="00ED56F5">
          <w:rPr>
            <w:rFonts w:ascii="Arial" w:hAnsi="Arial" w:cs="Arial"/>
          </w:rPr>
          <w:fldChar w:fldCharType="begin"/>
        </w:r>
        <w:r w:rsidR="00ED56F5">
          <w:rPr>
            <w:rFonts w:ascii="Arial" w:hAnsi="Arial" w:cs="Arial"/>
          </w:rPr>
          <w:instrText xml:space="preserve"> REF _Ref202299446 \h </w:instrText>
        </w:r>
        <w:r w:rsidR="00ED56F5">
          <w:rPr>
            <w:rFonts w:ascii="Arial" w:hAnsi="Arial" w:cs="Arial"/>
          </w:rPr>
        </w:r>
      </w:ins>
      <w:r w:rsidR="00ED56F5">
        <w:rPr>
          <w:rFonts w:ascii="Arial" w:hAnsi="Arial" w:cs="Arial"/>
        </w:rPr>
        <w:fldChar w:fldCharType="separate"/>
      </w:r>
      <w:ins w:id="829" w:author="Felix Pascal (felixpas)" w:date="2025-07-01T21:57:00Z">
        <w:r w:rsidR="00ED56F5">
          <w:t>Appendix 6: Decreasing Species from 2001-2023</w:t>
        </w:r>
        <w:r w:rsidR="00ED56F5">
          <w:rPr>
            <w:rFonts w:ascii="Arial" w:hAnsi="Arial" w:cs="Arial"/>
          </w:rPr>
          <w:fldChar w:fldCharType="end"/>
        </w:r>
        <w:r w:rsidR="00ED56F5">
          <w:rPr>
            <w:rFonts w:ascii="Arial" w:hAnsi="Arial" w:cs="Arial"/>
          </w:rPr>
          <w:t>)</w:t>
        </w:r>
      </w:ins>
      <w:ins w:id="830" w:author="Felix Pascal (felixpas)" w:date="2025-07-01T18:59:00Z">
        <w:r w:rsidRPr="00E04C3A">
          <w:rPr>
            <w:rFonts w:ascii="Arial" w:hAnsi="Arial" w:cs="Arial"/>
          </w:rPr>
          <w:t>.</w:t>
        </w:r>
      </w:ins>
    </w:p>
    <w:p w14:paraId="0DB93374" w14:textId="3AF0E9BD" w:rsidR="009A4C93" w:rsidRDefault="009A4C93" w:rsidP="00C70418">
      <w:pPr>
        <w:spacing w:line="360" w:lineRule="auto"/>
        <w:jc w:val="both"/>
        <w:rPr>
          <w:ins w:id="831" w:author="Felix Pascal (felixpas)" w:date="2025-07-01T22:05:00Z"/>
          <w:rFonts w:ascii="Arial" w:hAnsi="Arial" w:cs="Arial"/>
        </w:rPr>
      </w:pPr>
      <w:ins w:id="832" w:author="Felix Pascal (felixpas)" w:date="2025-07-01T22:04:00Z">
        <w:r w:rsidRPr="009A4C93">
          <w:rPr>
            <w:rFonts w:ascii="Arial" w:hAnsi="Arial" w:cs="Arial"/>
          </w:rPr>
          <w:lastRenderedPageBreak/>
          <w:t>Out of the vascular plant species successfully modelled, several exhibited pronounced temporal trends in their occurrence between 2001 and 2023</w:t>
        </w:r>
      </w:ins>
      <w:ins w:id="833" w:author="Felix Pascal (felixpas)" w:date="2025-07-01T22:06:00Z">
        <w:r>
          <w:rPr>
            <w:rFonts w:ascii="Arial" w:hAnsi="Arial" w:cs="Arial"/>
          </w:rPr>
          <w:t xml:space="preserve"> as shown in (</w:t>
        </w:r>
      </w:ins>
      <w:ins w:id="834" w:author="Felix Pascal (felixpas)" w:date="2025-07-01T22:05:00Z">
        <w:r>
          <w:rPr>
            <w:rFonts w:ascii="Arial" w:hAnsi="Arial" w:cs="Arial"/>
          </w:rPr>
          <w:fldChar w:fldCharType="begin"/>
        </w:r>
        <w:r>
          <w:rPr>
            <w:rFonts w:ascii="Arial" w:hAnsi="Arial" w:cs="Arial"/>
          </w:rPr>
          <w:instrText xml:space="preserve"> REF _Ref202299969 \h </w:instrText>
        </w:r>
        <w:r>
          <w:rPr>
            <w:rFonts w:ascii="Arial" w:hAnsi="Arial" w:cs="Arial"/>
          </w:rPr>
        </w:r>
      </w:ins>
      <w:r>
        <w:rPr>
          <w:rFonts w:ascii="Arial" w:hAnsi="Arial" w:cs="Arial"/>
        </w:rPr>
        <w:fldChar w:fldCharType="separate"/>
      </w:r>
      <w:ins w:id="835" w:author="Felix Pascal (felixpas)" w:date="2025-07-01T22:05:00Z">
        <w:r>
          <w:t>Appendix 5: Top 10 Species Winners and Losers between 2001 and 2023</w:t>
        </w:r>
        <w:r>
          <w:rPr>
            <w:rFonts w:ascii="Arial" w:hAnsi="Arial" w:cs="Arial"/>
          </w:rPr>
          <w:fldChar w:fldCharType="end"/>
        </w:r>
      </w:ins>
      <w:ins w:id="836" w:author="Felix Pascal (felixpas)" w:date="2025-07-01T22:06:00Z">
        <w:r>
          <w:rPr>
            <w:rFonts w:ascii="Arial" w:hAnsi="Arial" w:cs="Arial"/>
          </w:rPr>
          <w:t xml:space="preserve">), which </w:t>
        </w:r>
      </w:ins>
      <w:ins w:id="837" w:author="Felix Pascal (felixpas)" w:date="2025-07-01T22:04:00Z">
        <w:r w:rsidRPr="009A4C93">
          <w:rPr>
            <w:rFonts w:ascii="Arial" w:hAnsi="Arial" w:cs="Arial"/>
          </w:rPr>
          <w:t xml:space="preserve">highlights the 10 strongest winners and losers based on the slope of presence–absence trends derived from logistic GLMMs. Notably, </w:t>
        </w:r>
        <w:r w:rsidRPr="009A4C93">
          <w:rPr>
            <w:rFonts w:ascii="Arial" w:hAnsi="Arial" w:cs="Arial"/>
            <w:i/>
            <w:iCs/>
            <w:rPrChange w:id="838" w:author="Felix Pascal (felixpas)" w:date="2025-07-01T22:07:00Z">
              <w:rPr>
                <w:rFonts w:ascii="Arial" w:hAnsi="Arial" w:cs="Arial"/>
              </w:rPr>
            </w:rPrChange>
          </w:rPr>
          <w:t>Asplenium adiantum-nigrum</w:t>
        </w:r>
        <w:r w:rsidRPr="009A4C93">
          <w:rPr>
            <w:rFonts w:ascii="Arial" w:hAnsi="Arial" w:cs="Arial"/>
          </w:rPr>
          <w:t xml:space="preserve">, </w:t>
        </w:r>
        <w:r w:rsidRPr="009A4C93">
          <w:rPr>
            <w:rFonts w:ascii="Arial" w:hAnsi="Arial" w:cs="Arial"/>
            <w:i/>
            <w:iCs/>
            <w:rPrChange w:id="839" w:author="Felix Pascal (felixpas)" w:date="2025-07-01T22:07:00Z">
              <w:rPr>
                <w:rFonts w:ascii="Arial" w:hAnsi="Arial" w:cs="Arial"/>
              </w:rPr>
            </w:rPrChange>
          </w:rPr>
          <w:t xml:space="preserve">Bupleurum </w:t>
        </w:r>
        <w:proofErr w:type="spellStart"/>
        <w:r w:rsidRPr="009A4C93">
          <w:rPr>
            <w:rFonts w:ascii="Arial" w:hAnsi="Arial" w:cs="Arial"/>
            <w:i/>
            <w:iCs/>
            <w:rPrChange w:id="840" w:author="Felix Pascal (felixpas)" w:date="2025-07-01T22:07:00Z">
              <w:rPr>
                <w:rFonts w:ascii="Arial" w:hAnsi="Arial" w:cs="Arial"/>
              </w:rPr>
            </w:rPrChange>
          </w:rPr>
          <w:t>stellatum</w:t>
        </w:r>
        <w:proofErr w:type="spellEnd"/>
        <w:r w:rsidRPr="009A4C93">
          <w:rPr>
            <w:rFonts w:ascii="Arial" w:hAnsi="Arial" w:cs="Arial"/>
          </w:rPr>
          <w:t xml:space="preserve">, and </w:t>
        </w:r>
        <w:r w:rsidRPr="009A4C93">
          <w:rPr>
            <w:rFonts w:ascii="Arial" w:hAnsi="Arial" w:cs="Arial"/>
            <w:i/>
            <w:iCs/>
            <w:rPrChange w:id="841" w:author="Felix Pascal (felixpas)" w:date="2025-07-01T22:07:00Z">
              <w:rPr>
                <w:rFonts w:ascii="Arial" w:hAnsi="Arial" w:cs="Arial"/>
              </w:rPr>
            </w:rPrChange>
          </w:rPr>
          <w:t xml:space="preserve">Salix </w:t>
        </w:r>
        <w:proofErr w:type="spellStart"/>
        <w:r w:rsidRPr="009A4C93">
          <w:rPr>
            <w:rFonts w:ascii="Arial" w:hAnsi="Arial" w:cs="Arial"/>
            <w:i/>
            <w:iCs/>
            <w:rPrChange w:id="842" w:author="Felix Pascal (felixpas)" w:date="2025-07-01T22:07:00Z">
              <w:rPr>
                <w:rFonts w:ascii="Arial" w:hAnsi="Arial" w:cs="Arial"/>
              </w:rPr>
            </w:rPrChange>
          </w:rPr>
          <w:t>hastata</w:t>
        </w:r>
        <w:proofErr w:type="spellEnd"/>
        <w:r w:rsidRPr="009A4C93">
          <w:rPr>
            <w:rFonts w:ascii="Arial" w:hAnsi="Arial" w:cs="Arial"/>
          </w:rPr>
          <w:t xml:space="preserve"> showed the steepest positive trends, whereas </w:t>
        </w:r>
        <w:r w:rsidRPr="009A4C93">
          <w:rPr>
            <w:rFonts w:ascii="Arial" w:hAnsi="Arial" w:cs="Arial"/>
            <w:i/>
            <w:iCs/>
            <w:rPrChange w:id="843" w:author="Felix Pascal (felixpas)" w:date="2025-07-01T22:07:00Z">
              <w:rPr>
                <w:rFonts w:ascii="Arial" w:hAnsi="Arial" w:cs="Arial"/>
              </w:rPr>
            </w:rPrChange>
          </w:rPr>
          <w:t>Mentha aquatica</w:t>
        </w:r>
        <w:r w:rsidRPr="009A4C93">
          <w:rPr>
            <w:rFonts w:ascii="Arial" w:hAnsi="Arial" w:cs="Arial"/>
          </w:rPr>
          <w:t xml:space="preserve">, </w:t>
        </w:r>
        <w:proofErr w:type="spellStart"/>
        <w:r w:rsidRPr="009A4C93">
          <w:rPr>
            <w:rFonts w:ascii="Arial" w:hAnsi="Arial" w:cs="Arial"/>
            <w:i/>
            <w:iCs/>
            <w:rPrChange w:id="844" w:author="Felix Pascal (felixpas)" w:date="2025-07-01T22:07:00Z">
              <w:rPr>
                <w:rFonts w:ascii="Arial" w:hAnsi="Arial" w:cs="Arial"/>
              </w:rPr>
            </w:rPrChange>
          </w:rPr>
          <w:t>Ranunculus</w:t>
        </w:r>
        <w:proofErr w:type="spellEnd"/>
        <w:r w:rsidRPr="009A4C93">
          <w:rPr>
            <w:rFonts w:ascii="Arial" w:hAnsi="Arial" w:cs="Arial"/>
            <w:i/>
            <w:iCs/>
            <w:rPrChange w:id="845" w:author="Felix Pascal (felixpas)" w:date="2025-07-01T22:07:00Z">
              <w:rPr>
                <w:rFonts w:ascii="Arial" w:hAnsi="Arial" w:cs="Arial"/>
              </w:rPr>
            </w:rPrChange>
          </w:rPr>
          <w:t xml:space="preserve"> </w:t>
        </w:r>
        <w:proofErr w:type="spellStart"/>
        <w:r w:rsidRPr="009A4C93">
          <w:rPr>
            <w:rFonts w:ascii="Arial" w:hAnsi="Arial" w:cs="Arial"/>
            <w:i/>
            <w:iCs/>
            <w:rPrChange w:id="846" w:author="Felix Pascal (felixpas)" w:date="2025-07-01T22:07:00Z">
              <w:rPr>
                <w:rFonts w:ascii="Arial" w:hAnsi="Arial" w:cs="Arial"/>
              </w:rPr>
            </w:rPrChange>
          </w:rPr>
          <w:t>flammula</w:t>
        </w:r>
        <w:proofErr w:type="spellEnd"/>
        <w:r w:rsidRPr="009A4C93">
          <w:rPr>
            <w:rFonts w:ascii="Arial" w:hAnsi="Arial" w:cs="Arial"/>
          </w:rPr>
          <w:t xml:space="preserve">, and </w:t>
        </w:r>
        <w:r w:rsidRPr="009A4C93">
          <w:rPr>
            <w:rFonts w:ascii="Arial" w:hAnsi="Arial" w:cs="Arial"/>
            <w:i/>
            <w:iCs/>
            <w:rPrChange w:id="847" w:author="Felix Pascal (felixpas)" w:date="2025-07-01T22:07:00Z">
              <w:rPr>
                <w:rFonts w:ascii="Arial" w:hAnsi="Arial" w:cs="Arial"/>
              </w:rPr>
            </w:rPrChange>
          </w:rPr>
          <w:t xml:space="preserve">Asperula </w:t>
        </w:r>
        <w:proofErr w:type="spellStart"/>
        <w:r w:rsidRPr="009A4C93">
          <w:rPr>
            <w:rFonts w:ascii="Arial" w:hAnsi="Arial" w:cs="Arial"/>
            <w:i/>
            <w:iCs/>
            <w:rPrChange w:id="848" w:author="Felix Pascal (felixpas)" w:date="2025-07-01T22:07:00Z">
              <w:rPr>
                <w:rFonts w:ascii="Arial" w:hAnsi="Arial" w:cs="Arial"/>
              </w:rPr>
            </w:rPrChange>
          </w:rPr>
          <w:t>taurina</w:t>
        </w:r>
        <w:proofErr w:type="spellEnd"/>
        <w:r w:rsidRPr="009A4C93">
          <w:rPr>
            <w:rFonts w:ascii="Arial" w:hAnsi="Arial" w:cs="Arial"/>
          </w:rPr>
          <w:t xml:space="preserve"> experienced the strongest declines.</w:t>
        </w:r>
      </w:ins>
    </w:p>
    <w:p w14:paraId="2BDC77A4" w14:textId="66A2C700" w:rsidR="002B3535" w:rsidRPr="007B6CF7" w:rsidDel="00C70418" w:rsidRDefault="002B3535" w:rsidP="00C70418">
      <w:pPr>
        <w:spacing w:line="360" w:lineRule="auto"/>
        <w:jc w:val="both"/>
        <w:rPr>
          <w:del w:id="849" w:author="Felix Pascal (felixpas)" w:date="2025-07-01T21:50:00Z"/>
          <w:rFonts w:ascii="Arial" w:hAnsi="Arial" w:cs="Arial"/>
        </w:rPr>
      </w:pPr>
      <w:del w:id="850" w:author="Felix Pascal (felixpas)" w:date="2025-07-01T18:59:00Z">
        <w:r w:rsidRPr="007B6CF7" w:rsidDel="00E04C3A">
          <w:rPr>
            <w:rFonts w:ascii="Arial" w:hAnsi="Arial" w:cs="Arial"/>
          </w:rPr>
          <w:delText>Out of 1</w:delText>
        </w:r>
      </w:del>
      <w:del w:id="851" w:author="Felix Pascal (felixpas)" w:date="2025-07-01T18:54:00Z">
        <w:r w:rsidRPr="007B6CF7" w:rsidDel="00440A29">
          <w:rPr>
            <w:rFonts w:ascii="Arial" w:hAnsi="Arial" w:cs="Arial"/>
          </w:rPr>
          <w:delText>,</w:delText>
        </w:r>
      </w:del>
      <w:del w:id="852" w:author="Felix Pascal (felixpas)" w:date="2025-07-01T18:59:00Z">
        <w:r w:rsidRPr="007B6CF7" w:rsidDel="00E04C3A">
          <w:rPr>
            <w:rFonts w:ascii="Arial" w:hAnsi="Arial" w:cs="Arial"/>
          </w:rPr>
          <w:delText>381 vascular plant taxa analysed with logistic generalized linear models (GLMs</w:delText>
        </w:r>
        <w:commentRangeStart w:id="853"/>
        <w:r w:rsidRPr="007B6CF7" w:rsidDel="00E04C3A">
          <w:rPr>
            <w:rFonts w:ascii="Arial" w:hAnsi="Arial" w:cs="Arial"/>
          </w:rPr>
          <w:delText xml:space="preserve">), </w:delText>
        </w:r>
      </w:del>
      <w:del w:id="854" w:author="Felix Pascal (felixpas)" w:date="2025-07-01T18:51:00Z">
        <w:r w:rsidRPr="007B6CF7" w:rsidDel="00440A29">
          <w:rPr>
            <w:rFonts w:ascii="Arial" w:hAnsi="Arial" w:cs="Arial"/>
          </w:rPr>
          <w:delText>97</w:delText>
        </w:r>
      </w:del>
      <w:del w:id="855" w:author="Felix Pascal (felixpas)" w:date="2025-07-01T18:59:00Z">
        <w:r w:rsidRPr="007B6CF7" w:rsidDel="00E04C3A">
          <w:rPr>
            <w:rFonts w:ascii="Arial" w:hAnsi="Arial" w:cs="Arial"/>
          </w:rPr>
          <w:delText xml:space="preserve"> species showed statistically significant temporal trends in their presence across the survey years 2001–2023 (</w:delText>
        </w:r>
        <w:r w:rsidRPr="00440A29" w:rsidDel="00E04C3A">
          <w:rPr>
            <w:rFonts w:ascii="Arial" w:hAnsi="Arial" w:cs="Arial"/>
            <w:i/>
            <w:iCs/>
            <w:rPrChange w:id="856" w:author="Felix Pascal (felixpas)" w:date="2025-07-01T18:52:00Z">
              <w:rPr>
                <w:rFonts w:ascii="Arial" w:hAnsi="Arial" w:cs="Arial"/>
              </w:rPr>
            </w:rPrChange>
          </w:rPr>
          <w:delText>p</w:delText>
        </w:r>
        <w:r w:rsidRPr="007B6CF7" w:rsidDel="00E04C3A">
          <w:rPr>
            <w:rFonts w:ascii="Arial" w:hAnsi="Arial" w:cs="Arial"/>
          </w:rPr>
          <w:delText xml:space="preserve"> &lt; 0.05</w:delText>
        </w:r>
      </w:del>
      <w:del w:id="857" w:author="Felix Pascal (felixpas)" w:date="2025-07-01T21:50:00Z">
        <w:r w:rsidRPr="007B6CF7" w:rsidDel="00C70418">
          <w:rPr>
            <w:rFonts w:ascii="Arial" w:hAnsi="Arial" w:cs="Arial"/>
          </w:rPr>
          <w:delText>).</w:delText>
        </w:r>
        <w:commentRangeEnd w:id="853"/>
        <w:r w:rsidR="002E6EEB" w:rsidDel="00C70418">
          <w:rPr>
            <w:rStyle w:val="Kommentarzeichen"/>
          </w:rPr>
          <w:commentReference w:id="853"/>
        </w:r>
        <w:r w:rsidRPr="007B6CF7" w:rsidDel="00C70418">
          <w:rPr>
            <w:rFonts w:ascii="Arial" w:hAnsi="Arial" w:cs="Arial"/>
          </w:rPr>
          <w:delText xml:space="preserve"> Among these, 20 species exhibited the strongest significant increases in relative frequency, including </w:delText>
        </w:r>
        <w:commentRangeStart w:id="858"/>
        <w:r w:rsidRPr="001602C2" w:rsidDel="00C70418">
          <w:rPr>
            <w:rFonts w:ascii="Arial" w:hAnsi="Arial" w:cs="Arial"/>
            <w:i/>
            <w:iCs/>
            <w:rPrChange w:id="859" w:author="Widmer Stefan (wids)" w:date="2025-06-30T15:12:00Z">
              <w:rPr>
                <w:rFonts w:ascii="Arial" w:hAnsi="Arial" w:cs="Arial"/>
              </w:rPr>
            </w:rPrChange>
          </w:rPr>
          <w:delText>Barbarea intermedia</w:delText>
        </w:r>
        <w:r w:rsidRPr="007B6CF7" w:rsidDel="00C70418">
          <w:rPr>
            <w:rFonts w:ascii="Arial" w:hAnsi="Arial" w:cs="Arial"/>
          </w:rPr>
          <w:delText xml:space="preserve"> </w:delText>
        </w:r>
        <w:commentRangeEnd w:id="858"/>
        <w:r w:rsidR="001602C2" w:rsidDel="00C70418">
          <w:rPr>
            <w:rStyle w:val="Kommentarzeichen"/>
          </w:rPr>
          <w:commentReference w:id="858"/>
        </w:r>
        <w:r w:rsidRPr="007B6CF7" w:rsidDel="00C70418">
          <w:rPr>
            <w:rFonts w:ascii="Arial" w:hAnsi="Arial" w:cs="Arial"/>
          </w:rPr>
          <w:delText>(n = 5), Capsella rubella (n = 10), Geranium pusillum (n = 15), and Euphorbia platyphyllos (n = 9). These species showed high positive model coefficients and reached significance levels of p &lt; 0.001, p &lt; 0.01, or p &lt; 0.05.</w:delText>
        </w:r>
      </w:del>
    </w:p>
    <w:p w14:paraId="0190314A" w14:textId="3B1906E1" w:rsidR="002B3535" w:rsidRPr="007B6CF7" w:rsidRDefault="002B3535" w:rsidP="00C70418">
      <w:pPr>
        <w:spacing w:line="360" w:lineRule="auto"/>
        <w:jc w:val="both"/>
        <w:rPr>
          <w:rFonts w:ascii="Arial" w:hAnsi="Arial" w:cs="Arial"/>
        </w:rPr>
      </w:pPr>
      <w:del w:id="860" w:author="Felix Pascal (felixpas)" w:date="2025-07-01T21:50:00Z">
        <w:r w:rsidRPr="007B6CF7" w:rsidDel="00C70418">
          <w:rPr>
            <w:rFonts w:ascii="Arial" w:hAnsi="Arial" w:cs="Arial"/>
          </w:rPr>
          <w:delText>The 20 species with the strongest significant declines included Gnaphalium uliginosum (n = 5), Solidago canadensis (n = 8), Symphytum officinale (n = 13), and Juncus alpinoarticulatus (n = 15). All exhibited negative coefficients with p &lt; 0.05, and several showed highly significant declines (p &lt; 0.001 or p &lt; 0.01). The total number of survey years per species varied from 5 to 23.</w:delText>
        </w:r>
      </w:del>
    </w:p>
    <w:p w14:paraId="1EDCF7A7" w14:textId="12A46770" w:rsidR="0039239D" w:rsidRPr="007B6CF7" w:rsidDel="009A4C93" w:rsidRDefault="0039239D" w:rsidP="007B6CF7">
      <w:pPr>
        <w:spacing w:line="360" w:lineRule="auto"/>
        <w:jc w:val="both"/>
        <w:rPr>
          <w:del w:id="861" w:author="Felix Pascal (felixpas)" w:date="2025-07-01T22:08:00Z"/>
          <w:rFonts w:ascii="Arial" w:hAnsi="Arial" w:cs="Arial"/>
        </w:rPr>
      </w:pPr>
    </w:p>
    <w:p w14:paraId="637344EF" w14:textId="091235AF" w:rsidR="0039239D" w:rsidRPr="007B6CF7" w:rsidDel="00B96880" w:rsidRDefault="002B3535" w:rsidP="007B6CF7">
      <w:pPr>
        <w:spacing w:line="360" w:lineRule="auto"/>
        <w:jc w:val="both"/>
        <w:rPr>
          <w:del w:id="862" w:author="Felix Pascal (felixpas)" w:date="2025-07-01T19:43:00Z"/>
          <w:rFonts w:ascii="Arial" w:hAnsi="Arial" w:cs="Arial"/>
        </w:rPr>
      </w:pPr>
      <w:commentRangeStart w:id="863"/>
      <w:del w:id="864" w:author="Felix Pascal (felixpas)" w:date="2025-07-01T19:43:00Z">
        <w:r w:rsidRPr="007B6CF7" w:rsidDel="00B96880">
          <w:rPr>
            <w:rFonts w:ascii="Arial" w:hAnsi="Arial" w:cs="Arial"/>
          </w:rPr>
          <w:delText>Plots display the top 20 species with increasing and decreasing yearly changes in relative frequency, respectively, using color coding for statistical significance levels (red = p &lt; 0.001; orange = p &lt; 0.01; blue = p &lt; 0.05).</w:delText>
        </w:r>
        <w:commentRangeEnd w:id="863"/>
        <w:r w:rsidR="002E6EEB" w:rsidDel="00B96880">
          <w:rPr>
            <w:rStyle w:val="Kommentarzeichen"/>
          </w:rPr>
          <w:commentReference w:id="863"/>
        </w:r>
      </w:del>
    </w:p>
    <w:p w14:paraId="1E5794A0" w14:textId="1AA22835" w:rsidR="002B3535" w:rsidRPr="007B6CF7" w:rsidRDefault="0039239D" w:rsidP="007B6CF7">
      <w:pPr>
        <w:spacing w:line="360" w:lineRule="auto"/>
        <w:jc w:val="both"/>
        <w:rPr>
          <w:rFonts w:ascii="Arial" w:hAnsi="Arial" w:cs="Arial"/>
        </w:rPr>
      </w:pPr>
      <w:del w:id="865" w:author="Felix Pascal (felixpas)" w:date="2025-07-01T19:43:00Z">
        <w:r w:rsidRPr="007B6CF7" w:rsidDel="00B96880">
          <w:rPr>
            <w:rFonts w:ascii="Arial" w:hAnsi="Arial" w:cs="Arial"/>
            <w:noProof/>
          </w:rPr>
          <w:delText xml:space="preserve"> </w:delText>
        </w:r>
      </w:del>
    </w:p>
    <w:p w14:paraId="679F8C44" w14:textId="2420EE02" w:rsidR="004A710B" w:rsidRPr="0039239D" w:rsidRDefault="004A710B" w:rsidP="002B3535">
      <w:pPr>
        <w:pStyle w:val="berschrift1"/>
        <w:jc w:val="both"/>
        <w:rPr>
          <w:rFonts w:cs="Arial"/>
        </w:rPr>
      </w:pPr>
      <w:bookmarkStart w:id="866" w:name="_Toc202297306"/>
      <w:r w:rsidRPr="0039239D">
        <w:rPr>
          <w:rFonts w:cs="Arial"/>
        </w:rPr>
        <w:t>Discussion</w:t>
      </w:r>
      <w:bookmarkEnd w:id="866"/>
    </w:p>
    <w:p w14:paraId="6ED50543" w14:textId="3FE47A43" w:rsidR="004A710B" w:rsidRPr="0039239D" w:rsidRDefault="00CF0F45" w:rsidP="00DE0759">
      <w:pPr>
        <w:pStyle w:val="berschrift2"/>
        <w:jc w:val="both"/>
        <w:rPr>
          <w:rFonts w:cs="Arial"/>
        </w:rPr>
      </w:pPr>
      <w:bookmarkStart w:id="867" w:name="_Toc202297307"/>
      <w:r w:rsidRPr="0039239D">
        <w:rPr>
          <w:rFonts w:cs="Arial"/>
        </w:rPr>
        <w:t>Species richness</w:t>
      </w:r>
      <w:bookmarkEnd w:id="867"/>
    </w:p>
    <w:p w14:paraId="3BA2B6E4" w14:textId="2EF18A92" w:rsidR="00FA7927" w:rsidRPr="0039239D" w:rsidRDefault="00FA7927" w:rsidP="00FA7927">
      <w:pPr>
        <w:spacing w:line="360" w:lineRule="auto"/>
        <w:jc w:val="both"/>
        <w:rPr>
          <w:rFonts w:ascii="Arial" w:hAnsi="Arial" w:cs="Arial"/>
        </w:rPr>
      </w:pPr>
      <w:r w:rsidRPr="0039239D">
        <w:rPr>
          <w:rFonts w:ascii="Arial" w:hAnsi="Arial" w:cs="Arial"/>
        </w:rPr>
        <w:t>The observed nation-wide rise in vascular plant richness (≈ +0.06 species yr</w:t>
      </w:r>
      <w:r w:rsidRPr="0039239D">
        <w:rPr>
          <w:rFonts w:ascii="Cambria Math" w:hAnsi="Cambria Math" w:cs="Cambria Math"/>
        </w:rPr>
        <w:t>⁻</w:t>
      </w:r>
      <w:r w:rsidRPr="0039239D">
        <w:rPr>
          <w:rFonts w:ascii="Arial" w:hAnsi="Arial" w:cs="Arial"/>
        </w:rPr>
        <w:t>¹) aligns with earlier assessments from the Swiss Biodiversity Monitoring (BDM): based on the 2005–2015 panel, FOEN reported “a slight but statistically valid increase in the average number of vascular</w:t>
      </w:r>
      <w:r w:rsidRPr="0039239D">
        <w:rPr>
          <w:rFonts w:ascii="Cambria Math" w:hAnsi="Cambria Math" w:cs="Cambria Math"/>
        </w:rPr>
        <w:t>‐</w:t>
      </w:r>
      <w:r w:rsidRPr="0039239D">
        <w:rPr>
          <w:rFonts w:ascii="Arial" w:hAnsi="Arial" w:cs="Arial"/>
        </w:rPr>
        <w:t xml:space="preserve">plant species… for Switzerland as a whole” and, more specifically, for the </w:t>
      </w:r>
      <w:del w:id="868" w:author="Felix Pascal (felixpas)" w:date="2025-07-01T11:34:00Z">
        <w:r w:rsidRPr="0039239D" w:rsidDel="00DE7703">
          <w:rPr>
            <w:rFonts w:ascii="Arial" w:hAnsi="Arial" w:cs="Arial"/>
          </w:rPr>
          <w:delText>(</w:delText>
        </w:r>
      </w:del>
      <w:r w:rsidR="001602C2">
        <w:rPr>
          <w:rFonts w:ascii="Arial" w:hAnsi="Arial" w:cs="Arial"/>
        </w:rPr>
        <w:t>Central Plateau</w:t>
      </w:r>
      <w:del w:id="869" w:author="Felix Pascal (felixpas)" w:date="2025-07-01T11:34:00Z">
        <w:r w:rsidRPr="0039239D" w:rsidDel="00DE7703">
          <w:rPr>
            <w:rFonts w:ascii="Arial" w:hAnsi="Arial" w:cs="Arial"/>
          </w:rPr>
          <w:delText>)</w:delText>
        </w:r>
      </w:del>
      <w:r w:rsidRPr="0039239D">
        <w:rPr>
          <w:rFonts w:ascii="Arial" w:hAnsi="Arial" w:cs="Arial"/>
        </w:rPr>
        <w:t>. Together, these findings indicate that the modest upswing detected in the present study has persisted for almost two decades, suggesting that large-scale drivers most plausibly milder winters, longer growing seasons and steady reductions in sulphur deposition continue to favour a gradual enrichment of common species at the 10 m² scale.</w:t>
      </w:r>
    </w:p>
    <w:p w14:paraId="56357CCA" w14:textId="112F760C" w:rsidR="00FA7927" w:rsidRPr="0039239D" w:rsidRDefault="00FA7927" w:rsidP="00FA7927">
      <w:pPr>
        <w:spacing w:line="360" w:lineRule="auto"/>
        <w:jc w:val="both"/>
        <w:rPr>
          <w:rFonts w:ascii="Arial" w:hAnsi="Arial" w:cs="Arial"/>
        </w:rPr>
      </w:pPr>
      <w:r w:rsidRPr="0039239D">
        <w:rPr>
          <w:rFonts w:ascii="Arial" w:hAnsi="Arial" w:cs="Arial"/>
        </w:rPr>
        <w:lastRenderedPageBreak/>
        <w:t xml:space="preserve">Yet the biogeographic interaction highlights pronounced spatial heterogeneity. The strongest gains occurred in </w:t>
      </w:r>
      <w:ins w:id="870" w:author="Felix Pascal (felixpas)" w:date="2025-07-01T16:20:00Z">
        <w:r w:rsidR="00194E16">
          <w:rPr>
            <w:rFonts w:ascii="Arial" w:hAnsi="Arial" w:cs="Arial"/>
          </w:rPr>
          <w:t>the Central</w:t>
        </w:r>
      </w:ins>
      <w:ins w:id="871" w:author="Felix Pascal (felixpas)" w:date="2025-07-01T16:21:00Z">
        <w:r w:rsidR="00194E16">
          <w:rPr>
            <w:rFonts w:ascii="Arial" w:hAnsi="Arial" w:cs="Arial"/>
          </w:rPr>
          <w:t xml:space="preserve"> Platea</w:t>
        </w:r>
      </w:ins>
      <w:ins w:id="872" w:author="Felix Pascal (felixpas)" w:date="2025-07-01T16:22:00Z">
        <w:r w:rsidR="00194E16">
          <w:rPr>
            <w:rFonts w:ascii="Arial" w:hAnsi="Arial" w:cs="Arial"/>
          </w:rPr>
          <w:t>u</w:t>
        </w:r>
      </w:ins>
      <w:commentRangeStart w:id="873"/>
      <w:del w:id="874" w:author="Felix Pascal (felixpas)" w:date="2025-07-01T16:22:00Z">
        <w:r w:rsidRPr="0039239D" w:rsidDel="00194E16">
          <w:rPr>
            <w:rFonts w:ascii="Arial" w:hAnsi="Arial" w:cs="Arial"/>
          </w:rPr>
          <w:delText>the Mittelland</w:delText>
        </w:r>
      </w:del>
      <w:r w:rsidRPr="0039239D">
        <w:rPr>
          <w:rFonts w:ascii="Arial" w:hAnsi="Arial" w:cs="Arial"/>
        </w:rPr>
        <w:t xml:space="preserve"> and </w:t>
      </w:r>
      <w:commentRangeEnd w:id="873"/>
      <w:r w:rsidR="00C54D10">
        <w:rPr>
          <w:rStyle w:val="Kommentarzeichen"/>
        </w:rPr>
        <w:commentReference w:id="873"/>
      </w:r>
      <w:r w:rsidRPr="0039239D">
        <w:rPr>
          <w:rFonts w:ascii="Arial" w:hAnsi="Arial" w:cs="Arial"/>
        </w:rPr>
        <w:t xml:space="preserve">the </w:t>
      </w:r>
      <w:ins w:id="875" w:author="Felix Pascal (felixpas)" w:date="2025-07-01T16:22:00Z">
        <w:r w:rsidR="00194E16">
          <w:rPr>
            <w:rFonts w:ascii="Arial" w:hAnsi="Arial" w:cs="Arial"/>
          </w:rPr>
          <w:t>Eastern Central Alps</w:t>
        </w:r>
      </w:ins>
      <w:del w:id="876" w:author="Felix Pascal (felixpas)" w:date="2025-07-01T16:22:00Z">
        <w:r w:rsidRPr="0039239D" w:rsidDel="00194E16">
          <w:rPr>
            <w:rFonts w:ascii="Arial" w:hAnsi="Arial" w:cs="Arial"/>
          </w:rPr>
          <w:delText>Östlichen Zentralalpen</w:delText>
        </w:r>
      </w:del>
      <w:r w:rsidRPr="0039239D">
        <w:rPr>
          <w:rFonts w:ascii="Arial" w:hAnsi="Arial" w:cs="Arial"/>
        </w:rPr>
        <w:t>, mirroring the BDM report that singled out the Central Plateau for significant increases while noting far weaker trends in Jura and parts of the Alps. In the lowland agricultural matrix, recent agri-environmental schemes (</w:t>
      </w:r>
      <w:proofErr w:type="gramStart"/>
      <w:r w:rsidRPr="0039239D">
        <w:rPr>
          <w:rFonts w:ascii="Arial" w:hAnsi="Arial" w:cs="Arial"/>
        </w:rPr>
        <w:t>e.g.</w:t>
      </w:r>
      <w:proofErr w:type="gramEnd"/>
      <w:r w:rsidRPr="0039239D">
        <w:rPr>
          <w:rFonts w:ascii="Arial" w:hAnsi="Arial" w:cs="Arial"/>
        </w:rPr>
        <w:t xml:space="preserve"> Biodiversity Promotion Areas) have expanded extensively managed field margins and fallows, which are known to boost plot-scale diversity (Wohlgemuth et al. 2020). Conversely, the alpine signal likely reflects ongoing </w:t>
      </w:r>
      <w:proofErr w:type="spellStart"/>
      <w:r w:rsidRPr="0039239D">
        <w:rPr>
          <w:rFonts w:ascii="Arial" w:hAnsi="Arial" w:cs="Arial"/>
        </w:rPr>
        <w:t>thermophilisation</w:t>
      </w:r>
      <w:proofErr w:type="spellEnd"/>
      <w:r w:rsidRPr="0039239D">
        <w:rPr>
          <w:rFonts w:ascii="Arial" w:hAnsi="Arial" w:cs="Arial"/>
        </w:rPr>
        <w:t>: long-term summit resurveys in the Swiss Alps (</w:t>
      </w:r>
      <w:proofErr w:type="gramStart"/>
      <w:r w:rsidRPr="0039239D">
        <w:rPr>
          <w:rFonts w:ascii="Arial" w:hAnsi="Arial" w:cs="Arial"/>
        </w:rPr>
        <w:t>e.g.</w:t>
      </w:r>
      <w:proofErr w:type="gramEnd"/>
      <w:r w:rsidRPr="0039239D">
        <w:rPr>
          <w:rFonts w:ascii="Arial" w:hAnsi="Arial" w:cs="Arial"/>
        </w:rPr>
        <w:t xml:space="preserve"> Piz Linard) document an accelerated influx of lower-montane species at high elevations since the 1980s (Wipf et al. 2013), consistent with the positive slope observed for the Eastern Central Alps in our dataset.</w:t>
      </w:r>
    </w:p>
    <w:p w14:paraId="0B276B4A" w14:textId="0CC98BAE" w:rsidR="00FA7927" w:rsidRPr="0039239D" w:rsidRDefault="00FA7927" w:rsidP="00FA7927">
      <w:pPr>
        <w:spacing w:line="360" w:lineRule="auto"/>
        <w:jc w:val="both"/>
        <w:rPr>
          <w:rFonts w:ascii="Arial" w:hAnsi="Arial" w:cs="Arial"/>
        </w:rPr>
      </w:pPr>
      <w:r w:rsidRPr="0039239D">
        <w:rPr>
          <w:rFonts w:ascii="Arial" w:hAnsi="Arial" w:cs="Arial"/>
        </w:rPr>
        <w:t>The</w:t>
      </w:r>
      <w:ins w:id="877" w:author="Felix Pascal (felixpas)" w:date="2025-07-01T21:17:00Z">
        <w:r w:rsidR="00C474F4">
          <w:rPr>
            <w:rFonts w:ascii="Arial" w:hAnsi="Arial" w:cs="Arial"/>
          </w:rPr>
          <w:t xml:space="preserve"> separately </w:t>
        </w:r>
      </w:ins>
      <w:ins w:id="878" w:author="Felix Pascal (felixpas)" w:date="2025-07-01T21:18:00Z">
        <w:r w:rsidR="00C474F4">
          <w:rPr>
            <w:rFonts w:ascii="Arial" w:hAnsi="Arial" w:cs="Arial"/>
          </w:rPr>
          <w:t xml:space="preserve">modelled </w:t>
        </w:r>
        <w:proofErr w:type="gramStart"/>
        <w:r w:rsidR="00C474F4">
          <w:rPr>
            <w:rFonts w:ascii="Arial" w:hAnsi="Arial" w:cs="Arial"/>
          </w:rPr>
          <w:t>main land</w:t>
        </w:r>
        <w:proofErr w:type="gramEnd"/>
        <w:r w:rsidR="00C474F4">
          <w:rPr>
            <w:rFonts w:ascii="Arial" w:hAnsi="Arial" w:cs="Arial"/>
          </w:rPr>
          <w:t xml:space="preserve"> uses</w:t>
        </w:r>
      </w:ins>
      <w:del w:id="879" w:author="Felix Pascal (felixpas)" w:date="2025-07-01T21:18:00Z">
        <w:r w:rsidRPr="0039239D" w:rsidDel="00C474F4">
          <w:rPr>
            <w:rFonts w:ascii="Arial" w:hAnsi="Arial" w:cs="Arial"/>
          </w:rPr>
          <w:delText xml:space="preserve"> land-use model</w:delText>
        </w:r>
      </w:del>
      <w:r w:rsidRPr="0039239D">
        <w:rPr>
          <w:rFonts w:ascii="Arial" w:hAnsi="Arial" w:cs="Arial"/>
        </w:rPr>
        <w:t xml:space="preserve"> underscore</w:t>
      </w:r>
      <w:del w:id="880" w:author="Felix Pascal (felixpas)" w:date="2025-07-01T21:19:00Z">
        <w:r w:rsidRPr="0039239D" w:rsidDel="00C474F4">
          <w:rPr>
            <w:rFonts w:ascii="Arial" w:hAnsi="Arial" w:cs="Arial"/>
          </w:rPr>
          <w:delText>s</w:delText>
        </w:r>
      </w:del>
      <w:r w:rsidRPr="0039239D">
        <w:rPr>
          <w:rFonts w:ascii="Arial" w:hAnsi="Arial" w:cs="Arial"/>
        </w:rPr>
        <w:t xml:space="preserve"> management intensity as a key determinant of temporal change. Richness increased most on unused land, alpine </w:t>
      </w:r>
      <w:proofErr w:type="gramStart"/>
      <w:r w:rsidRPr="0039239D">
        <w:rPr>
          <w:rFonts w:ascii="Arial" w:hAnsi="Arial" w:cs="Arial"/>
        </w:rPr>
        <w:t>pastures</w:t>
      </w:r>
      <w:proofErr w:type="gramEnd"/>
      <w:r w:rsidRPr="0039239D">
        <w:rPr>
          <w:rFonts w:ascii="Arial" w:hAnsi="Arial" w:cs="Arial"/>
        </w:rPr>
        <w:t xml:space="preserve"> and extensively managed meadows, echoing evidence that moderate grazing or low fertiliser inputs maintain structurally heterogeneous swards and maximise α-diversity in Swiss alpine grasslands (Roth et al. 2015). By contrast, forests and settlements showed no detectable trend, matching FOEN’s conclusion that gains in forest deadwood and urban greening have so far translated into only marginal richness changes at 10 m² scale. The stagnation in built-up areas further supports recent national indicators showing that vegetation quality in settlements remains below that of other habitat types despite local greening projects.</w:t>
      </w:r>
    </w:p>
    <w:p w14:paraId="012B840C" w14:textId="673B5041" w:rsidR="00FA7927" w:rsidRPr="0039239D" w:rsidRDefault="00FA7927" w:rsidP="00FA7927">
      <w:pPr>
        <w:spacing w:line="360" w:lineRule="auto"/>
        <w:jc w:val="both"/>
        <w:rPr>
          <w:rFonts w:ascii="Arial" w:hAnsi="Arial" w:cs="Arial"/>
        </w:rPr>
      </w:pPr>
      <w:r w:rsidRPr="0039239D">
        <w:rPr>
          <w:rFonts w:ascii="Arial" w:hAnsi="Arial" w:cs="Arial"/>
        </w:rPr>
        <w:t xml:space="preserve">Finally, the elevation analyses reveal </w:t>
      </w:r>
      <w:del w:id="881" w:author="Felix Pascal (felixpas)" w:date="2025-07-01T14:23:00Z">
        <w:r w:rsidRPr="0039239D" w:rsidDel="003232B8">
          <w:rPr>
            <w:rFonts w:ascii="Arial" w:hAnsi="Arial" w:cs="Arial"/>
          </w:rPr>
          <w:delText>a dual pattern</w:delText>
        </w:r>
        <w:commentRangeStart w:id="882"/>
        <w:r w:rsidRPr="0039239D" w:rsidDel="003232B8">
          <w:rPr>
            <w:rFonts w:ascii="Arial" w:hAnsi="Arial" w:cs="Arial"/>
          </w:rPr>
          <w:delText xml:space="preserve">: a continuous model points to stronger year-to-year gains at higher altitudes, while the banded model confines significant </w:delText>
        </w:r>
        <w:commentRangeEnd w:id="882"/>
        <w:r w:rsidR="00C54D10" w:rsidDel="003232B8">
          <w:rPr>
            <w:rStyle w:val="Kommentarzeichen"/>
          </w:rPr>
          <w:commentReference w:id="882"/>
        </w:r>
      </w:del>
      <w:proofErr w:type="spellStart"/>
      <w:r w:rsidRPr="0039239D">
        <w:rPr>
          <w:rFonts w:ascii="Arial" w:hAnsi="Arial" w:cs="Arial"/>
        </w:rPr>
        <w:t>i</w:t>
      </w:r>
      <w:ins w:id="883" w:author="Felix Pascal (felixpas)" w:date="2025-07-01T14:23:00Z">
        <w:r w:rsidR="003232B8">
          <w:rPr>
            <w:rFonts w:ascii="Arial" w:hAnsi="Arial" w:cs="Arial"/>
          </w:rPr>
          <w:t>i</w:t>
        </w:r>
      </w:ins>
      <w:r w:rsidRPr="0039239D">
        <w:rPr>
          <w:rFonts w:ascii="Arial" w:hAnsi="Arial" w:cs="Arial"/>
        </w:rPr>
        <w:t>ncreases</w:t>
      </w:r>
      <w:proofErr w:type="spellEnd"/>
      <w:r w:rsidRPr="0039239D">
        <w:rPr>
          <w:rFonts w:ascii="Arial" w:hAnsi="Arial" w:cs="Arial"/>
        </w:rPr>
        <w:t xml:space="preserve"> to the lowest (&lt; 1000 m) and highest (&gt; 1800 m) belts, leaving mid-elevations unchanged. Comparable four-decade resurveys of Swiss grasslands found constancy in </w:t>
      </w:r>
      <w:proofErr w:type="spellStart"/>
      <w:r w:rsidRPr="0039239D">
        <w:rPr>
          <w:rFonts w:ascii="Arial" w:hAnsi="Arial" w:cs="Arial"/>
        </w:rPr>
        <w:t>colline</w:t>
      </w:r>
      <w:proofErr w:type="spellEnd"/>
      <w:r w:rsidRPr="0039239D">
        <w:rPr>
          <w:rFonts w:ascii="Arial" w:hAnsi="Arial" w:cs="Arial"/>
        </w:rPr>
        <w:t xml:space="preserve"> belts but marked richness gains above the treeline, driven by warming and reduced snow cover (Fischer et al. 2025)</w:t>
      </w:r>
      <w:r w:rsidR="0067706E" w:rsidRPr="0039239D">
        <w:rPr>
          <w:rFonts w:ascii="Arial" w:hAnsi="Arial" w:cs="Arial"/>
        </w:rPr>
        <w:t xml:space="preserve">. </w:t>
      </w:r>
      <w:r w:rsidRPr="0039239D">
        <w:rPr>
          <w:rFonts w:ascii="Arial" w:hAnsi="Arial" w:cs="Arial"/>
        </w:rPr>
        <w:t>The lack of change between 1000 and 1800 m may reflect simultaneous but opposing forces: climatic amelioration that favours newcomers versus land-use abandonment leading to shrub encroachment and competitive exclusion, a mechanism also noted for abandoned pastures across the Alps (Körner &amp; Paulsen 2020)</w:t>
      </w:r>
      <w:r w:rsidR="0067706E" w:rsidRPr="0039239D">
        <w:rPr>
          <w:rFonts w:ascii="Arial" w:hAnsi="Arial" w:cs="Arial"/>
        </w:rPr>
        <w:t>.</w:t>
      </w:r>
    </w:p>
    <w:p w14:paraId="5EACC62E" w14:textId="0D964C69" w:rsidR="004A710B" w:rsidRPr="0039239D" w:rsidRDefault="00FA7927" w:rsidP="00FA7927">
      <w:pPr>
        <w:spacing w:line="360" w:lineRule="auto"/>
        <w:jc w:val="both"/>
        <w:rPr>
          <w:rFonts w:ascii="Arial" w:hAnsi="Arial" w:cs="Arial"/>
        </w:rPr>
      </w:pPr>
      <w:r w:rsidRPr="0039239D">
        <w:rPr>
          <w:rFonts w:ascii="Arial" w:hAnsi="Arial" w:cs="Arial"/>
        </w:rPr>
        <w:t xml:space="preserve">Taken together, these comparisons indicate that the overall positive national trend masks strong regional, </w:t>
      </w:r>
      <w:proofErr w:type="gramStart"/>
      <w:r w:rsidRPr="0039239D">
        <w:rPr>
          <w:rFonts w:ascii="Arial" w:hAnsi="Arial" w:cs="Arial"/>
        </w:rPr>
        <w:t>elevational</w:t>
      </w:r>
      <w:proofErr w:type="gramEnd"/>
      <w:r w:rsidRPr="0039239D">
        <w:rPr>
          <w:rFonts w:ascii="Arial" w:hAnsi="Arial" w:cs="Arial"/>
        </w:rPr>
        <w:t xml:space="preserve"> and management-driven contrasts. Future conservation efforts should therefore target the stagnant mid-elevation zone and intensively used lowlands, </w:t>
      </w:r>
      <w:proofErr w:type="gramStart"/>
      <w:r w:rsidRPr="0039239D">
        <w:rPr>
          <w:rFonts w:ascii="Arial" w:hAnsi="Arial" w:cs="Arial"/>
        </w:rPr>
        <w:t>where</w:t>
      </w:r>
      <w:proofErr w:type="gramEnd"/>
      <w:r w:rsidRPr="0039239D">
        <w:rPr>
          <w:rFonts w:ascii="Arial" w:hAnsi="Arial" w:cs="Arial"/>
        </w:rPr>
        <w:t xml:space="preserve"> habitat quality</w:t>
      </w:r>
      <w:r w:rsidR="0067706E" w:rsidRPr="0039239D">
        <w:rPr>
          <w:rFonts w:ascii="Arial" w:hAnsi="Arial" w:cs="Arial"/>
        </w:rPr>
        <w:t xml:space="preserve">, </w:t>
      </w:r>
      <w:r w:rsidRPr="0039239D">
        <w:rPr>
          <w:rFonts w:ascii="Arial" w:hAnsi="Arial" w:cs="Arial"/>
        </w:rPr>
        <w:t>not merely climate</w:t>
      </w:r>
      <w:r w:rsidR="0067706E" w:rsidRPr="0039239D">
        <w:rPr>
          <w:rFonts w:ascii="Arial" w:hAnsi="Arial" w:cs="Arial"/>
        </w:rPr>
        <w:t xml:space="preserve">, </w:t>
      </w:r>
      <w:r w:rsidRPr="0039239D">
        <w:rPr>
          <w:rFonts w:ascii="Arial" w:hAnsi="Arial" w:cs="Arial"/>
        </w:rPr>
        <w:t>limits further recovery of plant diversity.</w:t>
      </w:r>
    </w:p>
    <w:p w14:paraId="64DF1332" w14:textId="77777777" w:rsidR="006B79E3" w:rsidRDefault="006B79E3" w:rsidP="00C474F4">
      <w:pPr>
        <w:pStyle w:val="berschrift2"/>
        <w:pPrChange w:id="884" w:author="Felix Pascal (felixpas)" w:date="2025-07-01T21:21:00Z">
          <w:pPr>
            <w:spacing w:line="360" w:lineRule="auto"/>
            <w:jc w:val="both"/>
          </w:pPr>
        </w:pPrChange>
      </w:pPr>
      <w:bookmarkStart w:id="885" w:name="_Toc202297308"/>
      <w:r w:rsidRPr="006B79E3">
        <w:t>Mean ecological indicator values</w:t>
      </w:r>
      <w:bookmarkEnd w:id="885"/>
    </w:p>
    <w:p w14:paraId="54B5EBA2" w14:textId="1A5123EC" w:rsidR="00D2498A" w:rsidRPr="0039239D" w:rsidRDefault="00D2498A" w:rsidP="00D2498A">
      <w:pPr>
        <w:spacing w:line="360" w:lineRule="auto"/>
        <w:jc w:val="both"/>
        <w:rPr>
          <w:rFonts w:ascii="Arial" w:hAnsi="Arial" w:cs="Arial"/>
        </w:rPr>
      </w:pPr>
      <w:r w:rsidRPr="0039239D">
        <w:rPr>
          <w:rFonts w:ascii="Arial" w:hAnsi="Arial" w:cs="Arial"/>
        </w:rPr>
        <w:t xml:space="preserve">The analysis of community means reveals consistent shifts in plant community composition across Switzerland over the past two decades. A significant upward trend in the temperature indicator suggests ongoing </w:t>
      </w:r>
      <w:proofErr w:type="spellStart"/>
      <w:r w:rsidRPr="0039239D">
        <w:rPr>
          <w:rFonts w:ascii="Arial" w:hAnsi="Arial" w:cs="Arial"/>
        </w:rPr>
        <w:t>thermophilisation</w:t>
      </w:r>
      <w:proofErr w:type="spellEnd"/>
      <w:r w:rsidRPr="0039239D">
        <w:rPr>
          <w:rFonts w:ascii="Arial" w:hAnsi="Arial" w:cs="Arial"/>
        </w:rPr>
        <w:t xml:space="preserve">, in line with earlier findings from alpine summit </w:t>
      </w:r>
      <w:r w:rsidRPr="0039239D">
        <w:rPr>
          <w:rFonts w:ascii="Arial" w:hAnsi="Arial" w:cs="Arial"/>
        </w:rPr>
        <w:lastRenderedPageBreak/>
        <w:t>resurvey studies (</w:t>
      </w:r>
      <w:proofErr w:type="gramStart"/>
      <w:r w:rsidRPr="0039239D">
        <w:rPr>
          <w:rFonts w:ascii="Arial" w:hAnsi="Arial" w:cs="Arial"/>
        </w:rPr>
        <w:t>e.g.</w:t>
      </w:r>
      <w:proofErr w:type="gramEnd"/>
      <w:r w:rsidRPr="0039239D">
        <w:rPr>
          <w:rFonts w:ascii="Arial" w:hAnsi="Arial" w:cs="Arial"/>
        </w:rPr>
        <w:t xml:space="preserve"> Rumpf et al., 2018; Wipf et al., 2013). Simultaneously, the decrease in moisture indicator values indicates a shift toward more drought-tolerant communities, potentially driven by rising temperatures and altered precipitation regimes, as also documented in long-term vegetation monitoring of dry grasslands (Bühler &amp; Roth, 2011).</w:t>
      </w:r>
    </w:p>
    <w:p w14:paraId="23F455BB" w14:textId="48B14AAB" w:rsidR="00D2498A" w:rsidRPr="0039239D" w:rsidRDefault="00D2498A" w:rsidP="00D2498A">
      <w:pPr>
        <w:spacing w:line="360" w:lineRule="auto"/>
        <w:jc w:val="both"/>
        <w:rPr>
          <w:rFonts w:ascii="Arial" w:hAnsi="Arial" w:cs="Arial"/>
        </w:rPr>
      </w:pPr>
      <w:r w:rsidRPr="0039239D">
        <w:rPr>
          <w:rFonts w:ascii="Arial" w:hAnsi="Arial" w:cs="Arial"/>
        </w:rPr>
        <w:t xml:space="preserve">The decline in light indicator values may reflect increased canopy closure or encroachment by competitive species in certain habitats, a phenomenon also observed in abandoned meadows and forest edge plots (Fischer et al., 2023). </w:t>
      </w:r>
      <w:commentRangeStart w:id="886"/>
      <w:del w:id="887" w:author="Felix Pascal (felixpas)" w:date="2025-07-01T16:03:00Z">
        <w:r w:rsidRPr="0039239D" w:rsidDel="006252EE">
          <w:rPr>
            <w:rFonts w:ascii="Arial" w:hAnsi="Arial" w:cs="Arial"/>
          </w:rPr>
          <w:delText>Soil aera</w:delText>
        </w:r>
      </w:del>
      <w:del w:id="888" w:author="Felix Pascal (felixpas)" w:date="2025-07-01T14:28:00Z">
        <w:r w:rsidRPr="0039239D" w:rsidDel="003E2B3A">
          <w:rPr>
            <w:rFonts w:ascii="Arial" w:hAnsi="Arial" w:cs="Arial"/>
          </w:rPr>
          <w:delText>tion</w:delText>
        </w:r>
      </w:del>
      <w:del w:id="889" w:author="Felix Pascal (felixpas)" w:date="2025-07-01T16:03:00Z">
        <w:r w:rsidRPr="0039239D" w:rsidDel="006252EE">
          <w:rPr>
            <w:rFonts w:ascii="Arial" w:hAnsi="Arial" w:cs="Arial"/>
          </w:rPr>
          <w:delText xml:space="preserve"> (EM)</w:delText>
        </w:r>
      </w:del>
      <w:proofErr w:type="spellStart"/>
      <w:ins w:id="890" w:author="Felix Pascal (felixpas)" w:date="2025-07-01T16:03:00Z">
        <w:r w:rsidR="006252EE">
          <w:rPr>
            <w:rFonts w:ascii="Arial" w:hAnsi="Arial" w:cs="Arial"/>
          </w:rPr>
          <w:t>hemeroby</w:t>
        </w:r>
      </w:ins>
      <w:proofErr w:type="spellEnd"/>
      <w:r w:rsidRPr="0039239D">
        <w:rPr>
          <w:rFonts w:ascii="Arial" w:hAnsi="Arial" w:cs="Arial"/>
        </w:rPr>
        <w:t xml:space="preserve"> values increased, potentially due to a shift toward species adapted to drier or better-aerated soils</w:t>
      </w:r>
      <w:commentRangeEnd w:id="886"/>
      <w:r w:rsidR="00C54D10">
        <w:rPr>
          <w:rStyle w:val="Kommentarzeichen"/>
        </w:rPr>
        <w:commentReference w:id="886"/>
      </w:r>
      <w:r w:rsidRPr="0039239D">
        <w:rPr>
          <w:rFonts w:ascii="Arial" w:hAnsi="Arial" w:cs="Arial"/>
        </w:rPr>
        <w:t xml:space="preserve">. Meanwhile, changes in functional scores such as a decline in </w:t>
      </w:r>
      <w:del w:id="891" w:author="Felix Pascal (felixpas)" w:date="2025-07-01T16:04:00Z">
        <w:r w:rsidRPr="0039239D" w:rsidDel="006252EE">
          <w:rPr>
            <w:rFonts w:ascii="Arial" w:hAnsi="Arial" w:cs="Arial"/>
          </w:rPr>
          <w:delText>synanthropy (S_score)</w:delText>
        </w:r>
      </w:del>
      <w:ins w:id="892" w:author="Felix Pascal (felixpas)" w:date="2025-07-01T16:04:00Z">
        <w:r w:rsidR="006252EE">
          <w:rPr>
            <w:rFonts w:ascii="Arial" w:hAnsi="Arial" w:cs="Arial"/>
          </w:rPr>
          <w:t>stress</w:t>
        </w:r>
      </w:ins>
      <w:r w:rsidRPr="0039239D">
        <w:rPr>
          <w:rFonts w:ascii="Arial" w:hAnsi="Arial" w:cs="Arial"/>
        </w:rPr>
        <w:t xml:space="preserve"> and an increase in </w:t>
      </w:r>
      <w:proofErr w:type="spellStart"/>
      <w:r w:rsidRPr="0039239D">
        <w:rPr>
          <w:rFonts w:ascii="Arial" w:hAnsi="Arial" w:cs="Arial"/>
        </w:rPr>
        <w:t>ruderality</w:t>
      </w:r>
      <w:proofErr w:type="spellEnd"/>
      <w:r w:rsidRPr="0039239D">
        <w:rPr>
          <w:rFonts w:ascii="Arial" w:hAnsi="Arial" w:cs="Arial"/>
        </w:rPr>
        <w:t xml:space="preserve"> </w:t>
      </w:r>
      <w:del w:id="893" w:author="Felix Pascal (felixpas)" w:date="2025-07-01T16:04:00Z">
        <w:r w:rsidRPr="0039239D" w:rsidDel="006252EE">
          <w:rPr>
            <w:rFonts w:ascii="Arial" w:hAnsi="Arial" w:cs="Arial"/>
          </w:rPr>
          <w:delText xml:space="preserve">(R_score) </w:delText>
        </w:r>
      </w:del>
      <w:r w:rsidRPr="0039239D">
        <w:rPr>
          <w:rFonts w:ascii="Arial" w:hAnsi="Arial" w:cs="Arial"/>
        </w:rPr>
        <w:t xml:space="preserve">suggest that plant communities are becoming less associated with typical urban or highly managed </w:t>
      </w:r>
      <w:proofErr w:type="gramStart"/>
      <w:r w:rsidRPr="0039239D">
        <w:rPr>
          <w:rFonts w:ascii="Arial" w:hAnsi="Arial" w:cs="Arial"/>
        </w:rPr>
        <w:t>habitats, but</w:t>
      </w:r>
      <w:proofErr w:type="gramEnd"/>
      <w:r w:rsidRPr="0039239D">
        <w:rPr>
          <w:rFonts w:ascii="Arial" w:hAnsi="Arial" w:cs="Arial"/>
        </w:rPr>
        <w:t xml:space="preserve"> include more disturbance-adapted taxa</w:t>
      </w:r>
      <w:r w:rsidR="007B6CF7">
        <w:rPr>
          <w:rFonts w:ascii="Arial" w:hAnsi="Arial" w:cs="Arial"/>
        </w:rPr>
        <w:t xml:space="preserve"> </w:t>
      </w:r>
      <w:r w:rsidRPr="0039239D">
        <w:rPr>
          <w:rFonts w:ascii="Arial" w:hAnsi="Arial" w:cs="Arial"/>
        </w:rPr>
        <w:t>possibly due to increased extreme events or intermittent land-use intensity (Hagedorn et al., 2019).</w:t>
      </w:r>
    </w:p>
    <w:p w14:paraId="6F02031E" w14:textId="02EF5B21" w:rsidR="00D2498A" w:rsidRPr="0039239D" w:rsidRDefault="00D2498A" w:rsidP="00D2498A">
      <w:pPr>
        <w:spacing w:line="360" w:lineRule="auto"/>
        <w:jc w:val="both"/>
        <w:rPr>
          <w:rFonts w:ascii="Arial" w:hAnsi="Arial" w:cs="Arial"/>
        </w:rPr>
      </w:pPr>
      <w:r w:rsidRPr="0039239D">
        <w:rPr>
          <w:rFonts w:ascii="Arial" w:hAnsi="Arial" w:cs="Arial"/>
        </w:rPr>
        <w:t>No significant trends were observed for soil reaction, n</w:t>
      </w:r>
      <w:ins w:id="894" w:author="Felix Pascal (felixpas)" w:date="2025-07-01T14:24:00Z">
        <w:r w:rsidR="003232B8">
          <w:rPr>
            <w:rFonts w:ascii="Arial" w:hAnsi="Arial" w:cs="Arial"/>
          </w:rPr>
          <w:t>utrients</w:t>
        </w:r>
      </w:ins>
      <w:del w:id="895" w:author="Felix Pascal (felixpas)" w:date="2025-07-01T14:24:00Z">
        <w:r w:rsidRPr="0039239D" w:rsidDel="003232B8">
          <w:rPr>
            <w:rFonts w:ascii="Arial" w:hAnsi="Arial" w:cs="Arial"/>
          </w:rPr>
          <w:delText xml:space="preserve">itrogen </w:delText>
        </w:r>
      </w:del>
      <w:r w:rsidRPr="0039239D">
        <w:rPr>
          <w:rFonts w:ascii="Arial" w:hAnsi="Arial" w:cs="Arial"/>
        </w:rPr>
        <w:t xml:space="preserve">, or species </w:t>
      </w:r>
      <w:del w:id="896" w:author="Felix Pascal (felixpas)" w:date="2025-07-01T14:30:00Z">
        <w:r w:rsidRPr="0039239D" w:rsidDel="003E2B3A">
          <w:rPr>
            <w:rFonts w:ascii="Arial" w:hAnsi="Arial" w:cs="Arial"/>
          </w:rPr>
          <w:delText>constancy (C_score)</w:delText>
        </w:r>
      </w:del>
      <w:ins w:id="897" w:author="Felix Pascal (felixpas)" w:date="2025-07-01T14:30:00Z">
        <w:r w:rsidR="003E2B3A">
          <w:rPr>
            <w:rFonts w:ascii="Arial" w:hAnsi="Arial" w:cs="Arial"/>
          </w:rPr>
          <w:t>competitive score</w:t>
        </w:r>
      </w:ins>
      <w:r w:rsidRPr="0039239D">
        <w:rPr>
          <w:rFonts w:ascii="Arial" w:hAnsi="Arial" w:cs="Arial"/>
        </w:rPr>
        <w:t xml:space="preserve">, implying that these conditions have remained relatively stable at the 10 m² scale. Overall, the </w:t>
      </w:r>
      <w:del w:id="898" w:author="Felix Pascal (felixpas)" w:date="2025-07-01T14:31:00Z">
        <w:r w:rsidRPr="0039239D" w:rsidDel="003E2B3A">
          <w:rPr>
            <w:rFonts w:ascii="Arial" w:hAnsi="Arial" w:cs="Arial"/>
          </w:rPr>
          <w:delText>CWM</w:delText>
        </w:r>
      </w:del>
      <w:r w:rsidRPr="0039239D">
        <w:rPr>
          <w:rFonts w:ascii="Arial" w:hAnsi="Arial" w:cs="Arial"/>
        </w:rPr>
        <w:t xml:space="preserve"> </w:t>
      </w:r>
      <w:ins w:id="899" w:author="Felix Pascal (felixpas)" w:date="2025-07-01T14:32:00Z">
        <w:r w:rsidR="003E2B3A">
          <w:rPr>
            <w:rFonts w:ascii="Arial" w:hAnsi="Arial" w:cs="Arial"/>
          </w:rPr>
          <w:t xml:space="preserve">EIV </w:t>
        </w:r>
      </w:ins>
      <w:r w:rsidRPr="0039239D">
        <w:rPr>
          <w:rFonts w:ascii="Arial" w:hAnsi="Arial" w:cs="Arial"/>
        </w:rPr>
        <w:t>analysis supports the notion that Swiss plant communities are responding to climate-related drivers and management changes through gradual but directionally consistent trait shifts.</w:t>
      </w:r>
    </w:p>
    <w:p w14:paraId="26AD8B5A" w14:textId="3C8B6BAE" w:rsidR="004A710B" w:rsidRPr="0039239D" w:rsidRDefault="007B6CF7" w:rsidP="00DE0759">
      <w:pPr>
        <w:pStyle w:val="berschrift2"/>
        <w:jc w:val="both"/>
        <w:rPr>
          <w:rFonts w:cs="Arial"/>
        </w:rPr>
      </w:pPr>
      <w:bookmarkStart w:id="900" w:name="_Toc202297309"/>
      <w:r>
        <w:rPr>
          <w:rFonts w:cs="Arial"/>
        </w:rPr>
        <w:t>Species level</w:t>
      </w:r>
      <w:bookmarkEnd w:id="900"/>
    </w:p>
    <w:p w14:paraId="50A48E4A" w14:textId="77777777" w:rsidR="000530E5" w:rsidRPr="000530E5" w:rsidRDefault="000530E5" w:rsidP="000530E5">
      <w:pPr>
        <w:spacing w:line="360" w:lineRule="auto"/>
        <w:jc w:val="both"/>
        <w:rPr>
          <w:ins w:id="901" w:author="Felix Pascal (felixpas)" w:date="2025-07-01T22:52:00Z"/>
          <w:rFonts w:ascii="Arial" w:hAnsi="Arial" w:cs="Arial"/>
        </w:rPr>
      </w:pPr>
      <w:ins w:id="902" w:author="Felix Pascal (felixpas)" w:date="2025-07-01T22:52:00Z">
        <w:r w:rsidRPr="000530E5">
          <w:rPr>
            <w:rFonts w:ascii="Arial" w:hAnsi="Arial" w:cs="Arial"/>
          </w:rPr>
          <w:t>The species-level models revealed significant temporal trends in the occurrence of 221 vascular plant taxa between 2001 and 2023. These results highlight clear shifts in presence frequency over time for a subset of the flora captured by the BDM Z9 surveys.</w:t>
        </w:r>
      </w:ins>
    </w:p>
    <w:p w14:paraId="2E9ABF5A" w14:textId="5CA49818" w:rsidR="000530E5" w:rsidRDefault="00A064F6" w:rsidP="000530E5">
      <w:pPr>
        <w:spacing w:line="360" w:lineRule="auto"/>
        <w:jc w:val="both"/>
        <w:rPr>
          <w:ins w:id="903" w:author="Felix Pascal (felixpas)" w:date="2025-07-01T22:53:00Z"/>
          <w:rFonts w:ascii="Arial" w:hAnsi="Arial" w:cs="Arial"/>
        </w:rPr>
      </w:pPr>
      <w:ins w:id="904" w:author="Felix Pascal (felixpas)" w:date="2025-07-01T23:07:00Z">
        <w:r w:rsidRPr="00A064F6">
          <w:rPr>
            <w:rFonts w:ascii="Arial" w:hAnsi="Arial" w:cs="Arial"/>
          </w:rPr>
          <w:t>However, extremely high or low slope values should not be overinterpreted, especially for rare species with few presences</w:t>
        </w:r>
      </w:ins>
      <w:ins w:id="905" w:author="Felix Pascal (felixpas)" w:date="2025-07-01T23:09:00Z">
        <w:r>
          <w:rPr>
            <w:rFonts w:ascii="Arial" w:hAnsi="Arial" w:cs="Arial"/>
          </w:rPr>
          <w:t xml:space="preserve"> </w:t>
        </w:r>
      </w:ins>
      <w:r>
        <w:rPr>
          <w:rFonts w:ascii="Arial" w:hAnsi="Arial" w:cs="Arial"/>
        </w:rPr>
        <w:fldChar w:fldCharType="begin"/>
      </w:r>
      <w:r>
        <w:rPr>
          <w:rFonts w:ascii="Arial" w:hAnsi="Arial" w:cs="Arial"/>
        </w:rPr>
        <w:instrText xml:space="preserve"> ADDIN ZOTERO_ITEM CSL_CITATION {"citationID":"NZ2EU6Ia","properties":{"formattedCitation":"(Puhr et al., 2017)","plainCitation":"(Puhr et al., 2017)","noteIndex":0},"citationItems":[{"id":84,"uris":["http://zotero.org/users/local/A12ESoVu/items/APN49LB2"],"itemData":{"id":84,"type":"article-journal","abstract":"Firth-type logistic regression has become a standard approach for the analysis of binary outcomes with small samples. Whereas it reduces the bias in maximum likelihood estimates of coefficients, bias towards 1/2 is introduced in the predicted probabilities. The stronger the imbalance of the outcome, the more severe is the bias in the predicted probabilities. We propose two simple modifications of Firth-type logistic regression resulting in unbiased predicted probabilities. The first corrects the predicted probabilities by a post-hoc adjustment of the intercept. The other is based on an alternative formulation of Firth-types estimation as an iterative data augmentation procedure. Our suggested modification consists in introducing an indicator variable which distinguishes between original and pseudo observations in the augmented data. In a comprehensive simulation study these approaches are compared to other attempts to improve predictions based on Firth-type penalization and to other published penalization strategies intended for routine use. For instance, we consider a recently suggested compromise between maximum likelihood and Firth-type logistic regression. Simulation results are scrutinized both with regard to prediction and regression coefficients. Finally, the methods considered are illustrated and compared for a study on arterial closure devices in minimally invasive cardiac surgery.","container-title":"Statistics in Medicine","DOI":"10.1002/sim.7273","ISSN":"0277-6715, 1097-0258","issue":"14","journalAbbreviation":"Statistics in Medicine","note":"arXiv:2101.07620 [stat]","page":"2302-2317","source":"arXiv.org","title":"Firth's logistic regression with rare events: accurate effect estimates AND predictions?","title-short":"Firth's logistic regression with rare events","volume":"36","author":[{"family":"Puhr","given":"Rainer"},{"family":"Heinze","given":"Georg"},{"family":"Nold","given":"Mariana"},{"family":"Lusa","given":"Lara"},{"family":"Geroldinger","given":"Angelika"}],"issued":{"date-parts":[["2017",6,30]]}}}],"schema":"https://github.com/citation-style-language/schema/raw/master/csl-citation.json"} </w:instrText>
      </w:r>
      <w:r>
        <w:rPr>
          <w:rFonts w:ascii="Arial" w:hAnsi="Arial" w:cs="Arial"/>
        </w:rPr>
        <w:fldChar w:fldCharType="separate"/>
      </w:r>
      <w:r w:rsidRPr="00A064F6">
        <w:rPr>
          <w:rFonts w:ascii="Arial" w:hAnsi="Arial" w:cs="Arial"/>
        </w:rPr>
        <w:t>(Puhr et al., 2017)</w:t>
      </w:r>
      <w:r>
        <w:rPr>
          <w:rFonts w:ascii="Arial" w:hAnsi="Arial" w:cs="Arial"/>
        </w:rPr>
        <w:fldChar w:fldCharType="end"/>
      </w:r>
      <w:ins w:id="906" w:author="Felix Pascal (felixpas)" w:date="2025-07-01T23:07:00Z">
        <w:r w:rsidRPr="00A064F6">
          <w:rPr>
            <w:rFonts w:ascii="Arial" w:hAnsi="Arial" w:cs="Arial"/>
          </w:rPr>
          <w:t xml:space="preserve">. Logistic regression models (including bias-corrected approaches such as Firth-type logistic regression) are known to produce distorted effect sizes and predicted probabilities when outcome imbalance is strong </w:t>
        </w:r>
      </w:ins>
      <w:r>
        <w:rPr>
          <w:rFonts w:ascii="Arial" w:hAnsi="Arial" w:cs="Arial"/>
        </w:rPr>
        <w:fldChar w:fldCharType="begin"/>
      </w:r>
      <w:r>
        <w:rPr>
          <w:rFonts w:ascii="Arial" w:hAnsi="Arial" w:cs="Arial"/>
        </w:rPr>
        <w:instrText xml:space="preserve"> ADDIN ZOTERO_ITEM CSL_CITATION {"citationID":"4GqCidOm","properties":{"formattedCitation":"(Puhr et al., 2017)","plainCitation":"(Puhr et al., 2017)","noteIndex":0},"citationItems":[{"id":84,"uris":["http://zotero.org/users/local/A12ESoVu/items/APN49LB2"],"itemData":{"id":84,"type":"article-journal","abstract":"Firth-type logistic regression has become a standard approach for the analysis of binary outcomes with small samples. Whereas it reduces the bias in maximum likelihood estimates of coefficients, bias towards 1/2 is introduced in the predicted probabilities. The stronger the imbalance of the outcome, the more severe is the bias in the predicted probabilities. We propose two simple modifications of Firth-type logistic regression resulting in unbiased predicted probabilities. The first corrects the predicted probabilities by a post-hoc adjustment of the intercept. The other is based on an alternative formulation of Firth-types estimation as an iterative data augmentation procedure. Our suggested modification consists in introducing an indicator variable which distinguishes between original and pseudo observations in the augmented data. In a comprehensive simulation study these approaches are compared to other attempts to improve predictions based on Firth-type penalization and to other published penalization strategies intended for routine use. For instance, we consider a recently suggested compromise between maximum likelihood and Firth-type logistic regression. Simulation results are scrutinized both with regard to prediction and regression coefficients. Finally, the methods considered are illustrated and compared for a study on arterial closure devices in minimally invasive cardiac surgery.","container-title":"Statistics in Medicine","DOI":"10.1002/sim.7273","ISSN":"0277-6715, 1097-0258","issue":"14","journalAbbreviation":"Statistics in Medicine","note":"arXiv:2101.07620 [stat]","page":"2302-2317","source":"arXiv.org","title":"Firth's logistic regression with rare events: accurate effect estimates AND predictions?","title-short":"Firth's logistic regression with rare events","volume":"36","author":[{"family":"Puhr","given":"Rainer"},{"family":"Heinze","given":"Georg"},{"family":"Nold","given":"Mariana"},{"family":"Lusa","given":"Lara"},{"family":"Geroldinger","given":"Angelika"}],"issued":{"date-parts":[["2017",6,30]]}}}],"schema":"https://github.com/citation-style-language/schema/raw/master/csl-citation.json"} </w:instrText>
      </w:r>
      <w:r>
        <w:rPr>
          <w:rFonts w:ascii="Arial" w:hAnsi="Arial" w:cs="Arial"/>
        </w:rPr>
        <w:fldChar w:fldCharType="separate"/>
      </w:r>
      <w:r w:rsidRPr="00A064F6">
        <w:rPr>
          <w:rFonts w:ascii="Arial" w:hAnsi="Arial" w:cs="Arial"/>
        </w:rPr>
        <w:t>(Puhr et al., 2017)</w:t>
      </w:r>
      <w:r>
        <w:rPr>
          <w:rFonts w:ascii="Arial" w:hAnsi="Arial" w:cs="Arial"/>
        </w:rPr>
        <w:fldChar w:fldCharType="end"/>
      </w:r>
      <w:ins w:id="907" w:author="Felix Pascal (felixpas)" w:date="2025-07-01T23:07:00Z">
        <w:r w:rsidRPr="00A064F6">
          <w:rPr>
            <w:rFonts w:ascii="Arial" w:hAnsi="Arial" w:cs="Arial"/>
          </w:rPr>
          <w:t xml:space="preserve">. This issue can similarly affect GLMMs when species with few occurrences are </w:t>
        </w:r>
        <w:proofErr w:type="spellStart"/>
        <w:r w:rsidRPr="00A064F6">
          <w:rPr>
            <w:rFonts w:ascii="Arial" w:hAnsi="Arial" w:cs="Arial"/>
          </w:rPr>
          <w:t>modeled</w:t>
        </w:r>
        <w:proofErr w:type="spellEnd"/>
        <w:r w:rsidRPr="00A064F6">
          <w:rPr>
            <w:rFonts w:ascii="Arial" w:hAnsi="Arial" w:cs="Arial"/>
          </w:rPr>
          <w:t xml:space="preserve"> individually</w:t>
        </w:r>
      </w:ins>
      <w:ins w:id="908" w:author="Felix Pascal (felixpas)" w:date="2025-07-01T23:10:00Z">
        <w:r>
          <w:rPr>
            <w:rFonts w:ascii="Arial" w:hAnsi="Arial" w:cs="Arial"/>
          </w:rPr>
          <w:t xml:space="preserve"> </w:t>
        </w:r>
      </w:ins>
      <w:r>
        <w:rPr>
          <w:rFonts w:ascii="Arial" w:hAnsi="Arial" w:cs="Arial"/>
        </w:rPr>
        <w:fldChar w:fldCharType="begin"/>
      </w:r>
      <w:r>
        <w:rPr>
          <w:rFonts w:ascii="Arial" w:hAnsi="Arial" w:cs="Arial"/>
        </w:rPr>
        <w:instrText xml:space="preserve"> ADDIN ZOTERO_ITEM CSL_CITATION {"citationID":"f9dQOIe8","properties":{"formattedCitation":"(Puhr et al., 2017)","plainCitation":"(Puhr et al., 2017)","noteIndex":0},"citationItems":[{"id":84,"uris":["http://zotero.org/users/local/A12ESoVu/items/APN49LB2"],"itemData":{"id":84,"type":"article-journal","abstract":"Firth-type logistic regression has become a standard approach for the analysis of binary outcomes with small samples. Whereas it reduces the bias in maximum likelihood estimates of coefficients, bias towards 1/2 is introduced in the predicted probabilities. The stronger the imbalance of the outcome, the more severe is the bias in the predicted probabilities. We propose two simple modifications of Firth-type logistic regression resulting in unbiased predicted probabilities. The first corrects the predicted probabilities by a post-hoc adjustment of the intercept. The other is based on an alternative formulation of Firth-types estimation as an iterative data augmentation procedure. Our suggested modification consists in introducing an indicator variable which distinguishes between original and pseudo observations in the augmented data. In a comprehensive simulation study these approaches are compared to other attempts to improve predictions based on Firth-type penalization and to other published penalization strategies intended for routine use. For instance, we consider a recently suggested compromise between maximum likelihood and Firth-type logistic regression. Simulation results are scrutinized both with regard to prediction and regression coefficients. Finally, the methods considered are illustrated and compared for a study on arterial closure devices in minimally invasive cardiac surgery.","container-title":"Statistics in Medicine","DOI":"10.1002/sim.7273","ISSN":"0277-6715, 1097-0258","issue":"14","journalAbbreviation":"Statistics in Medicine","note":"arXiv:2101.07620 [stat]","page":"2302-2317","source":"arXiv.org","title":"Firth's logistic regression with rare events: accurate effect estimates AND predictions?","title-short":"Firth's logistic regression with rare events","volume":"36","author":[{"family":"Puhr","given":"Rainer"},{"family":"Heinze","given":"Georg"},{"family":"Nold","given":"Mariana"},{"family":"Lusa","given":"Lara"},{"family":"Geroldinger","given":"Angelika"}],"issued":{"date-parts":[["2017",6,30]]}}}],"schema":"https://github.com/citation-style-language/schema/raw/master/csl-citation.json"} </w:instrText>
      </w:r>
      <w:r>
        <w:rPr>
          <w:rFonts w:ascii="Arial" w:hAnsi="Arial" w:cs="Arial"/>
        </w:rPr>
        <w:fldChar w:fldCharType="separate"/>
      </w:r>
      <w:r w:rsidRPr="00A064F6">
        <w:rPr>
          <w:rFonts w:ascii="Arial" w:hAnsi="Arial" w:cs="Arial"/>
        </w:rPr>
        <w:t>(Puhr et al., 2017)</w:t>
      </w:r>
      <w:r>
        <w:rPr>
          <w:rFonts w:ascii="Arial" w:hAnsi="Arial" w:cs="Arial"/>
        </w:rPr>
        <w:fldChar w:fldCharType="end"/>
      </w:r>
      <w:ins w:id="909" w:author="Felix Pascal (felixpas)" w:date="2025-07-01T23:07:00Z">
        <w:r w:rsidRPr="00A064F6">
          <w:rPr>
            <w:rFonts w:ascii="Arial" w:hAnsi="Arial" w:cs="Arial"/>
          </w:rPr>
          <w:t>.</w:t>
        </w:r>
        <w:r>
          <w:rPr>
            <w:rFonts w:ascii="Arial" w:hAnsi="Arial" w:cs="Arial"/>
          </w:rPr>
          <w:t xml:space="preserve"> </w:t>
        </w:r>
      </w:ins>
      <w:ins w:id="910" w:author="Felix Pascal (felixpas)" w:date="2025-07-01T22:52:00Z">
        <w:r w:rsidR="000530E5" w:rsidRPr="000530E5">
          <w:rPr>
            <w:rFonts w:ascii="Arial" w:hAnsi="Arial" w:cs="Arial"/>
          </w:rPr>
          <w:t>Nonetheless, the analysis provides a useful overview of species-specific dynamics and serves as a starting point for identifying taxa with consistent long-term increases or declines.</w:t>
        </w:r>
      </w:ins>
    </w:p>
    <w:p w14:paraId="0B23BFD9" w14:textId="6F79CC2D" w:rsidR="002B3535" w:rsidRPr="0039239D" w:rsidDel="000530E5" w:rsidRDefault="002B3535" w:rsidP="000530E5">
      <w:pPr>
        <w:spacing w:line="360" w:lineRule="auto"/>
        <w:jc w:val="both"/>
        <w:rPr>
          <w:del w:id="911" w:author="Felix Pascal (felixpas)" w:date="2025-07-01T22:52:00Z"/>
          <w:rFonts w:ascii="Arial" w:hAnsi="Arial" w:cs="Arial"/>
        </w:rPr>
      </w:pPr>
      <w:del w:id="912" w:author="Felix Pascal (felixpas)" w:date="2025-07-01T22:52:00Z">
        <w:r w:rsidRPr="0039239D" w:rsidDel="000530E5">
          <w:rPr>
            <w:rFonts w:ascii="Arial" w:hAnsi="Arial" w:cs="Arial"/>
          </w:rPr>
          <w:delText xml:space="preserve">The species-level analysis revealed a total of </w:delText>
        </w:r>
        <w:commentRangeStart w:id="913"/>
        <w:commentRangeStart w:id="914"/>
        <w:r w:rsidRPr="0039239D" w:rsidDel="000530E5">
          <w:rPr>
            <w:rFonts w:ascii="Arial" w:hAnsi="Arial" w:cs="Arial"/>
          </w:rPr>
          <w:delText xml:space="preserve">97 vascular plant taxa with significant changes in presence across Switzerland between 2001 and 2023. </w:delText>
        </w:r>
        <w:commentRangeEnd w:id="913"/>
        <w:r w:rsidR="00120868" w:rsidDel="000530E5">
          <w:rPr>
            <w:rStyle w:val="Kommentarzeichen"/>
          </w:rPr>
          <w:commentReference w:id="913"/>
        </w:r>
        <w:commentRangeEnd w:id="914"/>
        <w:r w:rsidR="00B96880" w:rsidDel="000530E5">
          <w:rPr>
            <w:rStyle w:val="Kommentarzeichen"/>
          </w:rPr>
          <w:commentReference w:id="914"/>
        </w:r>
        <w:r w:rsidRPr="0039239D" w:rsidDel="000530E5">
          <w:rPr>
            <w:rFonts w:ascii="Arial" w:hAnsi="Arial" w:cs="Arial"/>
          </w:rPr>
          <w:delText>While the statistical models do not explain the causes of these trends, the observed species-specific dynamics are consistent with findings from other long-term vegetation monitoring efforts in Switzerland and Central Europe.</w:delText>
        </w:r>
      </w:del>
    </w:p>
    <w:p w14:paraId="53B38556" w14:textId="281771EE" w:rsidR="002B3535" w:rsidRPr="0039239D" w:rsidDel="000530E5" w:rsidRDefault="002B3535" w:rsidP="002B3535">
      <w:pPr>
        <w:spacing w:line="360" w:lineRule="auto"/>
        <w:jc w:val="both"/>
        <w:rPr>
          <w:del w:id="915" w:author="Felix Pascal (felixpas)" w:date="2025-07-01T22:52:00Z"/>
          <w:rFonts w:ascii="Arial" w:hAnsi="Arial" w:cs="Arial"/>
        </w:rPr>
      </w:pPr>
      <w:del w:id="916" w:author="Felix Pascal (felixpas)" w:date="2025-07-01T22:52:00Z">
        <w:r w:rsidRPr="0039239D" w:rsidDel="000530E5">
          <w:rPr>
            <w:rFonts w:ascii="Arial" w:hAnsi="Arial" w:cs="Arial"/>
          </w:rPr>
          <w:delText xml:space="preserve">Previous studies based on the Swiss Biodiversity Monitoring Programme (BDM) have reported similar patterns of directional change, with some taxa increasing markedly while others </w:delText>
        </w:r>
        <w:r w:rsidRPr="0039239D" w:rsidDel="000530E5">
          <w:rPr>
            <w:rFonts w:ascii="Arial" w:hAnsi="Arial" w:cs="Arial"/>
          </w:rPr>
          <w:lastRenderedPageBreak/>
          <w:delText>declined (Roth et al., 2015). For instance, Bühler and Roth (2011) documented compositional shifts in dry grasslands, where disturbance-adapted and generalist species increased, while habitat specialists and moisture-demanding species declined. Likewise, alpine vegetation surveys have highlighted a gradual turnover, with thermophilic species expanding and cold-adapted taxa showing retreat or reduced frequencies (Wipf et al., 2013; Rumpf et al., 2018).</w:delText>
        </w:r>
      </w:del>
    </w:p>
    <w:p w14:paraId="0EAF9203" w14:textId="39175F01" w:rsidR="004A710B" w:rsidRPr="0039239D" w:rsidDel="000530E5" w:rsidRDefault="002B3535" w:rsidP="002B3535">
      <w:pPr>
        <w:spacing w:line="360" w:lineRule="auto"/>
        <w:jc w:val="both"/>
        <w:rPr>
          <w:del w:id="917" w:author="Felix Pascal (felixpas)" w:date="2025-07-01T22:52:00Z"/>
          <w:rFonts w:ascii="Arial" w:hAnsi="Arial" w:cs="Arial"/>
        </w:rPr>
      </w:pPr>
      <w:del w:id="918" w:author="Felix Pascal (felixpas)" w:date="2025-07-01T22:52:00Z">
        <w:r w:rsidRPr="0039239D" w:rsidDel="000530E5">
          <w:rPr>
            <w:rFonts w:ascii="Arial" w:hAnsi="Arial" w:cs="Arial"/>
          </w:rPr>
          <w:delText xml:space="preserve">The current analysis detected some of the strongest increases among taxa with relatively few observations (e.g., </w:delText>
        </w:r>
        <w:r w:rsidRPr="00C54D10" w:rsidDel="000530E5">
          <w:rPr>
            <w:rFonts w:ascii="Arial" w:hAnsi="Arial" w:cs="Arial"/>
            <w:i/>
            <w:iCs/>
            <w:rPrChange w:id="919" w:author="Widmer Stefan (wids)" w:date="2025-06-30T15:24:00Z">
              <w:rPr>
                <w:rFonts w:ascii="Arial" w:hAnsi="Arial" w:cs="Arial"/>
              </w:rPr>
            </w:rPrChange>
          </w:rPr>
          <w:delText>Barbarea intermedia</w:delText>
        </w:r>
        <w:r w:rsidRPr="0039239D" w:rsidDel="000530E5">
          <w:rPr>
            <w:rFonts w:ascii="Arial" w:hAnsi="Arial" w:cs="Arial"/>
          </w:rPr>
          <w:delText xml:space="preserve">, </w:delText>
        </w:r>
        <w:r w:rsidRPr="00C54D10" w:rsidDel="000530E5">
          <w:rPr>
            <w:rFonts w:ascii="Arial" w:hAnsi="Arial" w:cs="Arial"/>
            <w:i/>
            <w:iCs/>
            <w:rPrChange w:id="920" w:author="Widmer Stefan (wids)" w:date="2025-06-30T15:24:00Z">
              <w:rPr>
                <w:rFonts w:ascii="Arial" w:hAnsi="Arial" w:cs="Arial"/>
              </w:rPr>
            </w:rPrChange>
          </w:rPr>
          <w:delText>Capsella rubella</w:delText>
        </w:r>
        <w:r w:rsidRPr="0039239D" w:rsidDel="000530E5">
          <w:rPr>
            <w:rFonts w:ascii="Arial" w:hAnsi="Arial" w:cs="Arial"/>
          </w:rPr>
          <w:delText>), while widespread declines were noted for species associated with wetlands (Gnaphalium uliginosum, Juncus alpinoarticulatus) or nutrient-poor soils (Viola rupestris, Potentilla pusilla). Although causal inference is beyond the scope of this study, such trends may reflect environmental filtering processes such as habitat degradation, altered land-use practices, or climate-driven shifts, as suggested in previous literature (Hagedorn et al., 2019; Verheyen et al., 2018).</w:delText>
        </w:r>
      </w:del>
    </w:p>
    <w:p w14:paraId="7FBE26C2" w14:textId="0D777F89" w:rsidR="00571421" w:rsidRPr="0039239D" w:rsidRDefault="00571421" w:rsidP="00571421">
      <w:pPr>
        <w:pStyle w:val="berschrift1"/>
        <w:rPr>
          <w:rFonts w:cs="Arial"/>
        </w:rPr>
      </w:pPr>
      <w:bookmarkStart w:id="921" w:name="_Toc202297310"/>
      <w:r w:rsidRPr="0039239D">
        <w:rPr>
          <w:rFonts w:cs="Arial"/>
        </w:rPr>
        <w:t>Conclusion</w:t>
      </w:r>
      <w:bookmarkEnd w:id="921"/>
    </w:p>
    <w:p w14:paraId="03206EE9" w14:textId="4AADC6C3" w:rsidR="002B3535" w:rsidRPr="0039239D" w:rsidRDefault="002B3535" w:rsidP="002B3535">
      <w:pPr>
        <w:spacing w:line="360" w:lineRule="auto"/>
        <w:jc w:val="both"/>
        <w:rPr>
          <w:rFonts w:ascii="Arial" w:hAnsi="Arial" w:cs="Arial"/>
        </w:rPr>
      </w:pPr>
      <w:r w:rsidRPr="0039239D">
        <w:rPr>
          <w:rFonts w:ascii="Arial" w:hAnsi="Arial" w:cs="Arial"/>
        </w:rPr>
        <w:t xml:space="preserve">The results of this study demonstrate that vascular plant diversity in Switzerland has undergone measurable change over the past two decades. While an overall increase in species richness was observed at the national scale, this pattern varied strongly across biogeographic regions, land-use types, and elevational gradients. Significant gains were particularly evident in the Central Plateau and high-altitude zones, especially on unused land and extensively managed grasslands. At the same time, forests, settlements, and mid-elevation zones showed no significant change, suggesting stagnation or potential degradation in these areas. Shifts in </w:t>
      </w:r>
      <w:del w:id="922" w:author="Felix Pascal (felixpas)" w:date="2025-07-01T14:34:00Z">
        <w:r w:rsidRPr="0039239D" w:rsidDel="003E2B3A">
          <w:rPr>
            <w:rFonts w:ascii="Arial" w:hAnsi="Arial" w:cs="Arial"/>
          </w:rPr>
          <w:delText>community-weighted</w:delText>
        </w:r>
      </w:del>
      <w:ins w:id="923" w:author="Felix Pascal (felixpas)" w:date="2025-07-01T14:35:00Z">
        <w:r w:rsidR="003E2B3A">
          <w:rPr>
            <w:rFonts w:ascii="Arial" w:hAnsi="Arial" w:cs="Arial"/>
          </w:rPr>
          <w:t>unweighted</w:t>
        </w:r>
      </w:ins>
      <w:r w:rsidRPr="0039239D">
        <w:rPr>
          <w:rFonts w:ascii="Arial" w:hAnsi="Arial" w:cs="Arial"/>
        </w:rPr>
        <w:t xml:space="preserve"> means of ecological indicator values further revealed signs of </w:t>
      </w:r>
      <w:proofErr w:type="spellStart"/>
      <w:r w:rsidRPr="0039239D">
        <w:rPr>
          <w:rFonts w:ascii="Arial" w:hAnsi="Arial" w:cs="Arial"/>
        </w:rPr>
        <w:t>thermophilisation</w:t>
      </w:r>
      <w:proofErr w:type="spellEnd"/>
      <w:r w:rsidRPr="0039239D">
        <w:rPr>
          <w:rFonts w:ascii="Arial" w:hAnsi="Arial" w:cs="Arial"/>
        </w:rPr>
        <w:t xml:space="preserve">, increased drought tolerance, and a rise in ruderal traits, consistent with climate change and altered land-use intensity. The species-level analysis identified both increasing and declining taxa, </w:t>
      </w:r>
      <w:del w:id="924" w:author="Felix Pascal (felixpas)" w:date="2025-07-01T22:55:00Z">
        <w:r w:rsidRPr="0039239D" w:rsidDel="000530E5">
          <w:rPr>
            <w:rFonts w:ascii="Arial" w:hAnsi="Arial" w:cs="Arial"/>
          </w:rPr>
          <w:delText>underlining ongoing compositional turnover that may reflect environmental filtering processes</w:delText>
        </w:r>
      </w:del>
      <w:ins w:id="925" w:author="Felix Pascal (felixpas)" w:date="2025-07-01T22:55:00Z">
        <w:r w:rsidR="000530E5">
          <w:rPr>
            <w:rFonts w:ascii="Arial" w:hAnsi="Arial" w:cs="Arial"/>
          </w:rPr>
          <w:t>with substantially more increasing than decreasing</w:t>
        </w:r>
      </w:ins>
      <w:r w:rsidRPr="0039239D">
        <w:rPr>
          <w:rFonts w:ascii="Arial" w:hAnsi="Arial" w:cs="Arial"/>
        </w:rPr>
        <w:t>.</w:t>
      </w:r>
    </w:p>
    <w:p w14:paraId="7E7A3325" w14:textId="5772EE76" w:rsidR="003232B8" w:rsidRDefault="002B3535" w:rsidP="002B3535">
      <w:pPr>
        <w:spacing w:line="360" w:lineRule="auto"/>
        <w:jc w:val="both"/>
        <w:rPr>
          <w:ins w:id="926" w:author="Felix Pascal (felixpas)" w:date="2025-07-01T14:49:00Z"/>
          <w:rFonts w:ascii="Arial" w:hAnsi="Arial" w:cs="Arial"/>
        </w:rPr>
      </w:pPr>
      <w:r w:rsidRPr="0039239D">
        <w:rPr>
          <w:rFonts w:ascii="Arial" w:hAnsi="Arial" w:cs="Arial"/>
        </w:rPr>
        <w:t xml:space="preserve">Building on these findings, future research should seek to better disentangle the relative contributions of climate, land-use, and policy-driven factors in shaping biodiversity trends. Linking species trends to trait data or habitat preferences could help identify mechanisms behind observed changes and inform conservation priorities. Incorporating abundance data </w:t>
      </w:r>
      <w:proofErr w:type="spellStart"/>
      <w:r w:rsidRPr="0039239D">
        <w:rPr>
          <w:rFonts w:ascii="Arial" w:hAnsi="Arial" w:cs="Arial"/>
        </w:rPr>
        <w:t>where</w:t>
      </w:r>
      <w:proofErr w:type="spellEnd"/>
      <w:r w:rsidRPr="0039239D">
        <w:rPr>
          <w:rFonts w:ascii="Arial" w:hAnsi="Arial" w:cs="Arial"/>
        </w:rPr>
        <w:t xml:space="preserve"> available would allow a more detailed understanding of community dynamics. Additionally, integrating remote sensing data or high-resolution land-use histories could provide spatial context to plot-level observations. Finally, </w:t>
      </w:r>
      <w:proofErr w:type="gramStart"/>
      <w:r w:rsidRPr="0039239D">
        <w:rPr>
          <w:rFonts w:ascii="Arial" w:hAnsi="Arial" w:cs="Arial"/>
        </w:rPr>
        <w:t>stagnating</w:t>
      </w:r>
      <w:proofErr w:type="gramEnd"/>
      <w:r w:rsidRPr="0039239D">
        <w:rPr>
          <w:rFonts w:ascii="Arial" w:hAnsi="Arial" w:cs="Arial"/>
        </w:rPr>
        <w:t xml:space="preserve"> or declining zones, particularly mid-elevation belts and urban landscapes, should be targeted for more detailed monitoring and restoration efforts, as they may currently fall through the cracks of existing conservation strategies.</w:t>
      </w:r>
    </w:p>
    <w:p w14:paraId="6F32FFE7" w14:textId="000BB7CA" w:rsidR="00576E4E" w:rsidRDefault="00576E4E" w:rsidP="00576E4E">
      <w:pPr>
        <w:pStyle w:val="berschrift1"/>
        <w:rPr>
          <w:ins w:id="927" w:author="Felix Pascal (felixpas)" w:date="2025-07-01T16:07:00Z"/>
        </w:rPr>
      </w:pPr>
      <w:bookmarkStart w:id="928" w:name="_Toc202297311"/>
      <w:ins w:id="929" w:author="Felix Pascal (felixpas)" w:date="2025-07-01T14:50:00Z">
        <w:r>
          <w:lastRenderedPageBreak/>
          <w:t>Acknowledgements</w:t>
        </w:r>
      </w:ins>
      <w:bookmarkEnd w:id="928"/>
    </w:p>
    <w:p w14:paraId="79C74E91" w14:textId="4440C2AF" w:rsidR="00A12F9B" w:rsidRPr="00A12F9B" w:rsidRDefault="00A12F9B" w:rsidP="00A12F9B">
      <w:pPr>
        <w:spacing w:line="360" w:lineRule="auto"/>
        <w:jc w:val="both"/>
        <w:rPr>
          <w:ins w:id="930" w:author="Felix Pascal (felixpas)" w:date="2025-07-01T16:07:00Z"/>
          <w:rFonts w:ascii="Arial" w:hAnsi="Arial" w:cs="Arial"/>
          <w:rPrChange w:id="931" w:author="Felix Pascal (felixpas)" w:date="2025-07-01T16:07:00Z">
            <w:rPr>
              <w:ins w:id="932" w:author="Felix Pascal (felixpas)" w:date="2025-07-01T16:07:00Z"/>
            </w:rPr>
          </w:rPrChange>
        </w:rPr>
        <w:pPrChange w:id="933" w:author="Felix Pascal (felixpas)" w:date="2025-07-01T16:07:00Z">
          <w:pPr/>
        </w:pPrChange>
      </w:pPr>
      <w:ins w:id="934" w:author="Felix Pascal (felixpas)" w:date="2025-07-01T16:07:00Z">
        <w:r w:rsidRPr="00A12F9B">
          <w:rPr>
            <w:rFonts w:ascii="Arial" w:hAnsi="Arial" w:cs="Arial"/>
            <w:rPrChange w:id="935" w:author="Felix Pascal (felixpas)" w:date="2025-07-01T16:07:00Z">
              <w:rPr/>
            </w:rPrChange>
          </w:rPr>
          <w:t xml:space="preserve">I would like to express my heartfelt gratitude to my supervisors, Prof. </w:t>
        </w:r>
        <w:proofErr w:type="spellStart"/>
        <w:r w:rsidRPr="00A12F9B">
          <w:rPr>
            <w:rFonts w:ascii="Arial" w:hAnsi="Arial" w:cs="Arial"/>
            <w:rPrChange w:id="936" w:author="Felix Pascal (felixpas)" w:date="2025-07-01T16:07:00Z">
              <w:rPr/>
            </w:rPrChange>
          </w:rPr>
          <w:t>Dr.</w:t>
        </w:r>
        <w:proofErr w:type="spellEnd"/>
        <w:r w:rsidRPr="00A12F9B">
          <w:rPr>
            <w:rFonts w:ascii="Arial" w:hAnsi="Arial" w:cs="Arial"/>
            <w:rPrChange w:id="937" w:author="Felix Pascal (felixpas)" w:date="2025-07-01T16:07:00Z">
              <w:rPr/>
            </w:rPrChange>
          </w:rPr>
          <w:t xml:space="preserve"> Jürgen Dengler and MSc Stefan Widmer, for their invaluable support, guidance, and encouragement throughout the course of this Bachelor thesis. Their expertise, patience,</w:t>
        </w:r>
      </w:ins>
      <w:ins w:id="938" w:author="Felix Pascal (felixpas)" w:date="2025-07-01T16:17:00Z">
        <w:r w:rsidR="00194E16">
          <w:rPr>
            <w:rFonts w:ascii="Arial" w:hAnsi="Arial" w:cs="Arial"/>
          </w:rPr>
          <w:t xml:space="preserve"> </w:t>
        </w:r>
      </w:ins>
      <w:ins w:id="939" w:author="Felix Pascal (felixpas)" w:date="2025-07-01T16:18:00Z">
        <w:r w:rsidR="00194E16">
          <w:rPr>
            <w:rFonts w:ascii="Arial" w:hAnsi="Arial" w:cs="Arial"/>
          </w:rPr>
          <w:t>flexibility,</w:t>
        </w:r>
      </w:ins>
      <w:ins w:id="940" w:author="Felix Pascal (felixpas)" w:date="2025-07-01T16:07:00Z">
        <w:r w:rsidRPr="00A12F9B">
          <w:rPr>
            <w:rFonts w:ascii="Arial" w:hAnsi="Arial" w:cs="Arial"/>
            <w:rPrChange w:id="941" w:author="Felix Pascal (felixpas)" w:date="2025-07-01T16:07:00Z">
              <w:rPr/>
            </w:rPrChange>
          </w:rPr>
          <w:t xml:space="preserve"> and constructive feedback have been </w:t>
        </w:r>
      </w:ins>
      <w:ins w:id="942" w:author="Felix Pascal (felixpas)" w:date="2025-07-01T16:18:00Z">
        <w:r w:rsidR="00194E16">
          <w:rPr>
            <w:rFonts w:ascii="Arial" w:hAnsi="Arial" w:cs="Arial"/>
          </w:rPr>
          <w:t>incredibly important during this entire</w:t>
        </w:r>
      </w:ins>
      <w:ins w:id="943" w:author="Felix Pascal (felixpas)" w:date="2025-07-01T16:07:00Z">
        <w:r w:rsidRPr="00A12F9B">
          <w:rPr>
            <w:rFonts w:ascii="Arial" w:hAnsi="Arial" w:cs="Arial"/>
            <w:rPrChange w:id="944" w:author="Felix Pascal (felixpas)" w:date="2025-07-01T16:07:00Z">
              <w:rPr/>
            </w:rPrChange>
          </w:rPr>
          <w:t xml:space="preserve"> project.</w:t>
        </w:r>
      </w:ins>
    </w:p>
    <w:p w14:paraId="5C966A0B" w14:textId="3D36A247" w:rsidR="00A12F9B" w:rsidRPr="00A12F9B" w:rsidRDefault="00A12F9B" w:rsidP="00A12F9B">
      <w:pPr>
        <w:spacing w:line="360" w:lineRule="auto"/>
        <w:jc w:val="both"/>
        <w:rPr>
          <w:ins w:id="945" w:author="Felix Pascal (felixpas)" w:date="2025-07-01T14:21:00Z"/>
          <w:rFonts w:ascii="Arial" w:hAnsi="Arial" w:cs="Arial"/>
          <w:rPrChange w:id="946" w:author="Felix Pascal (felixpas)" w:date="2025-07-01T16:07:00Z">
            <w:rPr>
              <w:ins w:id="947" w:author="Felix Pascal (felixpas)" w:date="2025-07-01T14:21:00Z"/>
            </w:rPr>
          </w:rPrChange>
        </w:rPr>
      </w:pPr>
      <w:ins w:id="948" w:author="Felix Pascal (felixpas)" w:date="2025-07-01T16:07:00Z">
        <w:r w:rsidRPr="00A12F9B">
          <w:rPr>
            <w:rFonts w:ascii="Arial" w:hAnsi="Arial" w:cs="Arial"/>
            <w:rPrChange w:id="949" w:author="Felix Pascal (felixpas)" w:date="2025-07-01T16:07:00Z">
              <w:rPr/>
            </w:rPrChange>
          </w:rPr>
          <w:t xml:space="preserve">Thank you for generously sharing your time, insights, and enthusiasm for </w:t>
        </w:r>
      </w:ins>
      <w:ins w:id="950" w:author="Felix Pascal (felixpas)" w:date="2025-07-01T16:16:00Z">
        <w:r w:rsidRPr="00A12F9B">
          <w:rPr>
            <w:rFonts w:ascii="Arial" w:hAnsi="Arial" w:cs="Arial"/>
          </w:rPr>
          <w:t>biodiversity</w:t>
        </w:r>
        <w:r>
          <w:rPr>
            <w:rFonts w:ascii="Arial" w:hAnsi="Arial" w:cs="Arial"/>
          </w:rPr>
          <w:t>.</w:t>
        </w:r>
      </w:ins>
    </w:p>
    <w:p w14:paraId="477CEC2E" w14:textId="77777777" w:rsidR="003232B8" w:rsidRDefault="003232B8">
      <w:pPr>
        <w:rPr>
          <w:ins w:id="951" w:author="Felix Pascal (felixpas)" w:date="2025-07-01T14:21:00Z"/>
          <w:rFonts w:ascii="Arial" w:hAnsi="Arial" w:cs="Arial"/>
        </w:rPr>
      </w:pPr>
      <w:ins w:id="952" w:author="Felix Pascal (felixpas)" w:date="2025-07-01T14:21:00Z">
        <w:r>
          <w:rPr>
            <w:rFonts w:ascii="Arial" w:hAnsi="Arial" w:cs="Arial"/>
          </w:rPr>
          <w:br w:type="page"/>
        </w:r>
      </w:ins>
    </w:p>
    <w:p w14:paraId="310913FE" w14:textId="77777777" w:rsidR="004A710B" w:rsidRPr="003232B8" w:rsidRDefault="004A710B" w:rsidP="00DE0759">
      <w:pPr>
        <w:pStyle w:val="berschrift1"/>
        <w:jc w:val="both"/>
        <w:rPr>
          <w:rFonts w:cs="Arial"/>
          <w:rPrChange w:id="953" w:author="Felix Pascal (felixpas)" w:date="2025-07-01T14:19:00Z">
            <w:rPr>
              <w:rFonts w:cs="Arial"/>
              <w:lang w:val="de-CH"/>
            </w:rPr>
          </w:rPrChange>
        </w:rPr>
      </w:pPr>
      <w:bookmarkStart w:id="954" w:name="_Toc202297312"/>
      <w:r w:rsidRPr="003232B8">
        <w:rPr>
          <w:rFonts w:cs="Arial"/>
          <w:rPrChange w:id="955" w:author="Felix Pascal (felixpas)" w:date="2025-07-01T14:19:00Z">
            <w:rPr>
              <w:rFonts w:cs="Arial"/>
              <w:lang w:val="de-CH"/>
            </w:rPr>
          </w:rPrChange>
        </w:rPr>
        <w:lastRenderedPageBreak/>
        <w:t>References</w:t>
      </w:r>
      <w:bookmarkEnd w:id="954"/>
    </w:p>
    <w:p w14:paraId="7FA568E4" w14:textId="77777777" w:rsidR="00A064F6" w:rsidRPr="00A064F6" w:rsidRDefault="003232B8" w:rsidP="00A064F6">
      <w:pPr>
        <w:pStyle w:val="Literaturverzeichnis"/>
        <w:rPr>
          <w:rFonts w:ascii="Arial" w:hAnsi="Arial" w:cs="Arial"/>
        </w:rPr>
      </w:pPr>
      <w:r>
        <w:rPr>
          <w:rFonts w:ascii="Arial" w:hAnsi="Arial" w:cs="Arial"/>
          <w:lang w:val="de-CH"/>
        </w:rPr>
        <w:fldChar w:fldCharType="begin"/>
      </w:r>
      <w:r w:rsidRPr="003232B8">
        <w:rPr>
          <w:rFonts w:ascii="Arial" w:hAnsi="Arial" w:cs="Arial"/>
          <w:rPrChange w:id="956" w:author="Felix Pascal (felixpas)" w:date="2025-07-01T14:19:00Z">
            <w:rPr>
              <w:rFonts w:ascii="Arial" w:hAnsi="Arial" w:cs="Arial"/>
              <w:lang w:val="de-CH"/>
            </w:rPr>
          </w:rPrChange>
        </w:rPr>
        <w:instrText xml:space="preserve"> ADDIN ZOTERO_BIBL {"uncited":[],"omitted":[],"custom":[]} CSL_BIBLIOGRAPHY </w:instrText>
      </w:r>
      <w:r>
        <w:rPr>
          <w:rFonts w:ascii="Arial" w:hAnsi="Arial" w:cs="Arial"/>
          <w:lang w:val="de-CH"/>
        </w:rPr>
        <w:fldChar w:fldCharType="separate"/>
      </w:r>
      <w:r w:rsidR="00A064F6" w:rsidRPr="00A064F6">
        <w:rPr>
          <w:rFonts w:ascii="Arial" w:hAnsi="Arial" w:cs="Arial"/>
        </w:rPr>
        <w:t xml:space="preserve">BDM Coordination Office. (2014). </w:t>
      </w:r>
      <w:r w:rsidR="00A064F6" w:rsidRPr="00A064F6">
        <w:rPr>
          <w:rFonts w:ascii="Arial" w:hAnsi="Arial" w:cs="Arial"/>
          <w:i/>
          <w:iCs/>
        </w:rPr>
        <w:t>Swiss Biodiversity Monitoring BDM. Description of Methods and Indicators</w:t>
      </w:r>
      <w:r w:rsidR="00A064F6" w:rsidRPr="00A064F6">
        <w:rPr>
          <w:rFonts w:ascii="Arial" w:hAnsi="Arial" w:cs="Arial"/>
        </w:rPr>
        <w:t>.</w:t>
      </w:r>
    </w:p>
    <w:p w14:paraId="07B5F9ED" w14:textId="77777777" w:rsidR="00A064F6" w:rsidRPr="00A064F6" w:rsidRDefault="00A064F6" w:rsidP="00A064F6">
      <w:pPr>
        <w:pStyle w:val="Literaturverzeichnis"/>
        <w:rPr>
          <w:rFonts w:ascii="Arial" w:hAnsi="Arial" w:cs="Arial"/>
        </w:rPr>
      </w:pPr>
      <w:r w:rsidRPr="00A064F6">
        <w:rPr>
          <w:rFonts w:ascii="Arial" w:hAnsi="Arial" w:cs="Arial"/>
        </w:rPr>
        <w:t xml:space="preserve">Bolker, B. M., Brooks, M. E., Clark, C. J., </w:t>
      </w:r>
      <w:proofErr w:type="spellStart"/>
      <w:r w:rsidRPr="00A064F6">
        <w:rPr>
          <w:rFonts w:ascii="Arial" w:hAnsi="Arial" w:cs="Arial"/>
        </w:rPr>
        <w:t>Geange</w:t>
      </w:r>
      <w:proofErr w:type="spellEnd"/>
      <w:r w:rsidRPr="00A064F6">
        <w:rPr>
          <w:rFonts w:ascii="Arial" w:hAnsi="Arial" w:cs="Arial"/>
        </w:rPr>
        <w:t xml:space="preserve">, S. W., Poulsen, J. R., Stevens, M. H. H., &amp; White, J.-S. S. (2009). Generalized linear mixed models: A practical guide for ecology and evolution. </w:t>
      </w:r>
      <w:r w:rsidRPr="00A064F6">
        <w:rPr>
          <w:rFonts w:ascii="Arial" w:hAnsi="Arial" w:cs="Arial"/>
          <w:i/>
          <w:iCs/>
        </w:rPr>
        <w:t>Trends in Ecology &amp; Evolution</w:t>
      </w:r>
      <w:r w:rsidRPr="00A064F6">
        <w:rPr>
          <w:rFonts w:ascii="Arial" w:hAnsi="Arial" w:cs="Arial"/>
        </w:rPr>
        <w:t xml:space="preserve">, </w:t>
      </w:r>
      <w:r w:rsidRPr="00A064F6">
        <w:rPr>
          <w:rFonts w:ascii="Arial" w:hAnsi="Arial" w:cs="Arial"/>
          <w:i/>
          <w:iCs/>
        </w:rPr>
        <w:t>24</w:t>
      </w:r>
      <w:r w:rsidRPr="00A064F6">
        <w:rPr>
          <w:rFonts w:ascii="Arial" w:hAnsi="Arial" w:cs="Arial"/>
        </w:rPr>
        <w:t>(3), 127–135. https://doi.org/10.1016/j.tree.2008.10.008</w:t>
      </w:r>
    </w:p>
    <w:p w14:paraId="6B41BFC1" w14:textId="77777777" w:rsidR="00A064F6" w:rsidRPr="00A064F6" w:rsidRDefault="00A064F6" w:rsidP="00A064F6">
      <w:pPr>
        <w:pStyle w:val="Literaturverzeichnis"/>
        <w:rPr>
          <w:rFonts w:ascii="Arial" w:hAnsi="Arial" w:cs="Arial"/>
        </w:rPr>
      </w:pPr>
      <w:r w:rsidRPr="00A064F6">
        <w:rPr>
          <w:rFonts w:ascii="Arial" w:hAnsi="Arial" w:cs="Arial"/>
        </w:rPr>
        <w:t xml:space="preserve">Brooks, M. E., Kristensen, K., Benthem, K. J. van, Magnusson, A., Berg, C. W., Nielsen, A., Skaug, H. J., </w:t>
      </w:r>
      <w:proofErr w:type="spellStart"/>
      <w:r w:rsidRPr="00A064F6">
        <w:rPr>
          <w:rFonts w:ascii="Arial" w:hAnsi="Arial" w:cs="Arial"/>
        </w:rPr>
        <w:t>Mächler</w:t>
      </w:r>
      <w:proofErr w:type="spellEnd"/>
      <w:r w:rsidRPr="00A064F6">
        <w:rPr>
          <w:rFonts w:ascii="Arial" w:hAnsi="Arial" w:cs="Arial"/>
        </w:rPr>
        <w:t xml:space="preserve">, M., &amp; Bolker, B. M. (2017). </w:t>
      </w:r>
      <w:proofErr w:type="spellStart"/>
      <w:r w:rsidRPr="00A064F6">
        <w:rPr>
          <w:rFonts w:ascii="Arial" w:hAnsi="Arial" w:cs="Arial"/>
        </w:rPr>
        <w:t>glmmTMB</w:t>
      </w:r>
      <w:proofErr w:type="spellEnd"/>
      <w:r w:rsidRPr="00A064F6">
        <w:rPr>
          <w:rFonts w:ascii="Arial" w:hAnsi="Arial" w:cs="Arial"/>
        </w:rPr>
        <w:t xml:space="preserve"> Balances Speed and Flexibility Among Packages for Zero-inflated Generalized Linear Mixed </w:t>
      </w:r>
      <w:proofErr w:type="spellStart"/>
      <w:r w:rsidRPr="00A064F6">
        <w:rPr>
          <w:rFonts w:ascii="Arial" w:hAnsi="Arial" w:cs="Arial"/>
        </w:rPr>
        <w:t>Modeling</w:t>
      </w:r>
      <w:proofErr w:type="spellEnd"/>
      <w:r w:rsidRPr="00A064F6">
        <w:rPr>
          <w:rFonts w:ascii="Arial" w:hAnsi="Arial" w:cs="Arial"/>
        </w:rPr>
        <w:t xml:space="preserve">. </w:t>
      </w:r>
      <w:r w:rsidRPr="00A064F6">
        <w:rPr>
          <w:rFonts w:ascii="Arial" w:hAnsi="Arial" w:cs="Arial"/>
          <w:i/>
          <w:iCs/>
        </w:rPr>
        <w:t>The R Journal</w:t>
      </w:r>
      <w:r w:rsidRPr="00A064F6">
        <w:rPr>
          <w:rFonts w:ascii="Arial" w:hAnsi="Arial" w:cs="Arial"/>
        </w:rPr>
        <w:t xml:space="preserve">, </w:t>
      </w:r>
      <w:r w:rsidRPr="00A064F6">
        <w:rPr>
          <w:rFonts w:ascii="Arial" w:hAnsi="Arial" w:cs="Arial"/>
          <w:i/>
          <w:iCs/>
        </w:rPr>
        <w:t>9</w:t>
      </w:r>
      <w:r w:rsidRPr="00A064F6">
        <w:rPr>
          <w:rFonts w:ascii="Arial" w:hAnsi="Arial" w:cs="Arial"/>
        </w:rPr>
        <w:t>(2), 378–400.</w:t>
      </w:r>
    </w:p>
    <w:p w14:paraId="546633F7" w14:textId="77777777" w:rsidR="00A064F6" w:rsidRPr="00A064F6" w:rsidRDefault="00A064F6" w:rsidP="00A064F6">
      <w:pPr>
        <w:pStyle w:val="Literaturverzeichnis"/>
        <w:rPr>
          <w:rFonts w:ascii="Arial" w:hAnsi="Arial" w:cs="Arial"/>
        </w:rPr>
      </w:pPr>
      <w:r w:rsidRPr="00A064F6">
        <w:rPr>
          <w:rFonts w:ascii="Arial" w:hAnsi="Arial" w:cs="Arial"/>
        </w:rPr>
        <w:t xml:space="preserve">Grime, J. P. (1973). Competitive Exclusion in Herbaceous Vegetation. </w:t>
      </w:r>
      <w:r w:rsidRPr="00A064F6">
        <w:rPr>
          <w:rFonts w:ascii="Arial" w:hAnsi="Arial" w:cs="Arial"/>
          <w:i/>
          <w:iCs/>
        </w:rPr>
        <w:t>Nature</w:t>
      </w:r>
      <w:r w:rsidRPr="00A064F6">
        <w:rPr>
          <w:rFonts w:ascii="Arial" w:hAnsi="Arial" w:cs="Arial"/>
        </w:rPr>
        <w:t xml:space="preserve">, </w:t>
      </w:r>
      <w:r w:rsidRPr="00A064F6">
        <w:rPr>
          <w:rFonts w:ascii="Arial" w:hAnsi="Arial" w:cs="Arial"/>
          <w:i/>
          <w:iCs/>
        </w:rPr>
        <w:t>242</w:t>
      </w:r>
      <w:r w:rsidRPr="00A064F6">
        <w:rPr>
          <w:rFonts w:ascii="Arial" w:hAnsi="Arial" w:cs="Arial"/>
        </w:rPr>
        <w:t>(5396), 344–347. https://doi.org/10.1038/242344a0</w:t>
      </w:r>
    </w:p>
    <w:p w14:paraId="6FE47773" w14:textId="77777777" w:rsidR="00A064F6" w:rsidRPr="00A064F6" w:rsidRDefault="00A064F6" w:rsidP="00A064F6">
      <w:pPr>
        <w:pStyle w:val="Literaturverzeichnis"/>
        <w:rPr>
          <w:rFonts w:ascii="Arial" w:hAnsi="Arial" w:cs="Arial"/>
        </w:rPr>
      </w:pPr>
      <w:proofErr w:type="spellStart"/>
      <w:r w:rsidRPr="00A064F6">
        <w:rPr>
          <w:rFonts w:ascii="Arial" w:hAnsi="Arial" w:cs="Arial"/>
        </w:rPr>
        <w:t>Häberlin</w:t>
      </w:r>
      <w:proofErr w:type="spellEnd"/>
      <w:r w:rsidRPr="00A064F6">
        <w:rPr>
          <w:rFonts w:ascii="Arial" w:hAnsi="Arial" w:cs="Arial"/>
        </w:rPr>
        <w:t xml:space="preserve">, K. E. R., &amp; Dengler, J. (2025). Recent biodiversity changes in grasslands across elevational bands in Switzerland. </w:t>
      </w:r>
      <w:r w:rsidRPr="00A064F6">
        <w:rPr>
          <w:rFonts w:ascii="Arial" w:hAnsi="Arial" w:cs="Arial"/>
          <w:i/>
          <w:iCs/>
        </w:rPr>
        <w:t>Basic and Applied Ecology</w:t>
      </w:r>
      <w:r w:rsidRPr="00A064F6">
        <w:rPr>
          <w:rFonts w:ascii="Arial" w:hAnsi="Arial" w:cs="Arial"/>
        </w:rPr>
        <w:t xml:space="preserve">, </w:t>
      </w:r>
      <w:r w:rsidRPr="00A064F6">
        <w:rPr>
          <w:rFonts w:ascii="Arial" w:hAnsi="Arial" w:cs="Arial"/>
          <w:i/>
          <w:iCs/>
        </w:rPr>
        <w:t>87</w:t>
      </w:r>
      <w:r w:rsidRPr="00A064F6">
        <w:rPr>
          <w:rFonts w:ascii="Arial" w:hAnsi="Arial" w:cs="Arial"/>
        </w:rPr>
        <w:t>, 29–37. https://doi.org/10.1016/j.baae.2025.05.003</w:t>
      </w:r>
    </w:p>
    <w:p w14:paraId="2AC7661F" w14:textId="77777777" w:rsidR="00A064F6" w:rsidRPr="00A064F6" w:rsidRDefault="00A064F6" w:rsidP="00A064F6">
      <w:pPr>
        <w:pStyle w:val="Literaturverzeichnis"/>
        <w:rPr>
          <w:rFonts w:ascii="Arial" w:hAnsi="Arial" w:cs="Arial"/>
        </w:rPr>
      </w:pPr>
      <w:r w:rsidRPr="00A064F6">
        <w:rPr>
          <w:rFonts w:ascii="Arial" w:hAnsi="Arial" w:cs="Arial"/>
        </w:rPr>
        <w:t xml:space="preserve">Hartig, F., Lohse, L., &amp; </w:t>
      </w:r>
      <w:proofErr w:type="spellStart"/>
      <w:r w:rsidRPr="00A064F6">
        <w:rPr>
          <w:rFonts w:ascii="Arial" w:hAnsi="Arial" w:cs="Arial"/>
        </w:rPr>
        <w:t>leite</w:t>
      </w:r>
      <w:proofErr w:type="spellEnd"/>
      <w:r w:rsidRPr="00A064F6">
        <w:rPr>
          <w:rFonts w:ascii="Arial" w:hAnsi="Arial" w:cs="Arial"/>
        </w:rPr>
        <w:t xml:space="preserve">, M. de S. (2024). </w:t>
      </w:r>
      <w:proofErr w:type="spellStart"/>
      <w:r w:rsidRPr="00A064F6">
        <w:rPr>
          <w:rFonts w:ascii="Arial" w:hAnsi="Arial" w:cs="Arial"/>
          <w:i/>
          <w:iCs/>
        </w:rPr>
        <w:t>DHARMa</w:t>
      </w:r>
      <w:proofErr w:type="spellEnd"/>
      <w:r w:rsidRPr="00A064F6">
        <w:rPr>
          <w:rFonts w:ascii="Arial" w:hAnsi="Arial" w:cs="Arial"/>
          <w:i/>
          <w:iCs/>
        </w:rPr>
        <w:t>: Residual Diagnostics for Hierarchical (Multi-Level / Mixed) Regression Models</w:t>
      </w:r>
      <w:r w:rsidRPr="00A064F6">
        <w:rPr>
          <w:rFonts w:ascii="Arial" w:hAnsi="Arial" w:cs="Arial"/>
        </w:rPr>
        <w:t xml:space="preserve"> (Version 0.4.7) [Software]. https://cran.r-project.org/web/packages/DHARMa/index.html</w:t>
      </w:r>
    </w:p>
    <w:p w14:paraId="3EA58A1B" w14:textId="77777777" w:rsidR="00A064F6" w:rsidRPr="00A064F6" w:rsidRDefault="00A064F6" w:rsidP="00A064F6">
      <w:pPr>
        <w:pStyle w:val="Literaturverzeichnis"/>
        <w:rPr>
          <w:rFonts w:ascii="Arial" w:hAnsi="Arial" w:cs="Arial"/>
        </w:rPr>
      </w:pPr>
      <w:r w:rsidRPr="00A064F6">
        <w:rPr>
          <w:rFonts w:ascii="Arial" w:hAnsi="Arial" w:cs="Arial"/>
        </w:rPr>
        <w:t xml:space="preserve">IPBES. (2019). </w:t>
      </w:r>
      <w:r w:rsidRPr="00A064F6">
        <w:rPr>
          <w:rFonts w:ascii="Arial" w:hAnsi="Arial" w:cs="Arial"/>
          <w:i/>
          <w:iCs/>
        </w:rPr>
        <w:t>Global assessment report on biodiversity and ecosystem services of the Intergovernmental Science-Policy Platform on Biodiversity and Ecosystem Services</w:t>
      </w:r>
      <w:r w:rsidRPr="00A064F6">
        <w:rPr>
          <w:rFonts w:ascii="Arial" w:hAnsi="Arial" w:cs="Arial"/>
        </w:rPr>
        <w:t xml:space="preserve">. </w:t>
      </w:r>
      <w:proofErr w:type="spellStart"/>
      <w:r w:rsidRPr="00A064F6">
        <w:rPr>
          <w:rFonts w:ascii="Arial" w:hAnsi="Arial" w:cs="Arial"/>
        </w:rPr>
        <w:t>Zenodo</w:t>
      </w:r>
      <w:proofErr w:type="spellEnd"/>
      <w:r w:rsidRPr="00A064F6">
        <w:rPr>
          <w:rFonts w:ascii="Arial" w:hAnsi="Arial" w:cs="Arial"/>
        </w:rPr>
        <w:t>. https://doi.org/10.5281/zenodo.6417333</w:t>
      </w:r>
    </w:p>
    <w:p w14:paraId="6FAFF54A" w14:textId="77777777" w:rsidR="00A064F6" w:rsidRPr="00A064F6" w:rsidRDefault="00A064F6" w:rsidP="00A064F6">
      <w:pPr>
        <w:pStyle w:val="Literaturverzeichnis"/>
        <w:rPr>
          <w:rFonts w:ascii="Arial" w:hAnsi="Arial" w:cs="Arial"/>
          <w:lang w:val="de-CH"/>
          <w:rPrChange w:id="957" w:author="Felix Pascal (felixpas)" w:date="2025-07-01T23:10:00Z">
            <w:rPr>
              <w:rFonts w:ascii="Arial" w:hAnsi="Arial" w:cs="Arial"/>
            </w:rPr>
          </w:rPrChange>
        </w:rPr>
      </w:pPr>
      <w:r w:rsidRPr="00A064F6">
        <w:rPr>
          <w:rFonts w:ascii="Arial" w:hAnsi="Arial" w:cs="Arial"/>
        </w:rPr>
        <w:t xml:space="preserve">Landolt, E., Bäumler, B., Ehrhardt, A., Hegg, O., </w:t>
      </w:r>
      <w:proofErr w:type="spellStart"/>
      <w:r w:rsidRPr="00A064F6">
        <w:rPr>
          <w:rFonts w:ascii="Arial" w:hAnsi="Arial" w:cs="Arial"/>
        </w:rPr>
        <w:t>Klötzli</w:t>
      </w:r>
      <w:proofErr w:type="spellEnd"/>
      <w:r w:rsidRPr="00A064F6">
        <w:rPr>
          <w:rFonts w:ascii="Arial" w:hAnsi="Arial" w:cs="Arial"/>
        </w:rPr>
        <w:t xml:space="preserve">, F., </w:t>
      </w:r>
      <w:proofErr w:type="spellStart"/>
      <w:r w:rsidRPr="00A064F6">
        <w:rPr>
          <w:rFonts w:ascii="Arial" w:hAnsi="Arial" w:cs="Arial"/>
        </w:rPr>
        <w:t>Lämmler</w:t>
      </w:r>
      <w:proofErr w:type="spellEnd"/>
      <w:r w:rsidRPr="00A064F6">
        <w:rPr>
          <w:rFonts w:ascii="Arial" w:hAnsi="Arial" w:cs="Arial"/>
        </w:rPr>
        <w:t xml:space="preserve">, W., Nobis, M., Rudmann-Maurer, K., </w:t>
      </w:r>
      <w:proofErr w:type="spellStart"/>
      <w:r w:rsidRPr="00A064F6">
        <w:rPr>
          <w:rFonts w:ascii="Arial" w:hAnsi="Arial" w:cs="Arial"/>
        </w:rPr>
        <w:t>Schweingruber</w:t>
      </w:r>
      <w:proofErr w:type="spellEnd"/>
      <w:r w:rsidRPr="00A064F6">
        <w:rPr>
          <w:rFonts w:ascii="Arial" w:hAnsi="Arial" w:cs="Arial"/>
        </w:rPr>
        <w:t xml:space="preserve">, F. H., </w:t>
      </w:r>
      <w:proofErr w:type="spellStart"/>
      <w:r w:rsidRPr="00A064F6">
        <w:rPr>
          <w:rFonts w:ascii="Arial" w:hAnsi="Arial" w:cs="Arial"/>
        </w:rPr>
        <w:t>Theurillat</w:t>
      </w:r>
      <w:proofErr w:type="spellEnd"/>
      <w:r w:rsidRPr="00A064F6">
        <w:rPr>
          <w:rFonts w:ascii="Arial" w:hAnsi="Arial" w:cs="Arial"/>
        </w:rPr>
        <w:t xml:space="preserve">, J.-P., Urmi, E., Vust, M., &amp; Wohlgemuth, T. (2010). </w:t>
      </w:r>
      <w:r w:rsidRPr="00A064F6">
        <w:rPr>
          <w:rFonts w:ascii="Arial" w:hAnsi="Arial" w:cs="Arial"/>
          <w:lang w:val="de-CH"/>
          <w:rPrChange w:id="958" w:author="Felix Pascal (felixpas)" w:date="2025-07-01T23:10:00Z">
            <w:rPr>
              <w:rFonts w:ascii="Arial" w:hAnsi="Arial" w:cs="Arial"/>
            </w:rPr>
          </w:rPrChange>
        </w:rPr>
        <w:t xml:space="preserve">Flora </w:t>
      </w:r>
      <w:proofErr w:type="spellStart"/>
      <w:r w:rsidRPr="00A064F6">
        <w:rPr>
          <w:rFonts w:ascii="Arial" w:hAnsi="Arial" w:cs="Arial"/>
          <w:lang w:val="de-CH"/>
          <w:rPrChange w:id="959" w:author="Felix Pascal (felixpas)" w:date="2025-07-01T23:10:00Z">
            <w:rPr>
              <w:rFonts w:ascii="Arial" w:hAnsi="Arial" w:cs="Arial"/>
            </w:rPr>
          </w:rPrChange>
        </w:rPr>
        <w:t>indicativa</w:t>
      </w:r>
      <w:proofErr w:type="spellEnd"/>
      <w:r w:rsidRPr="00A064F6">
        <w:rPr>
          <w:rFonts w:ascii="Arial" w:hAnsi="Arial" w:cs="Arial"/>
          <w:lang w:val="de-CH"/>
          <w:rPrChange w:id="960" w:author="Felix Pascal (felixpas)" w:date="2025-07-01T23:10:00Z">
            <w:rPr>
              <w:rFonts w:ascii="Arial" w:hAnsi="Arial" w:cs="Arial"/>
            </w:rPr>
          </w:rPrChange>
        </w:rPr>
        <w:t xml:space="preserve">: Ökologische Zeigerwerte und biologische Kennzeichen zur Flora der Schweiz und der Alpen. In </w:t>
      </w:r>
      <w:r w:rsidRPr="00A064F6">
        <w:rPr>
          <w:rFonts w:ascii="Arial" w:hAnsi="Arial" w:cs="Arial"/>
          <w:i/>
          <w:iCs/>
          <w:lang w:val="de-CH"/>
          <w:rPrChange w:id="961" w:author="Felix Pascal (felixpas)" w:date="2025-07-01T23:10:00Z">
            <w:rPr>
              <w:rFonts w:ascii="Arial" w:hAnsi="Arial" w:cs="Arial"/>
              <w:i/>
              <w:iCs/>
            </w:rPr>
          </w:rPrChange>
        </w:rPr>
        <w:t xml:space="preserve">Landolt, E; Bäumler, B; Ehrhardt, A; </w:t>
      </w:r>
      <w:proofErr w:type="spellStart"/>
      <w:r w:rsidRPr="00A064F6">
        <w:rPr>
          <w:rFonts w:ascii="Arial" w:hAnsi="Arial" w:cs="Arial"/>
          <w:i/>
          <w:iCs/>
          <w:lang w:val="de-CH"/>
          <w:rPrChange w:id="962" w:author="Felix Pascal (felixpas)" w:date="2025-07-01T23:10:00Z">
            <w:rPr>
              <w:rFonts w:ascii="Arial" w:hAnsi="Arial" w:cs="Arial"/>
              <w:i/>
              <w:iCs/>
            </w:rPr>
          </w:rPrChange>
        </w:rPr>
        <w:t>Hegg</w:t>
      </w:r>
      <w:proofErr w:type="spellEnd"/>
      <w:r w:rsidRPr="00A064F6">
        <w:rPr>
          <w:rFonts w:ascii="Arial" w:hAnsi="Arial" w:cs="Arial"/>
          <w:i/>
          <w:iCs/>
          <w:lang w:val="de-CH"/>
          <w:rPrChange w:id="963" w:author="Felix Pascal (felixpas)" w:date="2025-07-01T23:10:00Z">
            <w:rPr>
              <w:rFonts w:ascii="Arial" w:hAnsi="Arial" w:cs="Arial"/>
              <w:i/>
              <w:iCs/>
            </w:rPr>
          </w:rPrChange>
        </w:rPr>
        <w:t xml:space="preserve">, O; </w:t>
      </w:r>
      <w:proofErr w:type="spellStart"/>
      <w:r w:rsidRPr="00A064F6">
        <w:rPr>
          <w:rFonts w:ascii="Arial" w:hAnsi="Arial" w:cs="Arial"/>
          <w:i/>
          <w:iCs/>
          <w:lang w:val="de-CH"/>
          <w:rPrChange w:id="964" w:author="Felix Pascal (felixpas)" w:date="2025-07-01T23:10:00Z">
            <w:rPr>
              <w:rFonts w:ascii="Arial" w:hAnsi="Arial" w:cs="Arial"/>
              <w:i/>
              <w:iCs/>
            </w:rPr>
          </w:rPrChange>
        </w:rPr>
        <w:t>Klötzli</w:t>
      </w:r>
      <w:proofErr w:type="spellEnd"/>
      <w:r w:rsidRPr="00A064F6">
        <w:rPr>
          <w:rFonts w:ascii="Arial" w:hAnsi="Arial" w:cs="Arial"/>
          <w:i/>
          <w:iCs/>
          <w:lang w:val="de-CH"/>
          <w:rPrChange w:id="965" w:author="Felix Pascal (felixpas)" w:date="2025-07-01T23:10:00Z">
            <w:rPr>
              <w:rFonts w:ascii="Arial" w:hAnsi="Arial" w:cs="Arial"/>
              <w:i/>
              <w:iCs/>
            </w:rPr>
          </w:rPrChange>
        </w:rPr>
        <w:t xml:space="preserve">, F; Lämmler, W; Nobis, M; </w:t>
      </w:r>
      <w:proofErr w:type="spellStart"/>
      <w:r w:rsidRPr="00A064F6">
        <w:rPr>
          <w:rFonts w:ascii="Arial" w:hAnsi="Arial" w:cs="Arial"/>
          <w:i/>
          <w:iCs/>
          <w:lang w:val="de-CH"/>
          <w:rPrChange w:id="966" w:author="Felix Pascal (felixpas)" w:date="2025-07-01T23:10:00Z">
            <w:rPr>
              <w:rFonts w:ascii="Arial" w:hAnsi="Arial" w:cs="Arial"/>
              <w:i/>
              <w:iCs/>
            </w:rPr>
          </w:rPrChange>
        </w:rPr>
        <w:t>Rudmann</w:t>
      </w:r>
      <w:proofErr w:type="spellEnd"/>
      <w:r w:rsidRPr="00A064F6">
        <w:rPr>
          <w:rFonts w:ascii="Arial" w:hAnsi="Arial" w:cs="Arial"/>
          <w:i/>
          <w:iCs/>
          <w:lang w:val="de-CH"/>
          <w:rPrChange w:id="967" w:author="Felix Pascal (felixpas)" w:date="2025-07-01T23:10:00Z">
            <w:rPr>
              <w:rFonts w:ascii="Arial" w:hAnsi="Arial" w:cs="Arial"/>
              <w:i/>
              <w:iCs/>
            </w:rPr>
          </w:rPrChange>
        </w:rPr>
        <w:t xml:space="preserve">-Maurer, K; Schweingruber, F H; Theurillat, J-P; </w:t>
      </w:r>
      <w:proofErr w:type="spellStart"/>
      <w:r w:rsidRPr="00A064F6">
        <w:rPr>
          <w:rFonts w:ascii="Arial" w:hAnsi="Arial" w:cs="Arial"/>
          <w:i/>
          <w:iCs/>
          <w:lang w:val="de-CH"/>
          <w:rPrChange w:id="968" w:author="Felix Pascal (felixpas)" w:date="2025-07-01T23:10:00Z">
            <w:rPr>
              <w:rFonts w:ascii="Arial" w:hAnsi="Arial" w:cs="Arial"/>
              <w:i/>
              <w:iCs/>
            </w:rPr>
          </w:rPrChange>
        </w:rPr>
        <w:t>Urmi</w:t>
      </w:r>
      <w:proofErr w:type="spellEnd"/>
      <w:r w:rsidRPr="00A064F6">
        <w:rPr>
          <w:rFonts w:ascii="Arial" w:hAnsi="Arial" w:cs="Arial"/>
          <w:i/>
          <w:iCs/>
          <w:lang w:val="de-CH"/>
          <w:rPrChange w:id="969" w:author="Felix Pascal (felixpas)" w:date="2025-07-01T23:10:00Z">
            <w:rPr>
              <w:rFonts w:ascii="Arial" w:hAnsi="Arial" w:cs="Arial"/>
              <w:i/>
              <w:iCs/>
            </w:rPr>
          </w:rPrChange>
        </w:rPr>
        <w:t xml:space="preserve">, E; </w:t>
      </w:r>
      <w:proofErr w:type="spellStart"/>
      <w:r w:rsidRPr="00A064F6">
        <w:rPr>
          <w:rFonts w:ascii="Arial" w:hAnsi="Arial" w:cs="Arial"/>
          <w:i/>
          <w:iCs/>
          <w:lang w:val="de-CH"/>
          <w:rPrChange w:id="970" w:author="Felix Pascal (felixpas)" w:date="2025-07-01T23:10:00Z">
            <w:rPr>
              <w:rFonts w:ascii="Arial" w:hAnsi="Arial" w:cs="Arial"/>
              <w:i/>
              <w:iCs/>
            </w:rPr>
          </w:rPrChange>
        </w:rPr>
        <w:t>Vust</w:t>
      </w:r>
      <w:proofErr w:type="spellEnd"/>
      <w:r w:rsidRPr="00A064F6">
        <w:rPr>
          <w:rFonts w:ascii="Arial" w:hAnsi="Arial" w:cs="Arial"/>
          <w:i/>
          <w:iCs/>
          <w:lang w:val="de-CH"/>
          <w:rPrChange w:id="971" w:author="Felix Pascal (felixpas)" w:date="2025-07-01T23:10:00Z">
            <w:rPr>
              <w:rFonts w:ascii="Arial" w:hAnsi="Arial" w:cs="Arial"/>
              <w:i/>
              <w:iCs/>
            </w:rPr>
          </w:rPrChange>
        </w:rPr>
        <w:t xml:space="preserve">, M; Wohlgemuth, </w:t>
      </w:r>
      <w:proofErr w:type="gramStart"/>
      <w:r w:rsidRPr="00A064F6">
        <w:rPr>
          <w:rFonts w:ascii="Arial" w:hAnsi="Arial" w:cs="Arial"/>
          <w:i/>
          <w:iCs/>
          <w:lang w:val="de-CH"/>
          <w:rPrChange w:id="972" w:author="Felix Pascal (felixpas)" w:date="2025-07-01T23:10:00Z">
            <w:rPr>
              <w:rFonts w:ascii="Arial" w:hAnsi="Arial" w:cs="Arial"/>
              <w:i/>
              <w:iCs/>
            </w:rPr>
          </w:rPrChange>
        </w:rPr>
        <w:t>T  (</w:t>
      </w:r>
      <w:proofErr w:type="gramEnd"/>
      <w:r w:rsidRPr="00A064F6">
        <w:rPr>
          <w:rFonts w:ascii="Arial" w:hAnsi="Arial" w:cs="Arial"/>
          <w:i/>
          <w:iCs/>
          <w:lang w:val="de-CH"/>
          <w:rPrChange w:id="973" w:author="Felix Pascal (felixpas)" w:date="2025-07-01T23:10:00Z">
            <w:rPr>
              <w:rFonts w:ascii="Arial" w:hAnsi="Arial" w:cs="Arial"/>
              <w:i/>
              <w:iCs/>
            </w:rPr>
          </w:rPrChange>
        </w:rPr>
        <w:t xml:space="preserve">2010). Flora </w:t>
      </w:r>
      <w:proofErr w:type="spellStart"/>
      <w:r w:rsidRPr="00A064F6">
        <w:rPr>
          <w:rFonts w:ascii="Arial" w:hAnsi="Arial" w:cs="Arial"/>
          <w:i/>
          <w:iCs/>
          <w:lang w:val="de-CH"/>
          <w:rPrChange w:id="974" w:author="Felix Pascal (felixpas)" w:date="2025-07-01T23:10:00Z">
            <w:rPr>
              <w:rFonts w:ascii="Arial" w:hAnsi="Arial" w:cs="Arial"/>
              <w:i/>
              <w:iCs/>
            </w:rPr>
          </w:rPrChange>
        </w:rPr>
        <w:t>indicativa</w:t>
      </w:r>
      <w:proofErr w:type="spellEnd"/>
      <w:r w:rsidRPr="00A064F6">
        <w:rPr>
          <w:rFonts w:ascii="Arial" w:hAnsi="Arial" w:cs="Arial"/>
          <w:i/>
          <w:iCs/>
          <w:lang w:val="de-CH"/>
          <w:rPrChange w:id="975" w:author="Felix Pascal (felixpas)" w:date="2025-07-01T23:10:00Z">
            <w:rPr>
              <w:rFonts w:ascii="Arial" w:hAnsi="Arial" w:cs="Arial"/>
              <w:i/>
              <w:iCs/>
            </w:rPr>
          </w:rPrChange>
        </w:rPr>
        <w:t xml:space="preserve">: Ökologische Zeigerwerte und biologische Kennzeichen zur Flora der Schweiz und der Alpen (2., völlig neu bearb. Und </w:t>
      </w:r>
      <w:proofErr w:type="spellStart"/>
      <w:r w:rsidRPr="00A064F6">
        <w:rPr>
          <w:rFonts w:ascii="Arial" w:hAnsi="Arial" w:cs="Arial"/>
          <w:i/>
          <w:iCs/>
          <w:lang w:val="de-CH"/>
          <w:rPrChange w:id="976" w:author="Felix Pascal (felixpas)" w:date="2025-07-01T23:10:00Z">
            <w:rPr>
              <w:rFonts w:ascii="Arial" w:hAnsi="Arial" w:cs="Arial"/>
              <w:i/>
              <w:iCs/>
            </w:rPr>
          </w:rPrChange>
        </w:rPr>
        <w:t>erw</w:t>
      </w:r>
      <w:proofErr w:type="spellEnd"/>
      <w:r w:rsidRPr="00A064F6">
        <w:rPr>
          <w:rFonts w:ascii="Arial" w:hAnsi="Arial" w:cs="Arial"/>
          <w:i/>
          <w:iCs/>
          <w:lang w:val="de-CH"/>
          <w:rPrChange w:id="977" w:author="Felix Pascal (felixpas)" w:date="2025-07-01T23:10:00Z">
            <w:rPr>
              <w:rFonts w:ascii="Arial" w:hAnsi="Arial" w:cs="Arial"/>
              <w:i/>
              <w:iCs/>
            </w:rPr>
          </w:rPrChange>
        </w:rPr>
        <w:t>. Aufl.).  Bern: Haupt.</w:t>
      </w:r>
      <w:r w:rsidRPr="00A064F6">
        <w:rPr>
          <w:rFonts w:ascii="Arial" w:hAnsi="Arial" w:cs="Arial"/>
          <w:lang w:val="de-CH"/>
          <w:rPrChange w:id="978" w:author="Felix Pascal (felixpas)" w:date="2025-07-01T23:10:00Z">
            <w:rPr>
              <w:rFonts w:ascii="Arial" w:hAnsi="Arial" w:cs="Arial"/>
            </w:rPr>
          </w:rPrChange>
        </w:rPr>
        <w:t xml:space="preserve"> Haupt. http://www.haupt.ch/verlagsshop/oxid.php/sid/01bc165c8938a5e64645df55b6d3d49d/cl/details/anid/9783258074610</w:t>
      </w:r>
    </w:p>
    <w:p w14:paraId="4C61FCA9" w14:textId="77777777" w:rsidR="00A064F6" w:rsidRPr="00A064F6" w:rsidRDefault="00A064F6" w:rsidP="00A064F6">
      <w:pPr>
        <w:pStyle w:val="Literaturverzeichnis"/>
        <w:rPr>
          <w:rFonts w:ascii="Arial" w:hAnsi="Arial" w:cs="Arial"/>
          <w:lang w:val="de-CH"/>
          <w:rPrChange w:id="979" w:author="Felix Pascal (felixpas)" w:date="2025-07-01T23:10:00Z">
            <w:rPr>
              <w:rFonts w:ascii="Arial" w:hAnsi="Arial" w:cs="Arial"/>
            </w:rPr>
          </w:rPrChange>
        </w:rPr>
      </w:pPr>
      <w:proofErr w:type="spellStart"/>
      <w:r w:rsidRPr="00A064F6">
        <w:rPr>
          <w:rFonts w:ascii="Arial" w:hAnsi="Arial" w:cs="Arial"/>
          <w:lang w:val="de-CH"/>
          <w:rPrChange w:id="980" w:author="Felix Pascal (felixpas)" w:date="2025-07-01T23:10:00Z">
            <w:rPr>
              <w:rFonts w:ascii="Arial" w:hAnsi="Arial" w:cs="Arial"/>
            </w:rPr>
          </w:rPrChange>
        </w:rPr>
        <w:t>Lenth</w:t>
      </w:r>
      <w:proofErr w:type="spellEnd"/>
      <w:r w:rsidRPr="00A064F6">
        <w:rPr>
          <w:rFonts w:ascii="Arial" w:hAnsi="Arial" w:cs="Arial"/>
          <w:lang w:val="de-CH"/>
          <w:rPrChange w:id="981" w:author="Felix Pascal (felixpas)" w:date="2025-07-01T23:10:00Z">
            <w:rPr>
              <w:rFonts w:ascii="Arial" w:hAnsi="Arial" w:cs="Arial"/>
            </w:rPr>
          </w:rPrChange>
        </w:rPr>
        <w:t xml:space="preserve">, R. V., </w:t>
      </w:r>
      <w:proofErr w:type="spellStart"/>
      <w:r w:rsidRPr="00A064F6">
        <w:rPr>
          <w:rFonts w:ascii="Arial" w:hAnsi="Arial" w:cs="Arial"/>
          <w:lang w:val="de-CH"/>
          <w:rPrChange w:id="982" w:author="Felix Pascal (felixpas)" w:date="2025-07-01T23:10:00Z">
            <w:rPr>
              <w:rFonts w:ascii="Arial" w:hAnsi="Arial" w:cs="Arial"/>
            </w:rPr>
          </w:rPrChange>
        </w:rPr>
        <w:t>Banfai</w:t>
      </w:r>
      <w:proofErr w:type="spellEnd"/>
      <w:r w:rsidRPr="00A064F6">
        <w:rPr>
          <w:rFonts w:ascii="Arial" w:hAnsi="Arial" w:cs="Arial"/>
          <w:lang w:val="de-CH"/>
          <w:rPrChange w:id="983" w:author="Felix Pascal (felixpas)" w:date="2025-07-01T23:10:00Z">
            <w:rPr>
              <w:rFonts w:ascii="Arial" w:hAnsi="Arial" w:cs="Arial"/>
            </w:rPr>
          </w:rPrChange>
        </w:rPr>
        <w:t xml:space="preserve">, B., </w:t>
      </w:r>
      <w:proofErr w:type="spellStart"/>
      <w:r w:rsidRPr="00A064F6">
        <w:rPr>
          <w:rFonts w:ascii="Arial" w:hAnsi="Arial" w:cs="Arial"/>
          <w:lang w:val="de-CH"/>
          <w:rPrChange w:id="984" w:author="Felix Pascal (felixpas)" w:date="2025-07-01T23:10:00Z">
            <w:rPr>
              <w:rFonts w:ascii="Arial" w:hAnsi="Arial" w:cs="Arial"/>
            </w:rPr>
          </w:rPrChange>
        </w:rPr>
        <w:t>Bolker</w:t>
      </w:r>
      <w:proofErr w:type="spellEnd"/>
      <w:r w:rsidRPr="00A064F6">
        <w:rPr>
          <w:rFonts w:ascii="Arial" w:hAnsi="Arial" w:cs="Arial"/>
          <w:lang w:val="de-CH"/>
          <w:rPrChange w:id="985" w:author="Felix Pascal (felixpas)" w:date="2025-07-01T23:10:00Z">
            <w:rPr>
              <w:rFonts w:ascii="Arial" w:hAnsi="Arial" w:cs="Arial"/>
            </w:rPr>
          </w:rPrChange>
        </w:rPr>
        <w:t xml:space="preserve">, B., </w:t>
      </w:r>
      <w:proofErr w:type="spellStart"/>
      <w:r w:rsidRPr="00A064F6">
        <w:rPr>
          <w:rFonts w:ascii="Arial" w:hAnsi="Arial" w:cs="Arial"/>
          <w:lang w:val="de-CH"/>
          <w:rPrChange w:id="986" w:author="Felix Pascal (felixpas)" w:date="2025-07-01T23:10:00Z">
            <w:rPr>
              <w:rFonts w:ascii="Arial" w:hAnsi="Arial" w:cs="Arial"/>
            </w:rPr>
          </w:rPrChange>
        </w:rPr>
        <w:t>Buerkner</w:t>
      </w:r>
      <w:proofErr w:type="spellEnd"/>
      <w:r w:rsidRPr="00A064F6">
        <w:rPr>
          <w:rFonts w:ascii="Arial" w:hAnsi="Arial" w:cs="Arial"/>
          <w:lang w:val="de-CH"/>
          <w:rPrChange w:id="987" w:author="Felix Pascal (felixpas)" w:date="2025-07-01T23:10:00Z">
            <w:rPr>
              <w:rFonts w:ascii="Arial" w:hAnsi="Arial" w:cs="Arial"/>
            </w:rPr>
          </w:rPrChange>
        </w:rPr>
        <w:t xml:space="preserve">, P., </w:t>
      </w:r>
      <w:proofErr w:type="spellStart"/>
      <w:r w:rsidRPr="00A064F6">
        <w:rPr>
          <w:rFonts w:ascii="Arial" w:hAnsi="Arial" w:cs="Arial"/>
          <w:lang w:val="de-CH"/>
          <w:rPrChange w:id="988" w:author="Felix Pascal (felixpas)" w:date="2025-07-01T23:10:00Z">
            <w:rPr>
              <w:rFonts w:ascii="Arial" w:hAnsi="Arial" w:cs="Arial"/>
            </w:rPr>
          </w:rPrChange>
        </w:rPr>
        <w:t>Giné</w:t>
      </w:r>
      <w:proofErr w:type="spellEnd"/>
      <w:r w:rsidRPr="00A064F6">
        <w:rPr>
          <w:rFonts w:ascii="Arial" w:hAnsi="Arial" w:cs="Arial"/>
          <w:lang w:val="de-CH"/>
          <w:rPrChange w:id="989" w:author="Felix Pascal (felixpas)" w:date="2025-07-01T23:10:00Z">
            <w:rPr>
              <w:rFonts w:ascii="Arial" w:hAnsi="Arial" w:cs="Arial"/>
            </w:rPr>
          </w:rPrChange>
        </w:rPr>
        <w:t xml:space="preserve">-Vázquez, I., Herve, M., Jung, M., Love, J., </w:t>
      </w:r>
      <w:proofErr w:type="spellStart"/>
      <w:r w:rsidRPr="00A064F6">
        <w:rPr>
          <w:rFonts w:ascii="Arial" w:hAnsi="Arial" w:cs="Arial"/>
          <w:lang w:val="de-CH"/>
          <w:rPrChange w:id="990" w:author="Felix Pascal (felixpas)" w:date="2025-07-01T23:10:00Z">
            <w:rPr>
              <w:rFonts w:ascii="Arial" w:hAnsi="Arial" w:cs="Arial"/>
            </w:rPr>
          </w:rPrChange>
        </w:rPr>
        <w:t>Miguez</w:t>
      </w:r>
      <w:proofErr w:type="spellEnd"/>
      <w:r w:rsidRPr="00A064F6">
        <w:rPr>
          <w:rFonts w:ascii="Arial" w:hAnsi="Arial" w:cs="Arial"/>
          <w:lang w:val="de-CH"/>
          <w:rPrChange w:id="991" w:author="Felix Pascal (felixpas)" w:date="2025-07-01T23:10:00Z">
            <w:rPr>
              <w:rFonts w:ascii="Arial" w:hAnsi="Arial" w:cs="Arial"/>
            </w:rPr>
          </w:rPrChange>
        </w:rPr>
        <w:t xml:space="preserve">, F., </w:t>
      </w:r>
      <w:proofErr w:type="spellStart"/>
      <w:r w:rsidRPr="00A064F6">
        <w:rPr>
          <w:rFonts w:ascii="Arial" w:hAnsi="Arial" w:cs="Arial"/>
          <w:lang w:val="de-CH"/>
          <w:rPrChange w:id="992" w:author="Felix Pascal (felixpas)" w:date="2025-07-01T23:10:00Z">
            <w:rPr>
              <w:rFonts w:ascii="Arial" w:hAnsi="Arial" w:cs="Arial"/>
            </w:rPr>
          </w:rPrChange>
        </w:rPr>
        <w:t>Piaskowski</w:t>
      </w:r>
      <w:proofErr w:type="spellEnd"/>
      <w:r w:rsidRPr="00A064F6">
        <w:rPr>
          <w:rFonts w:ascii="Arial" w:hAnsi="Arial" w:cs="Arial"/>
          <w:lang w:val="de-CH"/>
          <w:rPrChange w:id="993" w:author="Felix Pascal (felixpas)" w:date="2025-07-01T23:10:00Z">
            <w:rPr>
              <w:rFonts w:ascii="Arial" w:hAnsi="Arial" w:cs="Arial"/>
            </w:rPr>
          </w:rPrChange>
        </w:rPr>
        <w:t xml:space="preserve">, J., </w:t>
      </w:r>
      <w:proofErr w:type="spellStart"/>
      <w:r w:rsidRPr="00A064F6">
        <w:rPr>
          <w:rFonts w:ascii="Arial" w:hAnsi="Arial" w:cs="Arial"/>
          <w:lang w:val="de-CH"/>
          <w:rPrChange w:id="994" w:author="Felix Pascal (felixpas)" w:date="2025-07-01T23:10:00Z">
            <w:rPr>
              <w:rFonts w:ascii="Arial" w:hAnsi="Arial" w:cs="Arial"/>
            </w:rPr>
          </w:rPrChange>
        </w:rPr>
        <w:t>Riebl</w:t>
      </w:r>
      <w:proofErr w:type="spellEnd"/>
      <w:r w:rsidRPr="00A064F6">
        <w:rPr>
          <w:rFonts w:ascii="Arial" w:hAnsi="Arial" w:cs="Arial"/>
          <w:lang w:val="de-CH"/>
          <w:rPrChange w:id="995" w:author="Felix Pascal (felixpas)" w:date="2025-07-01T23:10:00Z">
            <w:rPr>
              <w:rFonts w:ascii="Arial" w:hAnsi="Arial" w:cs="Arial"/>
            </w:rPr>
          </w:rPrChange>
        </w:rPr>
        <w:t xml:space="preserve">, H., &amp; </w:t>
      </w:r>
      <w:proofErr w:type="spellStart"/>
      <w:r w:rsidRPr="00A064F6">
        <w:rPr>
          <w:rFonts w:ascii="Arial" w:hAnsi="Arial" w:cs="Arial"/>
          <w:lang w:val="de-CH"/>
          <w:rPrChange w:id="996" w:author="Felix Pascal (felixpas)" w:date="2025-07-01T23:10:00Z">
            <w:rPr>
              <w:rFonts w:ascii="Arial" w:hAnsi="Arial" w:cs="Arial"/>
            </w:rPr>
          </w:rPrChange>
        </w:rPr>
        <w:t>Singmann</w:t>
      </w:r>
      <w:proofErr w:type="spellEnd"/>
      <w:r w:rsidRPr="00A064F6">
        <w:rPr>
          <w:rFonts w:ascii="Arial" w:hAnsi="Arial" w:cs="Arial"/>
          <w:lang w:val="de-CH"/>
          <w:rPrChange w:id="997" w:author="Felix Pascal (felixpas)" w:date="2025-07-01T23:10:00Z">
            <w:rPr>
              <w:rFonts w:ascii="Arial" w:hAnsi="Arial" w:cs="Arial"/>
            </w:rPr>
          </w:rPrChange>
        </w:rPr>
        <w:t xml:space="preserve">, H. (2025). </w:t>
      </w:r>
      <w:proofErr w:type="spellStart"/>
      <w:r w:rsidRPr="00A064F6">
        <w:rPr>
          <w:rFonts w:ascii="Arial" w:hAnsi="Arial" w:cs="Arial"/>
          <w:i/>
          <w:iCs/>
          <w:lang w:val="de-CH"/>
          <w:rPrChange w:id="998" w:author="Felix Pascal (felixpas)" w:date="2025-07-01T23:10:00Z">
            <w:rPr>
              <w:rFonts w:ascii="Arial" w:hAnsi="Arial" w:cs="Arial"/>
              <w:i/>
              <w:iCs/>
            </w:rPr>
          </w:rPrChange>
        </w:rPr>
        <w:t>emmeans</w:t>
      </w:r>
      <w:proofErr w:type="spellEnd"/>
      <w:r w:rsidRPr="00A064F6">
        <w:rPr>
          <w:rFonts w:ascii="Arial" w:hAnsi="Arial" w:cs="Arial"/>
          <w:i/>
          <w:iCs/>
          <w:lang w:val="de-CH"/>
          <w:rPrChange w:id="999" w:author="Felix Pascal (felixpas)" w:date="2025-07-01T23:10:00Z">
            <w:rPr>
              <w:rFonts w:ascii="Arial" w:hAnsi="Arial" w:cs="Arial"/>
              <w:i/>
              <w:iCs/>
            </w:rPr>
          </w:rPrChange>
        </w:rPr>
        <w:t xml:space="preserve">: </w:t>
      </w:r>
      <w:proofErr w:type="spellStart"/>
      <w:r w:rsidRPr="00A064F6">
        <w:rPr>
          <w:rFonts w:ascii="Arial" w:hAnsi="Arial" w:cs="Arial"/>
          <w:i/>
          <w:iCs/>
          <w:lang w:val="de-CH"/>
          <w:rPrChange w:id="1000" w:author="Felix Pascal (felixpas)" w:date="2025-07-01T23:10:00Z">
            <w:rPr>
              <w:rFonts w:ascii="Arial" w:hAnsi="Arial" w:cs="Arial"/>
              <w:i/>
              <w:iCs/>
            </w:rPr>
          </w:rPrChange>
        </w:rPr>
        <w:t>Estimated</w:t>
      </w:r>
      <w:proofErr w:type="spellEnd"/>
      <w:r w:rsidRPr="00A064F6">
        <w:rPr>
          <w:rFonts w:ascii="Arial" w:hAnsi="Arial" w:cs="Arial"/>
          <w:i/>
          <w:iCs/>
          <w:lang w:val="de-CH"/>
          <w:rPrChange w:id="1001" w:author="Felix Pascal (felixpas)" w:date="2025-07-01T23:10:00Z">
            <w:rPr>
              <w:rFonts w:ascii="Arial" w:hAnsi="Arial" w:cs="Arial"/>
              <w:i/>
              <w:iCs/>
            </w:rPr>
          </w:rPrChange>
        </w:rPr>
        <w:t xml:space="preserve"> Marginal </w:t>
      </w:r>
      <w:proofErr w:type="spellStart"/>
      <w:r w:rsidRPr="00A064F6">
        <w:rPr>
          <w:rFonts w:ascii="Arial" w:hAnsi="Arial" w:cs="Arial"/>
          <w:i/>
          <w:iCs/>
          <w:lang w:val="de-CH"/>
          <w:rPrChange w:id="1002" w:author="Felix Pascal (felixpas)" w:date="2025-07-01T23:10:00Z">
            <w:rPr>
              <w:rFonts w:ascii="Arial" w:hAnsi="Arial" w:cs="Arial"/>
              <w:i/>
              <w:iCs/>
            </w:rPr>
          </w:rPrChange>
        </w:rPr>
        <w:t>Means</w:t>
      </w:r>
      <w:proofErr w:type="spellEnd"/>
      <w:r w:rsidRPr="00A064F6">
        <w:rPr>
          <w:rFonts w:ascii="Arial" w:hAnsi="Arial" w:cs="Arial"/>
          <w:i/>
          <w:iCs/>
          <w:lang w:val="de-CH"/>
          <w:rPrChange w:id="1003" w:author="Felix Pascal (felixpas)" w:date="2025-07-01T23:10:00Z">
            <w:rPr>
              <w:rFonts w:ascii="Arial" w:hAnsi="Arial" w:cs="Arial"/>
              <w:i/>
              <w:iCs/>
            </w:rPr>
          </w:rPrChange>
        </w:rPr>
        <w:t>, aka Least-</w:t>
      </w:r>
      <w:proofErr w:type="spellStart"/>
      <w:r w:rsidRPr="00A064F6">
        <w:rPr>
          <w:rFonts w:ascii="Arial" w:hAnsi="Arial" w:cs="Arial"/>
          <w:i/>
          <w:iCs/>
          <w:lang w:val="de-CH"/>
          <w:rPrChange w:id="1004" w:author="Felix Pascal (felixpas)" w:date="2025-07-01T23:10:00Z">
            <w:rPr>
              <w:rFonts w:ascii="Arial" w:hAnsi="Arial" w:cs="Arial"/>
              <w:i/>
              <w:iCs/>
            </w:rPr>
          </w:rPrChange>
        </w:rPr>
        <w:t>Squares</w:t>
      </w:r>
      <w:proofErr w:type="spellEnd"/>
      <w:r w:rsidRPr="00A064F6">
        <w:rPr>
          <w:rFonts w:ascii="Arial" w:hAnsi="Arial" w:cs="Arial"/>
          <w:i/>
          <w:iCs/>
          <w:lang w:val="de-CH"/>
          <w:rPrChange w:id="1005" w:author="Felix Pascal (felixpas)" w:date="2025-07-01T23:10:00Z">
            <w:rPr>
              <w:rFonts w:ascii="Arial" w:hAnsi="Arial" w:cs="Arial"/>
              <w:i/>
              <w:iCs/>
            </w:rPr>
          </w:rPrChange>
        </w:rPr>
        <w:t xml:space="preserve"> </w:t>
      </w:r>
      <w:proofErr w:type="spellStart"/>
      <w:r w:rsidRPr="00A064F6">
        <w:rPr>
          <w:rFonts w:ascii="Arial" w:hAnsi="Arial" w:cs="Arial"/>
          <w:i/>
          <w:iCs/>
          <w:lang w:val="de-CH"/>
          <w:rPrChange w:id="1006" w:author="Felix Pascal (felixpas)" w:date="2025-07-01T23:10:00Z">
            <w:rPr>
              <w:rFonts w:ascii="Arial" w:hAnsi="Arial" w:cs="Arial"/>
              <w:i/>
              <w:iCs/>
            </w:rPr>
          </w:rPrChange>
        </w:rPr>
        <w:t>Means</w:t>
      </w:r>
      <w:proofErr w:type="spellEnd"/>
      <w:r w:rsidRPr="00A064F6">
        <w:rPr>
          <w:rFonts w:ascii="Arial" w:hAnsi="Arial" w:cs="Arial"/>
          <w:lang w:val="de-CH"/>
          <w:rPrChange w:id="1007" w:author="Felix Pascal (felixpas)" w:date="2025-07-01T23:10:00Z">
            <w:rPr>
              <w:rFonts w:ascii="Arial" w:hAnsi="Arial" w:cs="Arial"/>
            </w:rPr>
          </w:rPrChange>
        </w:rPr>
        <w:t xml:space="preserve"> (Version 1.11.1) [Software]. https://cran.r-project.org/web/packages/emmeans/index.html</w:t>
      </w:r>
    </w:p>
    <w:p w14:paraId="6626C512" w14:textId="77777777" w:rsidR="00A064F6" w:rsidRPr="00A064F6" w:rsidRDefault="00A064F6" w:rsidP="00A064F6">
      <w:pPr>
        <w:pStyle w:val="Literaturverzeichnis"/>
        <w:rPr>
          <w:rFonts w:ascii="Arial" w:hAnsi="Arial" w:cs="Arial"/>
        </w:rPr>
      </w:pPr>
      <w:proofErr w:type="spellStart"/>
      <w:r w:rsidRPr="00A064F6">
        <w:rPr>
          <w:rFonts w:ascii="Arial" w:hAnsi="Arial" w:cs="Arial"/>
        </w:rPr>
        <w:t>Lüdecke</w:t>
      </w:r>
      <w:proofErr w:type="spellEnd"/>
      <w:r w:rsidRPr="00A064F6">
        <w:rPr>
          <w:rFonts w:ascii="Arial" w:hAnsi="Arial" w:cs="Arial"/>
        </w:rPr>
        <w:t xml:space="preserve">, D. (2018). </w:t>
      </w:r>
      <w:proofErr w:type="spellStart"/>
      <w:r w:rsidRPr="00A064F6">
        <w:rPr>
          <w:rFonts w:ascii="Arial" w:hAnsi="Arial" w:cs="Arial"/>
        </w:rPr>
        <w:t>ggeffects</w:t>
      </w:r>
      <w:proofErr w:type="spellEnd"/>
      <w:r w:rsidRPr="00A064F6">
        <w:rPr>
          <w:rFonts w:ascii="Arial" w:hAnsi="Arial" w:cs="Arial"/>
        </w:rPr>
        <w:t xml:space="preserve">: Tidy Data Frames of Marginal Effects from Regression Models. </w:t>
      </w:r>
      <w:r w:rsidRPr="00A064F6">
        <w:rPr>
          <w:rFonts w:ascii="Arial" w:hAnsi="Arial" w:cs="Arial"/>
          <w:i/>
          <w:iCs/>
        </w:rPr>
        <w:t xml:space="preserve">Journal of </w:t>
      </w:r>
      <w:proofErr w:type="gramStart"/>
      <w:r w:rsidRPr="00A064F6">
        <w:rPr>
          <w:rFonts w:ascii="Arial" w:hAnsi="Arial" w:cs="Arial"/>
          <w:i/>
          <w:iCs/>
        </w:rPr>
        <w:t>Open Source</w:t>
      </w:r>
      <w:proofErr w:type="gramEnd"/>
      <w:r w:rsidRPr="00A064F6">
        <w:rPr>
          <w:rFonts w:ascii="Arial" w:hAnsi="Arial" w:cs="Arial"/>
          <w:i/>
          <w:iCs/>
        </w:rPr>
        <w:t xml:space="preserve"> Software</w:t>
      </w:r>
      <w:r w:rsidRPr="00A064F6">
        <w:rPr>
          <w:rFonts w:ascii="Arial" w:hAnsi="Arial" w:cs="Arial"/>
        </w:rPr>
        <w:t xml:space="preserve">, </w:t>
      </w:r>
      <w:r w:rsidRPr="00A064F6">
        <w:rPr>
          <w:rFonts w:ascii="Arial" w:hAnsi="Arial" w:cs="Arial"/>
          <w:i/>
          <w:iCs/>
        </w:rPr>
        <w:t>3</w:t>
      </w:r>
      <w:r w:rsidRPr="00A064F6">
        <w:rPr>
          <w:rFonts w:ascii="Arial" w:hAnsi="Arial" w:cs="Arial"/>
        </w:rPr>
        <w:t>(26), 772. https://doi.org/10.21105/joss.00772</w:t>
      </w:r>
    </w:p>
    <w:p w14:paraId="78633008" w14:textId="77777777" w:rsidR="00A064F6" w:rsidRPr="00A064F6" w:rsidRDefault="00A064F6" w:rsidP="00A064F6">
      <w:pPr>
        <w:pStyle w:val="Literaturverzeichnis"/>
        <w:rPr>
          <w:rFonts w:ascii="Arial" w:hAnsi="Arial" w:cs="Arial"/>
        </w:rPr>
      </w:pPr>
      <w:r w:rsidRPr="00A064F6">
        <w:rPr>
          <w:rFonts w:ascii="Arial" w:hAnsi="Arial" w:cs="Arial"/>
        </w:rPr>
        <w:t xml:space="preserve">Puhr, R., Heinze, G., Nold, M., Lusa, L., &amp; </w:t>
      </w:r>
      <w:proofErr w:type="spellStart"/>
      <w:r w:rsidRPr="00A064F6">
        <w:rPr>
          <w:rFonts w:ascii="Arial" w:hAnsi="Arial" w:cs="Arial"/>
        </w:rPr>
        <w:t>Geroldinger</w:t>
      </w:r>
      <w:proofErr w:type="spellEnd"/>
      <w:r w:rsidRPr="00A064F6">
        <w:rPr>
          <w:rFonts w:ascii="Arial" w:hAnsi="Arial" w:cs="Arial"/>
        </w:rPr>
        <w:t xml:space="preserve">, A. (2017). Firth’s logistic regression with rare events: Accurate effect estimates AND predictions? </w:t>
      </w:r>
      <w:r w:rsidRPr="00A064F6">
        <w:rPr>
          <w:rFonts w:ascii="Arial" w:hAnsi="Arial" w:cs="Arial"/>
          <w:i/>
          <w:iCs/>
        </w:rPr>
        <w:t>Statistics in Medicine</w:t>
      </w:r>
      <w:r w:rsidRPr="00A064F6">
        <w:rPr>
          <w:rFonts w:ascii="Arial" w:hAnsi="Arial" w:cs="Arial"/>
        </w:rPr>
        <w:t xml:space="preserve">, </w:t>
      </w:r>
      <w:r w:rsidRPr="00A064F6">
        <w:rPr>
          <w:rFonts w:ascii="Arial" w:hAnsi="Arial" w:cs="Arial"/>
          <w:i/>
          <w:iCs/>
        </w:rPr>
        <w:t>36</w:t>
      </w:r>
      <w:r w:rsidRPr="00A064F6">
        <w:rPr>
          <w:rFonts w:ascii="Arial" w:hAnsi="Arial" w:cs="Arial"/>
        </w:rPr>
        <w:t>(14), 2302–2317. https://doi.org/10.1002/sim.7273</w:t>
      </w:r>
    </w:p>
    <w:p w14:paraId="1036A3B6" w14:textId="77777777" w:rsidR="00A064F6" w:rsidRPr="00A064F6" w:rsidRDefault="00A064F6" w:rsidP="00A064F6">
      <w:pPr>
        <w:pStyle w:val="Literaturverzeichnis"/>
        <w:rPr>
          <w:rFonts w:ascii="Arial" w:hAnsi="Arial" w:cs="Arial"/>
          <w:lang w:val="fr-CH"/>
          <w:rPrChange w:id="1008" w:author="Felix Pascal (felixpas)" w:date="2025-07-01T23:10:00Z">
            <w:rPr>
              <w:rFonts w:ascii="Arial" w:hAnsi="Arial" w:cs="Arial"/>
            </w:rPr>
          </w:rPrChange>
        </w:rPr>
      </w:pPr>
      <w:r w:rsidRPr="00A064F6">
        <w:rPr>
          <w:rFonts w:ascii="Arial" w:hAnsi="Arial" w:cs="Arial"/>
        </w:rPr>
        <w:t xml:space="preserve">Steinbauer, M. J., </w:t>
      </w:r>
      <w:proofErr w:type="spellStart"/>
      <w:r w:rsidRPr="00A064F6">
        <w:rPr>
          <w:rFonts w:ascii="Arial" w:hAnsi="Arial" w:cs="Arial"/>
        </w:rPr>
        <w:t>Grytnes</w:t>
      </w:r>
      <w:proofErr w:type="spellEnd"/>
      <w:r w:rsidRPr="00A064F6">
        <w:rPr>
          <w:rFonts w:ascii="Arial" w:hAnsi="Arial" w:cs="Arial"/>
        </w:rPr>
        <w:t xml:space="preserve">, J.-A., </w:t>
      </w:r>
      <w:proofErr w:type="spellStart"/>
      <w:r w:rsidRPr="00A064F6">
        <w:rPr>
          <w:rFonts w:ascii="Arial" w:hAnsi="Arial" w:cs="Arial"/>
        </w:rPr>
        <w:t>Jurasinski</w:t>
      </w:r>
      <w:proofErr w:type="spellEnd"/>
      <w:r w:rsidRPr="00A064F6">
        <w:rPr>
          <w:rFonts w:ascii="Arial" w:hAnsi="Arial" w:cs="Arial"/>
        </w:rPr>
        <w:t xml:space="preserve">, G., </w:t>
      </w:r>
      <w:proofErr w:type="spellStart"/>
      <w:r w:rsidRPr="00A064F6">
        <w:rPr>
          <w:rFonts w:ascii="Arial" w:hAnsi="Arial" w:cs="Arial"/>
        </w:rPr>
        <w:t>Kulonen</w:t>
      </w:r>
      <w:proofErr w:type="spellEnd"/>
      <w:r w:rsidRPr="00A064F6">
        <w:rPr>
          <w:rFonts w:ascii="Arial" w:hAnsi="Arial" w:cs="Arial"/>
        </w:rPr>
        <w:t>, A., Lenoir, J., Pauli, H., Rixen, C., Winkler, M., Bardy-</w:t>
      </w:r>
      <w:proofErr w:type="spellStart"/>
      <w:r w:rsidRPr="00A064F6">
        <w:rPr>
          <w:rFonts w:ascii="Arial" w:hAnsi="Arial" w:cs="Arial"/>
        </w:rPr>
        <w:t>Durchhalter</w:t>
      </w:r>
      <w:proofErr w:type="spellEnd"/>
      <w:r w:rsidRPr="00A064F6">
        <w:rPr>
          <w:rFonts w:ascii="Arial" w:hAnsi="Arial" w:cs="Arial"/>
        </w:rPr>
        <w:t xml:space="preserve">, M., Barni, E., Breiner, F. T., Burg, S., Dawes, M. A., </w:t>
      </w:r>
      <w:proofErr w:type="spellStart"/>
      <w:r w:rsidRPr="00A064F6">
        <w:rPr>
          <w:rFonts w:ascii="Arial" w:hAnsi="Arial" w:cs="Arial"/>
        </w:rPr>
        <w:t>Matteodo</w:t>
      </w:r>
      <w:proofErr w:type="spellEnd"/>
      <w:r w:rsidRPr="00A064F6">
        <w:rPr>
          <w:rFonts w:ascii="Arial" w:hAnsi="Arial" w:cs="Arial"/>
        </w:rPr>
        <w:t xml:space="preserve">, M., </w:t>
      </w:r>
      <w:proofErr w:type="spellStart"/>
      <w:r w:rsidRPr="00A064F6">
        <w:rPr>
          <w:rFonts w:ascii="Arial" w:hAnsi="Arial" w:cs="Arial"/>
        </w:rPr>
        <w:t>Stöckli</w:t>
      </w:r>
      <w:proofErr w:type="spellEnd"/>
      <w:r w:rsidRPr="00A064F6">
        <w:rPr>
          <w:rFonts w:ascii="Arial" w:hAnsi="Arial" w:cs="Arial"/>
        </w:rPr>
        <w:t xml:space="preserve">, V., Zimmermann, N. E., &amp; Wipf, S. (2018). Accelerated increase in plant species richness on mountain summits is linked to warming. </w:t>
      </w:r>
      <w:r w:rsidRPr="00A064F6">
        <w:rPr>
          <w:rFonts w:ascii="Arial" w:hAnsi="Arial" w:cs="Arial"/>
          <w:i/>
          <w:iCs/>
          <w:lang w:val="fr-CH"/>
          <w:rPrChange w:id="1009" w:author="Felix Pascal (felixpas)" w:date="2025-07-01T23:10:00Z">
            <w:rPr>
              <w:rFonts w:ascii="Arial" w:hAnsi="Arial" w:cs="Arial"/>
              <w:i/>
              <w:iCs/>
            </w:rPr>
          </w:rPrChange>
        </w:rPr>
        <w:t>Nature</w:t>
      </w:r>
      <w:r w:rsidRPr="00A064F6">
        <w:rPr>
          <w:rFonts w:ascii="Arial" w:hAnsi="Arial" w:cs="Arial"/>
          <w:lang w:val="fr-CH"/>
          <w:rPrChange w:id="1010" w:author="Felix Pascal (felixpas)" w:date="2025-07-01T23:10:00Z">
            <w:rPr>
              <w:rFonts w:ascii="Arial" w:hAnsi="Arial" w:cs="Arial"/>
            </w:rPr>
          </w:rPrChange>
        </w:rPr>
        <w:t>, 231–234. https://doi.org/10.1038/s41586-018-0005-6</w:t>
      </w:r>
    </w:p>
    <w:p w14:paraId="1B3339E3" w14:textId="77777777" w:rsidR="00A064F6" w:rsidRPr="00A064F6" w:rsidRDefault="00A064F6" w:rsidP="00A064F6">
      <w:pPr>
        <w:pStyle w:val="Literaturverzeichnis"/>
        <w:rPr>
          <w:rFonts w:ascii="Arial" w:hAnsi="Arial" w:cs="Arial"/>
          <w:lang w:val="de-CH"/>
          <w:rPrChange w:id="1011" w:author="Felix Pascal (felixpas)" w:date="2025-07-01T23:10:00Z">
            <w:rPr>
              <w:rFonts w:ascii="Arial" w:hAnsi="Arial" w:cs="Arial"/>
            </w:rPr>
          </w:rPrChange>
        </w:rPr>
      </w:pPr>
      <w:r w:rsidRPr="00A064F6">
        <w:rPr>
          <w:rFonts w:ascii="Arial" w:hAnsi="Arial" w:cs="Arial"/>
          <w:lang w:val="fr-CH"/>
          <w:rPrChange w:id="1012" w:author="Felix Pascal (felixpas)" w:date="2025-07-01T23:10:00Z">
            <w:rPr>
              <w:rFonts w:ascii="Arial" w:hAnsi="Arial" w:cs="Arial"/>
            </w:rPr>
          </w:rPrChange>
        </w:rPr>
        <w:lastRenderedPageBreak/>
        <w:t xml:space="preserve">UFAM, B. </w:t>
      </w:r>
      <w:proofErr w:type="spellStart"/>
      <w:r w:rsidRPr="00A064F6">
        <w:rPr>
          <w:rFonts w:ascii="Arial" w:hAnsi="Arial" w:cs="Arial"/>
          <w:lang w:val="fr-CH"/>
          <w:rPrChange w:id="1013" w:author="Felix Pascal (felixpas)" w:date="2025-07-01T23:10:00Z">
            <w:rPr>
              <w:rFonts w:ascii="Arial" w:hAnsi="Arial" w:cs="Arial"/>
            </w:rPr>
          </w:rPrChange>
        </w:rPr>
        <w:t>für</w:t>
      </w:r>
      <w:proofErr w:type="spellEnd"/>
      <w:r w:rsidRPr="00A064F6">
        <w:rPr>
          <w:rFonts w:ascii="Arial" w:hAnsi="Arial" w:cs="Arial"/>
          <w:lang w:val="fr-CH"/>
          <w:rPrChange w:id="1014" w:author="Felix Pascal (felixpas)" w:date="2025-07-01T23:10:00Z">
            <w:rPr>
              <w:rFonts w:ascii="Arial" w:hAnsi="Arial" w:cs="Arial"/>
            </w:rPr>
          </w:rPrChange>
        </w:rPr>
        <w:t xml:space="preserve"> U. B. | O. fédéral de l’environnement O. | U. </w:t>
      </w:r>
      <w:proofErr w:type="spellStart"/>
      <w:r w:rsidRPr="00A064F6">
        <w:rPr>
          <w:rFonts w:ascii="Arial" w:hAnsi="Arial" w:cs="Arial"/>
          <w:lang w:val="fr-CH"/>
          <w:rPrChange w:id="1015" w:author="Felix Pascal (felixpas)" w:date="2025-07-01T23:10:00Z">
            <w:rPr>
              <w:rFonts w:ascii="Arial" w:hAnsi="Arial" w:cs="Arial"/>
            </w:rPr>
          </w:rPrChange>
        </w:rPr>
        <w:t>federale</w:t>
      </w:r>
      <w:proofErr w:type="spellEnd"/>
      <w:r w:rsidRPr="00A064F6">
        <w:rPr>
          <w:rFonts w:ascii="Arial" w:hAnsi="Arial" w:cs="Arial"/>
          <w:lang w:val="fr-CH"/>
          <w:rPrChange w:id="1016" w:author="Felix Pascal (felixpas)" w:date="2025-07-01T23:10:00Z">
            <w:rPr>
              <w:rFonts w:ascii="Arial" w:hAnsi="Arial" w:cs="Arial"/>
            </w:rPr>
          </w:rPrChange>
        </w:rPr>
        <w:t xml:space="preserve"> </w:t>
      </w:r>
      <w:proofErr w:type="spellStart"/>
      <w:r w:rsidRPr="00A064F6">
        <w:rPr>
          <w:rFonts w:ascii="Arial" w:hAnsi="Arial" w:cs="Arial"/>
          <w:lang w:val="fr-CH"/>
          <w:rPrChange w:id="1017" w:author="Felix Pascal (felixpas)" w:date="2025-07-01T23:10:00Z">
            <w:rPr>
              <w:rFonts w:ascii="Arial" w:hAnsi="Arial" w:cs="Arial"/>
            </w:rPr>
          </w:rPrChange>
        </w:rPr>
        <w:t>dell’ambiente</w:t>
      </w:r>
      <w:proofErr w:type="spellEnd"/>
      <w:r w:rsidRPr="00A064F6">
        <w:rPr>
          <w:rFonts w:ascii="Arial" w:hAnsi="Arial" w:cs="Arial"/>
          <w:lang w:val="fr-CH"/>
          <w:rPrChange w:id="1018" w:author="Felix Pascal (felixpas)" w:date="2025-07-01T23:10:00Z">
            <w:rPr>
              <w:rFonts w:ascii="Arial" w:hAnsi="Arial" w:cs="Arial"/>
            </w:rPr>
          </w:rPrChange>
        </w:rPr>
        <w:t xml:space="preserve">. </w:t>
      </w:r>
      <w:r w:rsidRPr="00A064F6">
        <w:rPr>
          <w:rFonts w:ascii="Arial" w:hAnsi="Arial" w:cs="Arial"/>
          <w:lang w:val="de-CH"/>
          <w:rPrChange w:id="1019" w:author="Felix Pascal (felixpas)" w:date="2025-07-01T23:10:00Z">
            <w:rPr>
              <w:rFonts w:ascii="Arial" w:hAnsi="Arial" w:cs="Arial"/>
            </w:rPr>
          </w:rPrChange>
        </w:rPr>
        <w:t xml:space="preserve">(o. J.). </w:t>
      </w:r>
      <w:r w:rsidRPr="00A064F6">
        <w:rPr>
          <w:rFonts w:ascii="Arial" w:hAnsi="Arial" w:cs="Arial"/>
          <w:i/>
          <w:iCs/>
          <w:lang w:val="de-CH"/>
          <w:rPrChange w:id="1020" w:author="Felix Pascal (felixpas)" w:date="2025-07-01T23:10:00Z">
            <w:rPr>
              <w:rFonts w:ascii="Arial" w:hAnsi="Arial" w:cs="Arial"/>
              <w:i/>
              <w:iCs/>
            </w:rPr>
          </w:rPrChange>
        </w:rPr>
        <w:t>Die biogeographischen Regionen der Schweiz</w:t>
      </w:r>
      <w:r w:rsidRPr="00A064F6">
        <w:rPr>
          <w:rFonts w:ascii="Arial" w:hAnsi="Arial" w:cs="Arial"/>
          <w:lang w:val="de-CH"/>
          <w:rPrChange w:id="1021" w:author="Felix Pascal (felixpas)" w:date="2025-07-01T23:10:00Z">
            <w:rPr>
              <w:rFonts w:ascii="Arial" w:hAnsi="Arial" w:cs="Arial"/>
            </w:rPr>
          </w:rPrChange>
        </w:rPr>
        <w:t>. Abgerufen 1. Juli 2025, von https://www.bafu.admin.ch/bafu/de/home/themen/thema-landschaft/landschaft--publikationen/publikationen-landschaft/die-biogeographischen-regionen-der-schweiz.html</w:t>
      </w:r>
    </w:p>
    <w:p w14:paraId="174078DB" w14:textId="77777777" w:rsidR="00A064F6" w:rsidRPr="00A064F6" w:rsidRDefault="00A064F6" w:rsidP="00A064F6">
      <w:pPr>
        <w:pStyle w:val="Literaturverzeichnis"/>
        <w:rPr>
          <w:rFonts w:ascii="Arial" w:hAnsi="Arial" w:cs="Arial"/>
        </w:rPr>
      </w:pPr>
      <w:proofErr w:type="spellStart"/>
      <w:r w:rsidRPr="00A064F6">
        <w:rPr>
          <w:rFonts w:ascii="Arial" w:hAnsi="Arial" w:cs="Arial"/>
          <w:lang w:val="de-CH"/>
          <w:rPrChange w:id="1022" w:author="Felix Pascal (felixpas)" w:date="2025-07-01T23:10:00Z">
            <w:rPr>
              <w:rFonts w:ascii="Arial" w:hAnsi="Arial" w:cs="Arial"/>
            </w:rPr>
          </w:rPrChange>
        </w:rPr>
        <w:t>Wickham</w:t>
      </w:r>
      <w:proofErr w:type="spellEnd"/>
      <w:r w:rsidRPr="00A064F6">
        <w:rPr>
          <w:rFonts w:ascii="Arial" w:hAnsi="Arial" w:cs="Arial"/>
          <w:lang w:val="de-CH"/>
          <w:rPrChange w:id="1023" w:author="Felix Pascal (felixpas)" w:date="2025-07-01T23:10:00Z">
            <w:rPr>
              <w:rFonts w:ascii="Arial" w:hAnsi="Arial" w:cs="Arial"/>
            </w:rPr>
          </w:rPrChange>
        </w:rPr>
        <w:t xml:space="preserve">, H., </w:t>
      </w:r>
      <w:proofErr w:type="spellStart"/>
      <w:r w:rsidRPr="00A064F6">
        <w:rPr>
          <w:rFonts w:ascii="Arial" w:hAnsi="Arial" w:cs="Arial"/>
          <w:lang w:val="de-CH"/>
          <w:rPrChange w:id="1024" w:author="Felix Pascal (felixpas)" w:date="2025-07-01T23:10:00Z">
            <w:rPr>
              <w:rFonts w:ascii="Arial" w:hAnsi="Arial" w:cs="Arial"/>
            </w:rPr>
          </w:rPrChange>
        </w:rPr>
        <w:t>Averick</w:t>
      </w:r>
      <w:proofErr w:type="spellEnd"/>
      <w:r w:rsidRPr="00A064F6">
        <w:rPr>
          <w:rFonts w:ascii="Arial" w:hAnsi="Arial" w:cs="Arial"/>
          <w:lang w:val="de-CH"/>
          <w:rPrChange w:id="1025" w:author="Felix Pascal (felixpas)" w:date="2025-07-01T23:10:00Z">
            <w:rPr>
              <w:rFonts w:ascii="Arial" w:hAnsi="Arial" w:cs="Arial"/>
            </w:rPr>
          </w:rPrChange>
        </w:rPr>
        <w:t xml:space="preserve">, M., Bryan, J., Chang, W., McGowan, L. D., François, R., </w:t>
      </w:r>
      <w:proofErr w:type="spellStart"/>
      <w:r w:rsidRPr="00A064F6">
        <w:rPr>
          <w:rFonts w:ascii="Arial" w:hAnsi="Arial" w:cs="Arial"/>
          <w:lang w:val="de-CH"/>
          <w:rPrChange w:id="1026" w:author="Felix Pascal (felixpas)" w:date="2025-07-01T23:10:00Z">
            <w:rPr>
              <w:rFonts w:ascii="Arial" w:hAnsi="Arial" w:cs="Arial"/>
            </w:rPr>
          </w:rPrChange>
        </w:rPr>
        <w:t>Grolemund</w:t>
      </w:r>
      <w:proofErr w:type="spellEnd"/>
      <w:r w:rsidRPr="00A064F6">
        <w:rPr>
          <w:rFonts w:ascii="Arial" w:hAnsi="Arial" w:cs="Arial"/>
          <w:lang w:val="de-CH"/>
          <w:rPrChange w:id="1027" w:author="Felix Pascal (felixpas)" w:date="2025-07-01T23:10:00Z">
            <w:rPr>
              <w:rFonts w:ascii="Arial" w:hAnsi="Arial" w:cs="Arial"/>
            </w:rPr>
          </w:rPrChange>
        </w:rPr>
        <w:t xml:space="preserve">, G., Hayes, A., Henry, L., Hester, J., Kuhn, M., Pedersen, T. L., Miller, E., Bache, S. M., Müller, K., </w:t>
      </w:r>
      <w:proofErr w:type="spellStart"/>
      <w:r w:rsidRPr="00A064F6">
        <w:rPr>
          <w:rFonts w:ascii="Arial" w:hAnsi="Arial" w:cs="Arial"/>
          <w:lang w:val="de-CH"/>
          <w:rPrChange w:id="1028" w:author="Felix Pascal (felixpas)" w:date="2025-07-01T23:10:00Z">
            <w:rPr>
              <w:rFonts w:ascii="Arial" w:hAnsi="Arial" w:cs="Arial"/>
            </w:rPr>
          </w:rPrChange>
        </w:rPr>
        <w:t>Ooms</w:t>
      </w:r>
      <w:proofErr w:type="spellEnd"/>
      <w:r w:rsidRPr="00A064F6">
        <w:rPr>
          <w:rFonts w:ascii="Arial" w:hAnsi="Arial" w:cs="Arial"/>
          <w:lang w:val="de-CH"/>
          <w:rPrChange w:id="1029" w:author="Felix Pascal (felixpas)" w:date="2025-07-01T23:10:00Z">
            <w:rPr>
              <w:rFonts w:ascii="Arial" w:hAnsi="Arial" w:cs="Arial"/>
            </w:rPr>
          </w:rPrChange>
        </w:rPr>
        <w:t xml:space="preserve">, J., Robinson, D., Seidel, D. P., </w:t>
      </w:r>
      <w:proofErr w:type="spellStart"/>
      <w:r w:rsidRPr="00A064F6">
        <w:rPr>
          <w:rFonts w:ascii="Arial" w:hAnsi="Arial" w:cs="Arial"/>
          <w:lang w:val="de-CH"/>
          <w:rPrChange w:id="1030" w:author="Felix Pascal (felixpas)" w:date="2025-07-01T23:10:00Z">
            <w:rPr>
              <w:rFonts w:ascii="Arial" w:hAnsi="Arial" w:cs="Arial"/>
            </w:rPr>
          </w:rPrChange>
        </w:rPr>
        <w:t>Spinu</w:t>
      </w:r>
      <w:proofErr w:type="spellEnd"/>
      <w:r w:rsidRPr="00A064F6">
        <w:rPr>
          <w:rFonts w:ascii="Arial" w:hAnsi="Arial" w:cs="Arial"/>
          <w:lang w:val="de-CH"/>
          <w:rPrChange w:id="1031" w:author="Felix Pascal (felixpas)" w:date="2025-07-01T23:10:00Z">
            <w:rPr>
              <w:rFonts w:ascii="Arial" w:hAnsi="Arial" w:cs="Arial"/>
            </w:rPr>
          </w:rPrChange>
        </w:rPr>
        <w:t xml:space="preserve">, V., … </w:t>
      </w:r>
      <w:r w:rsidRPr="00A064F6">
        <w:rPr>
          <w:rFonts w:ascii="Arial" w:hAnsi="Arial" w:cs="Arial"/>
        </w:rPr>
        <w:t xml:space="preserve">Yutani, H. (2019). Welcome to the </w:t>
      </w:r>
      <w:proofErr w:type="spellStart"/>
      <w:r w:rsidRPr="00A064F6">
        <w:rPr>
          <w:rFonts w:ascii="Arial" w:hAnsi="Arial" w:cs="Arial"/>
        </w:rPr>
        <w:t>Tidyverse</w:t>
      </w:r>
      <w:proofErr w:type="spellEnd"/>
      <w:r w:rsidRPr="00A064F6">
        <w:rPr>
          <w:rFonts w:ascii="Arial" w:hAnsi="Arial" w:cs="Arial"/>
        </w:rPr>
        <w:t xml:space="preserve">. </w:t>
      </w:r>
      <w:r w:rsidRPr="00A064F6">
        <w:rPr>
          <w:rFonts w:ascii="Arial" w:hAnsi="Arial" w:cs="Arial"/>
          <w:i/>
          <w:iCs/>
        </w:rPr>
        <w:t xml:space="preserve">Journal of </w:t>
      </w:r>
      <w:proofErr w:type="gramStart"/>
      <w:r w:rsidRPr="00A064F6">
        <w:rPr>
          <w:rFonts w:ascii="Arial" w:hAnsi="Arial" w:cs="Arial"/>
          <w:i/>
          <w:iCs/>
        </w:rPr>
        <w:t>Open Source</w:t>
      </w:r>
      <w:proofErr w:type="gramEnd"/>
      <w:r w:rsidRPr="00A064F6">
        <w:rPr>
          <w:rFonts w:ascii="Arial" w:hAnsi="Arial" w:cs="Arial"/>
          <w:i/>
          <w:iCs/>
        </w:rPr>
        <w:t xml:space="preserve"> Software</w:t>
      </w:r>
      <w:r w:rsidRPr="00A064F6">
        <w:rPr>
          <w:rFonts w:ascii="Arial" w:hAnsi="Arial" w:cs="Arial"/>
        </w:rPr>
        <w:t xml:space="preserve">, </w:t>
      </w:r>
      <w:r w:rsidRPr="00A064F6">
        <w:rPr>
          <w:rFonts w:ascii="Arial" w:hAnsi="Arial" w:cs="Arial"/>
          <w:i/>
          <w:iCs/>
        </w:rPr>
        <w:t>4</w:t>
      </w:r>
      <w:r w:rsidRPr="00A064F6">
        <w:rPr>
          <w:rFonts w:ascii="Arial" w:hAnsi="Arial" w:cs="Arial"/>
        </w:rPr>
        <w:t>(43), 1686. https://doi.org/10.21105/joss.01686</w:t>
      </w:r>
    </w:p>
    <w:p w14:paraId="6BC95353" w14:textId="4294748C" w:rsidR="003232B8" w:rsidRPr="009750E1" w:rsidRDefault="003232B8" w:rsidP="00DE0759">
      <w:pPr>
        <w:jc w:val="both"/>
        <w:rPr>
          <w:ins w:id="1032" w:author="Felix Pascal (felixpas)" w:date="2025-07-01T14:20:00Z"/>
          <w:rFonts w:ascii="Arial" w:hAnsi="Arial" w:cs="Arial"/>
          <w:rPrChange w:id="1033" w:author="Felix Pascal (felixpas)" w:date="2025-07-01T22:37:00Z">
            <w:rPr>
              <w:ins w:id="1034" w:author="Felix Pascal (felixpas)" w:date="2025-07-01T14:20:00Z"/>
              <w:rFonts w:ascii="Arial" w:hAnsi="Arial" w:cs="Arial"/>
              <w:lang w:val="de-CH"/>
            </w:rPr>
          </w:rPrChange>
        </w:rPr>
      </w:pPr>
      <w:r>
        <w:rPr>
          <w:rFonts w:ascii="Arial" w:hAnsi="Arial" w:cs="Arial"/>
          <w:lang w:val="de-CH"/>
        </w:rPr>
        <w:fldChar w:fldCharType="end"/>
      </w:r>
    </w:p>
    <w:p w14:paraId="7F25A1B0" w14:textId="77777777" w:rsidR="003232B8" w:rsidRPr="009750E1" w:rsidRDefault="003232B8">
      <w:pPr>
        <w:rPr>
          <w:ins w:id="1035" w:author="Felix Pascal (felixpas)" w:date="2025-07-01T14:20:00Z"/>
          <w:rFonts w:ascii="Arial" w:hAnsi="Arial" w:cs="Arial"/>
          <w:rPrChange w:id="1036" w:author="Felix Pascal (felixpas)" w:date="2025-07-01T22:37:00Z">
            <w:rPr>
              <w:ins w:id="1037" w:author="Felix Pascal (felixpas)" w:date="2025-07-01T14:20:00Z"/>
              <w:rFonts w:ascii="Arial" w:hAnsi="Arial" w:cs="Arial"/>
              <w:lang w:val="de-CH"/>
            </w:rPr>
          </w:rPrChange>
        </w:rPr>
      </w:pPr>
      <w:ins w:id="1038" w:author="Felix Pascal (felixpas)" w:date="2025-07-01T14:20:00Z">
        <w:r w:rsidRPr="009750E1">
          <w:rPr>
            <w:rFonts w:ascii="Arial" w:hAnsi="Arial" w:cs="Arial"/>
            <w:rPrChange w:id="1039" w:author="Felix Pascal (felixpas)" w:date="2025-07-01T22:37:00Z">
              <w:rPr>
                <w:rFonts w:ascii="Arial" w:hAnsi="Arial" w:cs="Arial"/>
                <w:lang w:val="de-CH"/>
              </w:rPr>
            </w:rPrChange>
          </w:rPr>
          <w:br w:type="page"/>
        </w:r>
      </w:ins>
    </w:p>
    <w:p w14:paraId="258E8E5D" w14:textId="77777777" w:rsidR="004A710B" w:rsidRPr="0039239D" w:rsidRDefault="004A710B" w:rsidP="00DE0759">
      <w:pPr>
        <w:pStyle w:val="berschrift1"/>
        <w:jc w:val="both"/>
        <w:rPr>
          <w:rFonts w:cs="Arial"/>
          <w:lang w:val="fr-CH"/>
        </w:rPr>
      </w:pPr>
      <w:bookmarkStart w:id="1040" w:name="_Toc202297313"/>
      <w:r w:rsidRPr="0039239D">
        <w:rPr>
          <w:rFonts w:cs="Arial"/>
          <w:lang w:val="fr-CH"/>
        </w:rPr>
        <w:lastRenderedPageBreak/>
        <w:t>Appendix</w:t>
      </w:r>
      <w:bookmarkEnd w:id="1040"/>
    </w:p>
    <w:p w14:paraId="24B6D1AD" w14:textId="5E201653" w:rsidR="00B747E7" w:rsidRDefault="00B747E7">
      <w:pPr>
        <w:rPr>
          <w:rFonts w:ascii="Arial" w:hAnsi="Arial" w:cs="Arial"/>
          <w:lang w:val="fr-CH"/>
        </w:rPr>
      </w:pPr>
    </w:p>
    <w:p w14:paraId="6FA9EFF5" w14:textId="4A673A26" w:rsidR="00B747E7" w:rsidRPr="004601A5" w:rsidRDefault="00B747E7" w:rsidP="00B747E7">
      <w:pPr>
        <w:pStyle w:val="berschrift2"/>
        <w:rPr>
          <w:lang w:val="en-US"/>
          <w:rPrChange w:id="1041" w:author="Pascal Felix" w:date="2025-06-30T18:12:00Z">
            <w:rPr>
              <w:lang w:val="de-CH"/>
            </w:rPr>
          </w:rPrChange>
        </w:rPr>
      </w:pPr>
      <w:bookmarkStart w:id="1042" w:name="_Toc202297314"/>
      <w:r w:rsidRPr="004601A5">
        <w:rPr>
          <w:lang w:val="en-US"/>
          <w:rPrChange w:id="1043" w:author="Pascal Felix" w:date="2025-06-30T18:12:00Z">
            <w:rPr>
              <w:lang w:val="de-CH"/>
            </w:rPr>
          </w:rPrChange>
        </w:rPr>
        <w:t>Appendix 1</w:t>
      </w:r>
      <w:r>
        <w:t xml:space="preserve">: </w:t>
      </w:r>
      <w:r w:rsidRPr="004601A5">
        <w:rPr>
          <w:lang w:val="en-US"/>
          <w:rPrChange w:id="1044" w:author="Pascal Felix" w:date="2025-06-30T18:12:00Z">
            <w:rPr>
              <w:lang w:val="de-CH"/>
            </w:rPr>
          </w:rPrChange>
        </w:rPr>
        <w:t>Description of 2000_Z9_Kopfdaten.xlsx</w:t>
      </w:r>
      <w:bookmarkEnd w:id="1042"/>
    </w:p>
    <w:p w14:paraId="7CEFD036" w14:textId="3772C727" w:rsidR="00B747E7" w:rsidRDefault="00B747E7" w:rsidP="00DE0759">
      <w:pPr>
        <w:jc w:val="both"/>
        <w:rPr>
          <w:rFonts w:ascii="Arial" w:hAnsi="Arial" w:cs="Arial"/>
          <w:lang w:val="fr-CH"/>
        </w:rPr>
      </w:pPr>
      <w:r>
        <w:rPr>
          <w:noProof/>
        </w:rPr>
        <w:drawing>
          <wp:inline distT="0" distB="0" distL="0" distR="0" wp14:anchorId="4AB370B5" wp14:editId="646CA7EB">
            <wp:extent cx="5760720" cy="1807845"/>
            <wp:effectExtent l="0" t="0" r="0" b="1905"/>
            <wp:docPr id="1" name="Grafik 1" descr="Ein Bild, das Text, Screenshot, Schrift, Algebr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Schrift, Algebra enthält.&#10;&#10;Automatisch generierte Beschreibung"/>
                    <pic:cNvPicPr/>
                  </pic:nvPicPr>
                  <pic:blipFill>
                    <a:blip r:embed="rId14"/>
                    <a:stretch>
                      <a:fillRect/>
                    </a:stretch>
                  </pic:blipFill>
                  <pic:spPr>
                    <a:xfrm>
                      <a:off x="0" y="0"/>
                      <a:ext cx="5760720" cy="1807845"/>
                    </a:xfrm>
                    <a:prstGeom prst="rect">
                      <a:avLst/>
                    </a:prstGeom>
                  </pic:spPr>
                </pic:pic>
              </a:graphicData>
            </a:graphic>
          </wp:inline>
        </w:drawing>
      </w:r>
    </w:p>
    <w:p w14:paraId="494EE268" w14:textId="3B6754C7" w:rsidR="00B747E7" w:rsidRDefault="00B747E7" w:rsidP="00B747E7">
      <w:pPr>
        <w:pStyle w:val="berschrift2"/>
        <w:rPr>
          <w:lang w:val="fr-CH"/>
        </w:rPr>
      </w:pPr>
      <w:bookmarkStart w:id="1045" w:name="_Toc202297315"/>
      <w:r>
        <w:rPr>
          <w:lang w:val="fr-CH"/>
        </w:rPr>
        <w:t xml:space="preserve">Appendix </w:t>
      </w:r>
      <w:proofErr w:type="gramStart"/>
      <w:r>
        <w:rPr>
          <w:lang w:val="fr-CH"/>
        </w:rPr>
        <w:t>2:</w:t>
      </w:r>
      <w:proofErr w:type="gramEnd"/>
      <w:r>
        <w:rPr>
          <w:lang w:val="fr-CH"/>
        </w:rPr>
        <w:t xml:space="preserve"> </w:t>
      </w:r>
      <w:r w:rsidRPr="00B747E7">
        <w:rPr>
          <w:lang w:val="fr-CH"/>
        </w:rPr>
        <w:t>Description of 2000_Z9_Pflanzen.xlsx</w:t>
      </w:r>
      <w:bookmarkEnd w:id="1045"/>
    </w:p>
    <w:p w14:paraId="25B9B29B" w14:textId="11A6D3D7" w:rsidR="00B747E7" w:rsidRDefault="00B747E7" w:rsidP="00DE0759">
      <w:pPr>
        <w:jc w:val="both"/>
        <w:rPr>
          <w:rFonts w:ascii="Arial" w:hAnsi="Arial" w:cs="Arial"/>
          <w:lang w:val="fr-CH"/>
        </w:rPr>
      </w:pPr>
      <w:r>
        <w:rPr>
          <w:noProof/>
        </w:rPr>
        <w:drawing>
          <wp:inline distT="0" distB="0" distL="0" distR="0" wp14:anchorId="16F9056C" wp14:editId="11C36FDB">
            <wp:extent cx="5760720" cy="940435"/>
            <wp:effectExtent l="0" t="0" r="0" b="0"/>
            <wp:docPr id="3" name="Grafik 3" descr="Ein Bild, das Text, Schrift, Screensho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Schrift, Screenshot, weiß enthält.&#10;&#10;Automatisch generierte Beschreibung"/>
                    <pic:cNvPicPr/>
                  </pic:nvPicPr>
                  <pic:blipFill>
                    <a:blip r:embed="rId15"/>
                    <a:stretch>
                      <a:fillRect/>
                    </a:stretch>
                  </pic:blipFill>
                  <pic:spPr>
                    <a:xfrm>
                      <a:off x="0" y="0"/>
                      <a:ext cx="5760720" cy="940435"/>
                    </a:xfrm>
                    <a:prstGeom prst="rect">
                      <a:avLst/>
                    </a:prstGeom>
                  </pic:spPr>
                </pic:pic>
              </a:graphicData>
            </a:graphic>
          </wp:inline>
        </w:drawing>
      </w:r>
    </w:p>
    <w:p w14:paraId="4819AA2F" w14:textId="61DD7925" w:rsidR="00B747E7" w:rsidRDefault="00B747E7" w:rsidP="00B747E7">
      <w:pPr>
        <w:pStyle w:val="berschrift2"/>
        <w:rPr>
          <w:lang w:val="fr-CH"/>
        </w:rPr>
      </w:pPr>
      <w:bookmarkStart w:id="1046" w:name="_Toc202297316"/>
      <w:r>
        <w:rPr>
          <w:lang w:val="fr-CH"/>
        </w:rPr>
        <w:lastRenderedPageBreak/>
        <w:t xml:space="preserve">Appendix </w:t>
      </w:r>
      <w:proofErr w:type="gramStart"/>
      <w:r>
        <w:rPr>
          <w:lang w:val="fr-CH"/>
        </w:rPr>
        <w:t>3:</w:t>
      </w:r>
      <w:proofErr w:type="gramEnd"/>
      <w:r>
        <w:rPr>
          <w:lang w:val="fr-CH"/>
        </w:rPr>
        <w:t xml:space="preserve"> </w:t>
      </w:r>
      <w:r w:rsidRPr="00B747E7">
        <w:rPr>
          <w:lang w:val="fr-CH"/>
        </w:rPr>
        <w:t xml:space="preserve">Variable </w:t>
      </w:r>
      <w:proofErr w:type="spellStart"/>
      <w:r w:rsidRPr="00B747E7">
        <w:rPr>
          <w:lang w:val="fr-CH"/>
        </w:rPr>
        <w:t>Definitions</w:t>
      </w:r>
      <w:proofErr w:type="spellEnd"/>
      <w:r w:rsidRPr="00B747E7">
        <w:rPr>
          <w:lang w:val="fr-CH"/>
        </w:rPr>
        <w:t xml:space="preserve"> in BDM Z9 Files</w:t>
      </w:r>
      <w:bookmarkEnd w:id="1046"/>
    </w:p>
    <w:p w14:paraId="1FAD47CA" w14:textId="2CE83820" w:rsidR="00B747E7" w:rsidRDefault="00B747E7" w:rsidP="00DE0759">
      <w:pPr>
        <w:jc w:val="both"/>
        <w:rPr>
          <w:ins w:id="1047" w:author="Felix Pascal (felixpas)" w:date="2025-07-01T17:19:00Z"/>
          <w:rFonts w:ascii="Arial" w:hAnsi="Arial" w:cs="Arial"/>
          <w:lang w:val="fr-CH"/>
        </w:rPr>
      </w:pPr>
      <w:r>
        <w:rPr>
          <w:noProof/>
        </w:rPr>
        <w:drawing>
          <wp:inline distT="0" distB="0" distL="0" distR="0" wp14:anchorId="4D36880F" wp14:editId="244E0D2E">
            <wp:extent cx="5760720" cy="4840605"/>
            <wp:effectExtent l="0" t="0" r="0" b="0"/>
            <wp:docPr id="4" name="Grafik 4"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reenshot, Schrift, Zahl enthält.&#10;&#10;Automatisch generierte Beschreibung"/>
                    <pic:cNvPicPr/>
                  </pic:nvPicPr>
                  <pic:blipFill>
                    <a:blip r:embed="rId16"/>
                    <a:stretch>
                      <a:fillRect/>
                    </a:stretch>
                  </pic:blipFill>
                  <pic:spPr>
                    <a:xfrm>
                      <a:off x="0" y="0"/>
                      <a:ext cx="5760720" cy="4840605"/>
                    </a:xfrm>
                    <a:prstGeom prst="rect">
                      <a:avLst/>
                    </a:prstGeom>
                  </pic:spPr>
                </pic:pic>
              </a:graphicData>
            </a:graphic>
          </wp:inline>
        </w:drawing>
      </w:r>
    </w:p>
    <w:p w14:paraId="63BDECAE" w14:textId="5F0CE615" w:rsidR="003A7FD4" w:rsidRPr="003A7FD4" w:rsidRDefault="003A7FD4" w:rsidP="003A7FD4">
      <w:pPr>
        <w:pStyle w:val="berschrift2"/>
        <w:rPr>
          <w:ins w:id="1048" w:author="Felix Pascal (felixpas)" w:date="2025-07-01T17:19:00Z"/>
          <w:rPrChange w:id="1049" w:author="Felix Pascal (felixpas)" w:date="2025-07-01T17:19:00Z">
            <w:rPr>
              <w:ins w:id="1050" w:author="Felix Pascal (felixpas)" w:date="2025-07-01T17:19:00Z"/>
              <w:lang w:val="fr-CH"/>
            </w:rPr>
          </w:rPrChange>
        </w:rPr>
      </w:pPr>
      <w:bookmarkStart w:id="1051" w:name="_Ref202282867"/>
      <w:bookmarkStart w:id="1052" w:name="_Toc202297317"/>
      <w:ins w:id="1053" w:author="Felix Pascal (felixpas)" w:date="2025-07-01T17:19:00Z">
        <w:r w:rsidRPr="003A7FD4">
          <w:rPr>
            <w:rPrChange w:id="1054" w:author="Felix Pascal (felixpas)" w:date="2025-07-01T17:19:00Z">
              <w:rPr>
                <w:lang w:val="fr-CH"/>
              </w:rPr>
            </w:rPrChange>
          </w:rPr>
          <w:lastRenderedPageBreak/>
          <w:t>Appendix 4: Coding of CSR-s</w:t>
        </w:r>
        <w:r>
          <w:t>trategies</w:t>
        </w:r>
        <w:bookmarkEnd w:id="1051"/>
        <w:bookmarkEnd w:id="1052"/>
      </w:ins>
    </w:p>
    <w:p w14:paraId="0B369676" w14:textId="46322CED" w:rsidR="003A7FD4" w:rsidRDefault="003A7FD4" w:rsidP="003A7FD4">
      <w:pPr>
        <w:rPr>
          <w:ins w:id="1055" w:author="Felix Pascal (felixpas)" w:date="2025-07-01T17:47:00Z"/>
          <w:lang w:val="fr-CH"/>
        </w:rPr>
      </w:pPr>
      <w:ins w:id="1056" w:author="Felix Pascal (felixpas)" w:date="2025-07-01T17:19:00Z">
        <w:r>
          <w:rPr>
            <w:noProof/>
          </w:rPr>
          <w:drawing>
            <wp:inline distT="0" distB="0" distL="0" distR="0" wp14:anchorId="74CD1AF0" wp14:editId="41085FC6">
              <wp:extent cx="5760720" cy="4612640"/>
              <wp:effectExtent l="0" t="0" r="0" b="0"/>
              <wp:docPr id="8" name="Grafik 8"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reenshot, Zahl, Schrift enthält.&#10;&#10;Automatisch generierte Beschreibung"/>
                      <pic:cNvPicPr/>
                    </pic:nvPicPr>
                    <pic:blipFill>
                      <a:blip r:embed="rId17"/>
                      <a:stretch>
                        <a:fillRect/>
                      </a:stretch>
                    </pic:blipFill>
                    <pic:spPr>
                      <a:xfrm>
                        <a:off x="0" y="0"/>
                        <a:ext cx="5760720" cy="4612640"/>
                      </a:xfrm>
                      <a:prstGeom prst="rect">
                        <a:avLst/>
                      </a:prstGeom>
                    </pic:spPr>
                  </pic:pic>
                </a:graphicData>
              </a:graphic>
            </wp:inline>
          </w:drawing>
        </w:r>
      </w:ins>
    </w:p>
    <w:p w14:paraId="0DF25226" w14:textId="0BAD6F5B" w:rsidR="00BC7E74" w:rsidRDefault="00BC7E74">
      <w:pPr>
        <w:rPr>
          <w:ins w:id="1057" w:author="Felix Pascal (felixpas)" w:date="2025-07-01T17:48:00Z"/>
          <w:lang w:val="fr-CH"/>
        </w:rPr>
      </w:pPr>
      <w:ins w:id="1058" w:author="Felix Pascal (felixpas)" w:date="2025-07-01T17:48:00Z">
        <w:r>
          <w:rPr>
            <w:lang w:val="fr-CH"/>
          </w:rPr>
          <w:br w:type="page"/>
        </w:r>
      </w:ins>
    </w:p>
    <w:p w14:paraId="79E3CE1C" w14:textId="77777777" w:rsidR="00BC7E74" w:rsidRDefault="00BC7E74" w:rsidP="003A7FD4">
      <w:pPr>
        <w:rPr>
          <w:ins w:id="1059" w:author="Felix Pascal (felixpas)" w:date="2025-07-01T17:48:00Z"/>
          <w:lang w:val="fr-CH"/>
        </w:rPr>
        <w:sectPr w:rsidR="00BC7E74">
          <w:pgSz w:w="11906" w:h="16838"/>
          <w:pgMar w:top="1417" w:right="1417" w:bottom="1134" w:left="1417" w:header="708" w:footer="708" w:gutter="0"/>
          <w:cols w:space="708"/>
          <w:docGrid w:linePitch="360"/>
        </w:sectPr>
      </w:pPr>
    </w:p>
    <w:p w14:paraId="6E9493C6" w14:textId="0206673B" w:rsidR="00D247C6" w:rsidRDefault="00D247C6" w:rsidP="00D247C6">
      <w:pPr>
        <w:pStyle w:val="berschrift2"/>
        <w:rPr>
          <w:ins w:id="1060" w:author="Felix Pascal (felixpas)" w:date="2025-07-01T19:36:00Z"/>
        </w:rPr>
        <w:pPrChange w:id="1061" w:author="Felix Pascal (felixpas)" w:date="2025-07-01T19:37:00Z">
          <w:pPr>
            <w:keepNext/>
          </w:pPr>
        </w:pPrChange>
      </w:pPr>
      <w:bookmarkStart w:id="1062" w:name="_Toc202297318"/>
      <w:bookmarkStart w:id="1063" w:name="_Ref202299969"/>
      <w:bookmarkStart w:id="1064" w:name="_Ref202299971"/>
      <w:ins w:id="1065" w:author="Felix Pascal (felixpas)" w:date="2025-07-01T19:35:00Z">
        <w:r>
          <w:lastRenderedPageBreak/>
          <w:t>A</w:t>
        </w:r>
      </w:ins>
      <w:ins w:id="1066" w:author="Felix Pascal (felixpas)" w:date="2025-07-01T19:36:00Z">
        <w:r>
          <w:t>ppendix 5: Top 10 Species Winners and Losers between 200</w:t>
        </w:r>
      </w:ins>
      <w:ins w:id="1067" w:author="Felix Pascal (felixpas)" w:date="2025-07-01T19:37:00Z">
        <w:r>
          <w:t>1 and 2023</w:t>
        </w:r>
      </w:ins>
      <w:bookmarkEnd w:id="1062"/>
      <w:bookmarkEnd w:id="1063"/>
      <w:bookmarkEnd w:id="1064"/>
    </w:p>
    <w:p w14:paraId="59934C93" w14:textId="138EF689" w:rsidR="00BC7E74" w:rsidRDefault="00BC7E74" w:rsidP="00BC7E74">
      <w:pPr>
        <w:keepNext/>
        <w:rPr>
          <w:ins w:id="1068" w:author="Felix Pascal (felixpas)" w:date="2025-07-01T17:51:00Z"/>
        </w:rPr>
        <w:pPrChange w:id="1069" w:author="Felix Pascal (felixpas)" w:date="2025-07-01T17:51:00Z">
          <w:pPr/>
        </w:pPrChange>
      </w:pPr>
      <w:ins w:id="1070" w:author="Felix Pascal (felixpas)" w:date="2025-07-01T17:49:00Z">
        <w:r w:rsidRPr="00BC7E74">
          <w:rPr>
            <w:rFonts w:ascii="Arial" w:hAnsi="Arial" w:cs="Arial"/>
            <w:lang w:val="de-CH"/>
          </w:rPr>
          <w:drawing>
            <wp:inline distT="0" distB="0" distL="0" distR="0" wp14:anchorId="34340572" wp14:editId="7A6E045F">
              <wp:extent cx="6650179" cy="4572000"/>
              <wp:effectExtent l="0" t="0" r="0" b="0"/>
              <wp:docPr id="10" name="Grafik 10" descr="Ein Bild, das Text, Screenshot, Quadra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Screenshot, Quadrat enthält.&#10;&#10;Automatisch generierte Beschreibu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13949" cy="4615842"/>
                      </a:xfrm>
                      <a:prstGeom prst="rect">
                        <a:avLst/>
                      </a:prstGeom>
                      <a:noFill/>
                      <a:ln>
                        <a:noFill/>
                      </a:ln>
                    </pic:spPr>
                  </pic:pic>
                </a:graphicData>
              </a:graphic>
            </wp:inline>
          </w:drawing>
        </w:r>
      </w:ins>
    </w:p>
    <w:p w14:paraId="1795BB4C" w14:textId="1BE3317D" w:rsidR="00BC7E74" w:rsidRPr="00BC7E74" w:rsidRDefault="00BC7E74" w:rsidP="00BC7E74">
      <w:pPr>
        <w:pStyle w:val="Beschriftung"/>
        <w:rPr>
          <w:ins w:id="1071" w:author="Felix Pascal (felixpas)" w:date="2025-07-01T17:49:00Z"/>
          <w:rPrChange w:id="1072" w:author="Felix Pascal (felixpas)" w:date="2025-07-01T17:52:00Z">
            <w:rPr>
              <w:ins w:id="1073" w:author="Felix Pascal (felixpas)" w:date="2025-07-01T17:49:00Z"/>
              <w:lang w:val="fr-CH"/>
            </w:rPr>
          </w:rPrChange>
        </w:rPr>
        <w:pPrChange w:id="1074" w:author="Felix Pascal (felixpas)" w:date="2025-07-01T17:51:00Z">
          <w:pPr/>
        </w:pPrChange>
      </w:pPr>
      <w:ins w:id="1075" w:author="Felix Pascal (felixpas)" w:date="2025-07-01T17:51:00Z">
        <w:r>
          <w:t xml:space="preserve">Figure </w:t>
        </w:r>
        <w:r>
          <w:fldChar w:fldCharType="begin"/>
        </w:r>
        <w:r>
          <w:instrText xml:space="preserve"> SEQ Figure \* ARABIC </w:instrText>
        </w:r>
      </w:ins>
      <w:r>
        <w:fldChar w:fldCharType="separate"/>
      </w:r>
      <w:ins w:id="1076" w:author="Felix Pascal (felixpas)" w:date="2025-07-01T17:51:00Z">
        <w:r>
          <w:rPr>
            <w:noProof/>
          </w:rPr>
          <w:t>6</w:t>
        </w:r>
        <w:r>
          <w:fldChar w:fldCharType="end"/>
        </w:r>
        <w:r>
          <w:t xml:space="preserve">: </w:t>
        </w:r>
        <w:r>
          <w:t>Estimated temporal trends in presence probability of the 20 most significantly changing vascular plant species in Switzerland (2001–2023)</w:t>
        </w:r>
      </w:ins>
      <w:ins w:id="1077" w:author="Felix Pascal (felixpas)" w:date="2025-07-01T17:53:00Z">
        <w:r>
          <w:t xml:space="preserve">. </w:t>
        </w:r>
      </w:ins>
      <w:ins w:id="1078" w:author="Felix Pascal (felixpas)" w:date="2025-07-01T17:51:00Z">
        <w:r>
          <w:t>Bars represent the average yearly change in odds of occurrence (%), derived from model coefficients. The number of presence records per species is indicated in parentheses.</w:t>
        </w:r>
      </w:ins>
      <w:ins w:id="1079" w:author="Felix Pascal (felixpas)" w:date="2025-07-01T17:52:00Z">
        <w:r>
          <w:t xml:space="preserve"> </w:t>
        </w:r>
      </w:ins>
      <w:ins w:id="1080" w:author="Felix Pascal (felixpas)" w:date="2025-07-01T17:51:00Z">
        <w:r>
          <w:t>(*) Asterisk denotes species for which the actual estimated change exceeded the plotting limits (±130%) and was truncated for visual clarity.</w:t>
        </w:r>
      </w:ins>
    </w:p>
    <w:p w14:paraId="4445ABF8" w14:textId="317AC24C" w:rsidR="00BC7E74" w:rsidRPr="00BC7E74" w:rsidRDefault="00BC7E74">
      <w:pPr>
        <w:rPr>
          <w:ins w:id="1081" w:author="Felix Pascal (felixpas)" w:date="2025-07-01T17:50:00Z"/>
          <w:rPrChange w:id="1082" w:author="Felix Pascal (felixpas)" w:date="2025-07-01T17:53:00Z">
            <w:rPr>
              <w:ins w:id="1083" w:author="Felix Pascal (felixpas)" w:date="2025-07-01T17:50:00Z"/>
              <w:lang w:val="fr-CH"/>
            </w:rPr>
          </w:rPrChange>
        </w:rPr>
      </w:pPr>
      <w:ins w:id="1084" w:author="Felix Pascal (felixpas)" w:date="2025-07-01T17:50:00Z">
        <w:r w:rsidRPr="00BC7E74">
          <w:rPr>
            <w:rPrChange w:id="1085" w:author="Felix Pascal (felixpas)" w:date="2025-07-01T17:53:00Z">
              <w:rPr>
                <w:lang w:val="fr-CH"/>
              </w:rPr>
            </w:rPrChange>
          </w:rPr>
          <w:br w:type="page"/>
        </w:r>
      </w:ins>
    </w:p>
    <w:p w14:paraId="779EC033" w14:textId="77777777" w:rsidR="00BC7E74" w:rsidRPr="00BC7E74" w:rsidRDefault="00BC7E74" w:rsidP="003A7FD4">
      <w:pPr>
        <w:rPr>
          <w:ins w:id="1086" w:author="Felix Pascal (felixpas)" w:date="2025-07-01T17:50:00Z"/>
          <w:rPrChange w:id="1087" w:author="Felix Pascal (felixpas)" w:date="2025-07-01T17:53:00Z">
            <w:rPr>
              <w:ins w:id="1088" w:author="Felix Pascal (felixpas)" w:date="2025-07-01T17:50:00Z"/>
              <w:lang w:val="fr-CH"/>
            </w:rPr>
          </w:rPrChange>
        </w:rPr>
        <w:sectPr w:rsidR="00BC7E74" w:rsidRPr="00BC7E74" w:rsidSect="00BC7E74">
          <w:pgSz w:w="16838" w:h="11906" w:orient="landscape"/>
          <w:pgMar w:top="1417" w:right="1417" w:bottom="1417" w:left="1134" w:header="708" w:footer="708" w:gutter="0"/>
          <w:cols w:space="708"/>
          <w:docGrid w:linePitch="360"/>
          <w:sectPrChange w:id="1089" w:author="Felix Pascal (felixpas)" w:date="2025-07-01T17:50:00Z">
            <w:sectPr w:rsidR="00BC7E74" w:rsidRPr="00BC7E74" w:rsidSect="00BC7E74">
              <w:pgSz w:w="11906" w:h="16838" w:orient="portrait"/>
              <w:pgMar w:top="1417" w:right="1417" w:bottom="1134" w:left="1417" w:header="708" w:footer="708" w:gutter="0"/>
            </w:sectPr>
          </w:sectPrChange>
        </w:sectPr>
      </w:pPr>
    </w:p>
    <w:p w14:paraId="435D5EF4" w14:textId="77777777" w:rsidR="00ED56F5" w:rsidRDefault="00C70418" w:rsidP="00ED56F5">
      <w:pPr>
        <w:pStyle w:val="berschrift2"/>
        <w:rPr>
          <w:ins w:id="1090" w:author="Felix Pascal (felixpas)" w:date="2025-07-01T21:53:00Z"/>
        </w:rPr>
        <w:pPrChange w:id="1091" w:author="Felix Pascal (felixpas)" w:date="2025-07-01T21:54:00Z">
          <w:pPr/>
        </w:pPrChange>
      </w:pPr>
      <w:bookmarkStart w:id="1092" w:name="_Ref202299446"/>
      <w:ins w:id="1093" w:author="Felix Pascal (felixpas)" w:date="2025-07-01T21:52:00Z">
        <w:r>
          <w:lastRenderedPageBreak/>
          <w:t>Appendix</w:t>
        </w:r>
      </w:ins>
      <w:ins w:id="1094" w:author="Felix Pascal (felixpas)" w:date="2025-07-01T21:53:00Z">
        <w:r>
          <w:t xml:space="preserve"> 6: Decreasing Species</w:t>
        </w:r>
        <w:r w:rsidR="00ED56F5">
          <w:t xml:space="preserve"> from 2001-2023</w:t>
        </w:r>
        <w:bookmarkEnd w:id="1092"/>
      </w:ins>
    </w:p>
    <w:p w14:paraId="16FEC0BD" w14:textId="6F44F44F" w:rsidR="00C76A19" w:rsidRPr="00D247C6" w:rsidRDefault="00C76A19" w:rsidP="003A7FD4">
      <w:pPr>
        <w:rPr>
          <w:rPrChange w:id="1095" w:author="Felix Pascal (felixpas)" w:date="2025-07-01T19:35:00Z">
            <w:rPr>
              <w:lang w:val="de-CH"/>
            </w:rPr>
          </w:rPrChange>
        </w:rPr>
      </w:pPr>
      <w:ins w:id="1096" w:author="Felix Pascal (felixpas)" w:date="2025-07-01T19:16:00Z">
        <w:r>
          <w:fldChar w:fldCharType="begin"/>
        </w:r>
        <w:r>
          <w:instrText xml:space="preserve"> LINK Excel.Sheet.12 "Mappe1" "appendix_species_losers!Z1S1:Z83S5" \a \f 5 \h </w:instrText>
        </w:r>
      </w:ins>
      <w:r>
        <w:instrText xml:space="preserve"> \* MERGEFORMAT </w:instrText>
      </w:r>
      <w:ins w:id="1097" w:author="Felix Pascal (felixpas)" w:date="2025-07-01T19:16:00Z">
        <w:r>
          <w:fldChar w:fldCharType="separate"/>
        </w:r>
      </w:ins>
    </w:p>
    <w:tbl>
      <w:tblPr>
        <w:tblStyle w:val="Tabellenraster"/>
        <w:tblW w:w="9493" w:type="dxa"/>
        <w:tblLook w:val="04A0" w:firstRow="1" w:lastRow="0" w:firstColumn="1" w:lastColumn="0" w:noHBand="0" w:noVBand="1"/>
        <w:tblPrChange w:id="1098" w:author="Felix Pascal (felixpas)" w:date="2025-07-01T19:34:00Z">
          <w:tblPr>
            <w:tblStyle w:val="Tabellenraster"/>
            <w:tblW w:w="8460" w:type="dxa"/>
            <w:tblLook w:val="04A0" w:firstRow="1" w:lastRow="0" w:firstColumn="1" w:lastColumn="0" w:noHBand="0" w:noVBand="1"/>
          </w:tblPr>
        </w:tblPrChange>
      </w:tblPr>
      <w:tblGrid>
        <w:gridCol w:w="3397"/>
        <w:gridCol w:w="1823"/>
        <w:gridCol w:w="1387"/>
        <w:gridCol w:w="2035"/>
        <w:gridCol w:w="851"/>
        <w:tblGridChange w:id="1099">
          <w:tblGrid>
            <w:gridCol w:w="2740"/>
            <w:gridCol w:w="657"/>
            <w:gridCol w:w="1823"/>
            <w:gridCol w:w="1387"/>
            <w:gridCol w:w="1040"/>
            <w:gridCol w:w="900"/>
            <w:gridCol w:w="946"/>
          </w:tblGrid>
        </w:tblGridChange>
      </w:tblGrid>
      <w:tr w:rsidR="00C76A19" w:rsidRPr="00C76A19" w14:paraId="711E5A8E" w14:textId="77777777" w:rsidTr="00D247C6">
        <w:trPr>
          <w:trHeight w:val="288"/>
          <w:ins w:id="1100" w:author="Felix Pascal (felixpas)" w:date="2025-07-01T19:16:00Z"/>
          <w:trPrChange w:id="1101" w:author="Felix Pascal (felixpas)" w:date="2025-07-01T19:34:00Z">
            <w:trPr>
              <w:gridAfter w:val="0"/>
              <w:trHeight w:val="288"/>
            </w:trPr>
          </w:trPrChange>
        </w:trPr>
        <w:tc>
          <w:tcPr>
            <w:tcW w:w="3397" w:type="dxa"/>
            <w:noWrap/>
            <w:hideMark/>
            <w:tcPrChange w:id="1102" w:author="Felix Pascal (felixpas)" w:date="2025-07-01T19:34:00Z">
              <w:tcPr>
                <w:tcW w:w="2740" w:type="dxa"/>
                <w:noWrap/>
                <w:hideMark/>
              </w:tcPr>
            </w:tcPrChange>
          </w:tcPr>
          <w:p w14:paraId="4D003AED" w14:textId="53A25E0B" w:rsidR="00C76A19" w:rsidRPr="00C76A19" w:rsidRDefault="00C76A19">
            <w:pPr>
              <w:rPr>
                <w:ins w:id="1103" w:author="Felix Pascal (felixpas)" w:date="2025-07-01T19:16:00Z"/>
                <w:b/>
                <w:bCs/>
                <w:rPrChange w:id="1104" w:author="Felix Pascal (felixpas)" w:date="2025-07-01T19:16:00Z">
                  <w:rPr>
                    <w:ins w:id="1105" w:author="Felix Pascal (felixpas)" w:date="2025-07-01T19:16:00Z"/>
                    <w:rFonts w:ascii="Calibri" w:hAnsi="Calibri" w:cs="Calibri"/>
                    <w:b/>
                    <w:bCs/>
                    <w:color w:val="FFFFFF"/>
                  </w:rPr>
                </w:rPrChange>
              </w:rPr>
            </w:pPr>
            <w:ins w:id="1106" w:author="Felix Pascal (felixpas)" w:date="2025-07-01T19:16:00Z">
              <w:r w:rsidRPr="00C76A19">
                <w:rPr>
                  <w:b/>
                  <w:bCs/>
                  <w:rPrChange w:id="1107" w:author="Felix Pascal (felixpas)" w:date="2025-07-01T19:16:00Z">
                    <w:rPr>
                      <w:rFonts w:ascii="Calibri" w:hAnsi="Calibri" w:cs="Calibri"/>
                      <w:b/>
                      <w:bCs/>
                      <w:color w:val="FFFFFF"/>
                    </w:rPr>
                  </w:rPrChange>
                </w:rPr>
                <w:t>species</w:t>
              </w:r>
            </w:ins>
          </w:p>
        </w:tc>
        <w:tc>
          <w:tcPr>
            <w:tcW w:w="1823" w:type="dxa"/>
            <w:noWrap/>
            <w:hideMark/>
            <w:tcPrChange w:id="1108" w:author="Felix Pascal (felixpas)" w:date="2025-07-01T19:34:00Z">
              <w:tcPr>
                <w:tcW w:w="2480" w:type="dxa"/>
                <w:gridSpan w:val="2"/>
                <w:noWrap/>
                <w:hideMark/>
              </w:tcPr>
            </w:tcPrChange>
          </w:tcPr>
          <w:p w14:paraId="1CE17A47" w14:textId="4F6CE706" w:rsidR="00C76A19" w:rsidRPr="00C76A19" w:rsidRDefault="00C76A19">
            <w:pPr>
              <w:rPr>
                <w:ins w:id="1109" w:author="Felix Pascal (felixpas)" w:date="2025-07-01T19:16:00Z"/>
                <w:b/>
                <w:bCs/>
                <w:rPrChange w:id="1110" w:author="Felix Pascal (felixpas)" w:date="2025-07-01T19:16:00Z">
                  <w:rPr>
                    <w:ins w:id="1111" w:author="Felix Pascal (felixpas)" w:date="2025-07-01T19:16:00Z"/>
                    <w:rFonts w:ascii="Calibri" w:hAnsi="Calibri" w:cs="Calibri"/>
                    <w:b/>
                    <w:bCs/>
                    <w:color w:val="FFFFFF"/>
                  </w:rPr>
                </w:rPrChange>
              </w:rPr>
            </w:pPr>
            <w:proofErr w:type="spellStart"/>
            <w:ins w:id="1112" w:author="Felix Pascal (felixpas)" w:date="2025-07-01T19:16:00Z">
              <w:r w:rsidRPr="00C76A19">
                <w:rPr>
                  <w:b/>
                  <w:bCs/>
                  <w:rPrChange w:id="1113" w:author="Felix Pascal (felixpas)" w:date="2025-07-01T19:16:00Z">
                    <w:rPr>
                      <w:rFonts w:ascii="Calibri" w:hAnsi="Calibri" w:cs="Calibri"/>
                      <w:b/>
                      <w:bCs/>
                      <w:color w:val="FFFFFF"/>
                    </w:rPr>
                  </w:rPrChange>
                </w:rPr>
                <w:t>yearly_change</w:t>
              </w:r>
              <w:proofErr w:type="spellEnd"/>
              <w:r w:rsidRPr="00C76A19">
                <w:rPr>
                  <w:b/>
                  <w:bCs/>
                  <w:rPrChange w:id="1114" w:author="Felix Pascal (felixpas)" w:date="2025-07-01T19:16:00Z">
                    <w:rPr>
                      <w:rFonts w:ascii="Calibri" w:hAnsi="Calibri" w:cs="Calibri"/>
                      <w:b/>
                      <w:bCs/>
                      <w:color w:val="FFFFFF"/>
                    </w:rPr>
                  </w:rPrChange>
                </w:rPr>
                <w:t>_</w:t>
              </w:r>
            </w:ins>
            <w:ins w:id="1115" w:author="Felix Pascal (felixpas)" w:date="2025-07-01T19:34:00Z">
              <w:r w:rsidR="00D247C6">
                <w:rPr>
                  <w:b/>
                  <w:bCs/>
                </w:rPr>
                <w:t>%</w:t>
              </w:r>
            </w:ins>
          </w:p>
        </w:tc>
        <w:tc>
          <w:tcPr>
            <w:tcW w:w="1387" w:type="dxa"/>
            <w:noWrap/>
            <w:hideMark/>
            <w:tcPrChange w:id="1116" w:author="Felix Pascal (felixpas)" w:date="2025-07-01T19:34:00Z">
              <w:tcPr>
                <w:tcW w:w="1300" w:type="dxa"/>
                <w:noWrap/>
                <w:hideMark/>
              </w:tcPr>
            </w:tcPrChange>
          </w:tcPr>
          <w:p w14:paraId="111CCA04" w14:textId="77777777" w:rsidR="00C76A19" w:rsidRPr="00C76A19" w:rsidRDefault="00C76A19">
            <w:pPr>
              <w:rPr>
                <w:ins w:id="1117" w:author="Felix Pascal (felixpas)" w:date="2025-07-01T19:16:00Z"/>
                <w:b/>
                <w:bCs/>
                <w:rPrChange w:id="1118" w:author="Felix Pascal (felixpas)" w:date="2025-07-01T19:16:00Z">
                  <w:rPr>
                    <w:ins w:id="1119" w:author="Felix Pascal (felixpas)" w:date="2025-07-01T19:16:00Z"/>
                    <w:rFonts w:ascii="Calibri" w:hAnsi="Calibri" w:cs="Calibri"/>
                    <w:b/>
                    <w:bCs/>
                    <w:color w:val="FFFFFF"/>
                  </w:rPr>
                </w:rPrChange>
              </w:rPr>
            </w:pPr>
            <w:proofErr w:type="spellStart"/>
            <w:ins w:id="1120" w:author="Felix Pascal (felixpas)" w:date="2025-07-01T19:16:00Z">
              <w:r w:rsidRPr="00C76A19">
                <w:rPr>
                  <w:b/>
                  <w:bCs/>
                  <w:rPrChange w:id="1121" w:author="Felix Pascal (felixpas)" w:date="2025-07-01T19:16:00Z">
                    <w:rPr>
                      <w:rFonts w:ascii="Calibri" w:hAnsi="Calibri" w:cs="Calibri"/>
                      <w:b/>
                      <w:bCs/>
                      <w:color w:val="FFFFFF"/>
                    </w:rPr>
                  </w:rPrChange>
                </w:rPr>
                <w:t>p_value</w:t>
              </w:r>
              <w:proofErr w:type="spellEnd"/>
            </w:ins>
          </w:p>
        </w:tc>
        <w:tc>
          <w:tcPr>
            <w:tcW w:w="2035" w:type="dxa"/>
            <w:noWrap/>
            <w:hideMark/>
            <w:tcPrChange w:id="1122" w:author="Felix Pascal (felixpas)" w:date="2025-07-01T19:34:00Z">
              <w:tcPr>
                <w:tcW w:w="1040" w:type="dxa"/>
                <w:noWrap/>
                <w:hideMark/>
              </w:tcPr>
            </w:tcPrChange>
          </w:tcPr>
          <w:p w14:paraId="187EB53A" w14:textId="77777777" w:rsidR="00C76A19" w:rsidRPr="00C76A19" w:rsidRDefault="00C76A19">
            <w:pPr>
              <w:rPr>
                <w:ins w:id="1123" w:author="Felix Pascal (felixpas)" w:date="2025-07-01T19:16:00Z"/>
                <w:b/>
                <w:bCs/>
                <w:rPrChange w:id="1124" w:author="Felix Pascal (felixpas)" w:date="2025-07-01T19:16:00Z">
                  <w:rPr>
                    <w:ins w:id="1125" w:author="Felix Pascal (felixpas)" w:date="2025-07-01T19:16:00Z"/>
                    <w:rFonts w:ascii="Calibri" w:hAnsi="Calibri" w:cs="Calibri"/>
                    <w:b/>
                    <w:bCs/>
                    <w:color w:val="FFFFFF"/>
                  </w:rPr>
                </w:rPrChange>
              </w:rPr>
            </w:pPr>
            <w:ins w:id="1126" w:author="Felix Pascal (felixpas)" w:date="2025-07-01T19:16:00Z">
              <w:r w:rsidRPr="00C76A19">
                <w:rPr>
                  <w:b/>
                  <w:bCs/>
                  <w:rPrChange w:id="1127" w:author="Felix Pascal (felixpas)" w:date="2025-07-01T19:16:00Z">
                    <w:rPr>
                      <w:rFonts w:ascii="Calibri" w:hAnsi="Calibri" w:cs="Calibri"/>
                      <w:b/>
                      <w:bCs/>
                      <w:color w:val="FFFFFF"/>
                    </w:rPr>
                  </w:rPrChange>
                </w:rPr>
                <w:t>trend</w:t>
              </w:r>
            </w:ins>
          </w:p>
        </w:tc>
        <w:tc>
          <w:tcPr>
            <w:tcW w:w="851" w:type="dxa"/>
            <w:noWrap/>
            <w:hideMark/>
            <w:tcPrChange w:id="1128" w:author="Felix Pascal (felixpas)" w:date="2025-07-01T19:34:00Z">
              <w:tcPr>
                <w:tcW w:w="900" w:type="dxa"/>
                <w:noWrap/>
                <w:hideMark/>
              </w:tcPr>
            </w:tcPrChange>
          </w:tcPr>
          <w:p w14:paraId="4FFB2745" w14:textId="77777777" w:rsidR="00C76A19" w:rsidRPr="00C76A19" w:rsidRDefault="00C76A19">
            <w:pPr>
              <w:rPr>
                <w:ins w:id="1129" w:author="Felix Pascal (felixpas)" w:date="2025-07-01T19:16:00Z"/>
                <w:b/>
                <w:bCs/>
                <w:rPrChange w:id="1130" w:author="Felix Pascal (felixpas)" w:date="2025-07-01T19:16:00Z">
                  <w:rPr>
                    <w:ins w:id="1131" w:author="Felix Pascal (felixpas)" w:date="2025-07-01T19:16:00Z"/>
                    <w:rFonts w:ascii="Calibri" w:hAnsi="Calibri" w:cs="Calibri"/>
                    <w:b/>
                    <w:bCs/>
                    <w:color w:val="FFFFFF"/>
                  </w:rPr>
                </w:rPrChange>
              </w:rPr>
            </w:pPr>
            <w:proofErr w:type="spellStart"/>
            <w:ins w:id="1132" w:author="Felix Pascal (felixpas)" w:date="2025-07-01T19:16:00Z">
              <w:r w:rsidRPr="00C76A19">
                <w:rPr>
                  <w:b/>
                  <w:bCs/>
                  <w:rPrChange w:id="1133" w:author="Felix Pascal (felixpas)" w:date="2025-07-01T19:16:00Z">
                    <w:rPr>
                      <w:rFonts w:ascii="Calibri" w:hAnsi="Calibri" w:cs="Calibri"/>
                      <w:b/>
                      <w:bCs/>
                      <w:color w:val="FFFFFF"/>
                    </w:rPr>
                  </w:rPrChange>
                </w:rPr>
                <w:t>n_obs</w:t>
              </w:r>
              <w:proofErr w:type="spellEnd"/>
            </w:ins>
          </w:p>
        </w:tc>
      </w:tr>
      <w:tr w:rsidR="00C76A19" w:rsidRPr="00C76A19" w14:paraId="660FE665" w14:textId="77777777" w:rsidTr="00D247C6">
        <w:trPr>
          <w:trHeight w:val="288"/>
          <w:ins w:id="1134" w:author="Felix Pascal (felixpas)" w:date="2025-07-01T19:16:00Z"/>
          <w:trPrChange w:id="1135" w:author="Felix Pascal (felixpas)" w:date="2025-07-01T19:34:00Z">
            <w:trPr>
              <w:gridAfter w:val="0"/>
              <w:trHeight w:val="288"/>
            </w:trPr>
          </w:trPrChange>
        </w:trPr>
        <w:tc>
          <w:tcPr>
            <w:tcW w:w="3397" w:type="dxa"/>
            <w:noWrap/>
            <w:hideMark/>
            <w:tcPrChange w:id="1136" w:author="Felix Pascal (felixpas)" w:date="2025-07-01T19:34:00Z">
              <w:tcPr>
                <w:tcW w:w="2740" w:type="dxa"/>
                <w:noWrap/>
                <w:hideMark/>
              </w:tcPr>
            </w:tcPrChange>
          </w:tcPr>
          <w:p w14:paraId="3484E748" w14:textId="77777777" w:rsidR="00C76A19" w:rsidRPr="00C76A19" w:rsidRDefault="00C76A19">
            <w:pPr>
              <w:rPr>
                <w:ins w:id="1137" w:author="Felix Pascal (felixpas)" w:date="2025-07-01T19:16:00Z"/>
                <w:rPrChange w:id="1138" w:author="Felix Pascal (felixpas)" w:date="2025-07-01T19:16:00Z">
                  <w:rPr>
                    <w:ins w:id="1139" w:author="Felix Pascal (felixpas)" w:date="2025-07-01T19:16:00Z"/>
                    <w:rFonts w:ascii="Calibri" w:hAnsi="Calibri" w:cs="Calibri"/>
                    <w:color w:val="000000"/>
                  </w:rPr>
                </w:rPrChange>
              </w:rPr>
            </w:pPr>
            <w:ins w:id="1140" w:author="Felix Pascal (felixpas)" w:date="2025-07-01T19:16:00Z">
              <w:r w:rsidRPr="00C76A19">
                <w:rPr>
                  <w:rPrChange w:id="1141" w:author="Felix Pascal (felixpas)" w:date="2025-07-01T19:16:00Z">
                    <w:rPr>
                      <w:rFonts w:ascii="Calibri" w:hAnsi="Calibri" w:cs="Calibri"/>
                      <w:color w:val="000000"/>
                    </w:rPr>
                  </w:rPrChange>
                </w:rPr>
                <w:t>Mentha aquatica</w:t>
              </w:r>
            </w:ins>
          </w:p>
        </w:tc>
        <w:tc>
          <w:tcPr>
            <w:tcW w:w="1823" w:type="dxa"/>
            <w:noWrap/>
            <w:hideMark/>
            <w:tcPrChange w:id="1142" w:author="Felix Pascal (felixpas)" w:date="2025-07-01T19:34:00Z">
              <w:tcPr>
                <w:tcW w:w="2480" w:type="dxa"/>
                <w:gridSpan w:val="2"/>
                <w:noWrap/>
                <w:hideMark/>
              </w:tcPr>
            </w:tcPrChange>
          </w:tcPr>
          <w:p w14:paraId="69A98BFF" w14:textId="77777777" w:rsidR="00C76A19" w:rsidRPr="00C76A19" w:rsidRDefault="00C76A19" w:rsidP="00C76A19">
            <w:pPr>
              <w:rPr>
                <w:ins w:id="1143" w:author="Felix Pascal (felixpas)" w:date="2025-07-01T19:16:00Z"/>
                <w:rPrChange w:id="1144" w:author="Felix Pascal (felixpas)" w:date="2025-07-01T19:16:00Z">
                  <w:rPr>
                    <w:ins w:id="1145" w:author="Felix Pascal (felixpas)" w:date="2025-07-01T19:16:00Z"/>
                    <w:rFonts w:ascii="Calibri" w:hAnsi="Calibri" w:cs="Calibri"/>
                    <w:color w:val="000000"/>
                  </w:rPr>
                </w:rPrChange>
              </w:rPr>
              <w:pPrChange w:id="1146" w:author="Felix Pascal (felixpas)" w:date="2025-07-01T19:16:00Z">
                <w:pPr>
                  <w:jc w:val="right"/>
                </w:pPr>
              </w:pPrChange>
            </w:pPr>
            <w:ins w:id="1147" w:author="Felix Pascal (felixpas)" w:date="2025-07-01T19:16:00Z">
              <w:r w:rsidRPr="00C76A19">
                <w:rPr>
                  <w:rPrChange w:id="1148" w:author="Felix Pascal (felixpas)" w:date="2025-07-01T19:16:00Z">
                    <w:rPr>
                      <w:rFonts w:ascii="Calibri" w:hAnsi="Calibri" w:cs="Calibri"/>
                      <w:color w:val="000000"/>
                    </w:rPr>
                  </w:rPrChange>
                </w:rPr>
                <w:t>-99.98363295</w:t>
              </w:r>
            </w:ins>
          </w:p>
        </w:tc>
        <w:tc>
          <w:tcPr>
            <w:tcW w:w="1387" w:type="dxa"/>
            <w:noWrap/>
            <w:hideMark/>
            <w:tcPrChange w:id="1149" w:author="Felix Pascal (felixpas)" w:date="2025-07-01T19:34:00Z">
              <w:tcPr>
                <w:tcW w:w="1300" w:type="dxa"/>
                <w:noWrap/>
                <w:hideMark/>
              </w:tcPr>
            </w:tcPrChange>
          </w:tcPr>
          <w:p w14:paraId="286CA37C" w14:textId="77777777" w:rsidR="00C76A19" w:rsidRPr="00C76A19" w:rsidRDefault="00C76A19" w:rsidP="00C76A19">
            <w:pPr>
              <w:rPr>
                <w:ins w:id="1150" w:author="Felix Pascal (felixpas)" w:date="2025-07-01T19:16:00Z"/>
                <w:rPrChange w:id="1151" w:author="Felix Pascal (felixpas)" w:date="2025-07-01T19:16:00Z">
                  <w:rPr>
                    <w:ins w:id="1152" w:author="Felix Pascal (felixpas)" w:date="2025-07-01T19:16:00Z"/>
                    <w:rFonts w:ascii="Calibri" w:hAnsi="Calibri" w:cs="Calibri"/>
                    <w:color w:val="000000"/>
                  </w:rPr>
                </w:rPrChange>
              </w:rPr>
              <w:pPrChange w:id="1153" w:author="Felix Pascal (felixpas)" w:date="2025-07-01T19:16:00Z">
                <w:pPr>
                  <w:jc w:val="right"/>
                </w:pPr>
              </w:pPrChange>
            </w:pPr>
            <w:ins w:id="1154" w:author="Felix Pascal (felixpas)" w:date="2025-07-01T19:16:00Z">
              <w:r w:rsidRPr="00C76A19">
                <w:rPr>
                  <w:rPrChange w:id="1155" w:author="Felix Pascal (felixpas)" w:date="2025-07-01T19:16:00Z">
                    <w:rPr>
                      <w:rFonts w:ascii="Calibri" w:hAnsi="Calibri" w:cs="Calibri"/>
                      <w:color w:val="000000"/>
                    </w:rPr>
                  </w:rPrChange>
                </w:rPr>
                <w:t>0.026045673</w:t>
              </w:r>
            </w:ins>
          </w:p>
        </w:tc>
        <w:tc>
          <w:tcPr>
            <w:tcW w:w="2035" w:type="dxa"/>
            <w:noWrap/>
            <w:hideMark/>
            <w:tcPrChange w:id="1156" w:author="Felix Pascal (felixpas)" w:date="2025-07-01T19:34:00Z">
              <w:tcPr>
                <w:tcW w:w="1040" w:type="dxa"/>
                <w:noWrap/>
                <w:hideMark/>
              </w:tcPr>
            </w:tcPrChange>
          </w:tcPr>
          <w:p w14:paraId="6AC88A76" w14:textId="77777777" w:rsidR="00C76A19" w:rsidRPr="00C76A19" w:rsidRDefault="00C76A19">
            <w:pPr>
              <w:rPr>
                <w:ins w:id="1157" w:author="Felix Pascal (felixpas)" w:date="2025-07-01T19:16:00Z"/>
                <w:rPrChange w:id="1158" w:author="Felix Pascal (felixpas)" w:date="2025-07-01T19:16:00Z">
                  <w:rPr>
                    <w:ins w:id="1159" w:author="Felix Pascal (felixpas)" w:date="2025-07-01T19:16:00Z"/>
                    <w:rFonts w:ascii="Calibri" w:hAnsi="Calibri" w:cs="Calibri"/>
                    <w:color w:val="000000"/>
                  </w:rPr>
                </w:rPrChange>
              </w:rPr>
            </w:pPr>
            <w:ins w:id="1160" w:author="Felix Pascal (felixpas)" w:date="2025-07-01T19:16:00Z">
              <w:r w:rsidRPr="00C76A19">
                <w:rPr>
                  <w:rPrChange w:id="1161" w:author="Felix Pascal (felixpas)" w:date="2025-07-01T19:16:00Z">
                    <w:rPr>
                      <w:rFonts w:ascii="Calibri" w:hAnsi="Calibri" w:cs="Calibri"/>
                      <w:color w:val="000000"/>
                    </w:rPr>
                  </w:rPrChange>
                </w:rPr>
                <w:t>decreasing</w:t>
              </w:r>
            </w:ins>
          </w:p>
        </w:tc>
        <w:tc>
          <w:tcPr>
            <w:tcW w:w="851" w:type="dxa"/>
            <w:noWrap/>
            <w:hideMark/>
            <w:tcPrChange w:id="1162" w:author="Felix Pascal (felixpas)" w:date="2025-07-01T19:34:00Z">
              <w:tcPr>
                <w:tcW w:w="900" w:type="dxa"/>
                <w:noWrap/>
                <w:hideMark/>
              </w:tcPr>
            </w:tcPrChange>
          </w:tcPr>
          <w:p w14:paraId="2A74B679" w14:textId="77777777" w:rsidR="00C76A19" w:rsidRPr="00C76A19" w:rsidRDefault="00C76A19" w:rsidP="00C76A19">
            <w:pPr>
              <w:rPr>
                <w:ins w:id="1163" w:author="Felix Pascal (felixpas)" w:date="2025-07-01T19:16:00Z"/>
                <w:rPrChange w:id="1164" w:author="Felix Pascal (felixpas)" w:date="2025-07-01T19:16:00Z">
                  <w:rPr>
                    <w:ins w:id="1165" w:author="Felix Pascal (felixpas)" w:date="2025-07-01T19:16:00Z"/>
                    <w:rFonts w:ascii="Calibri" w:hAnsi="Calibri" w:cs="Calibri"/>
                    <w:color w:val="000000"/>
                  </w:rPr>
                </w:rPrChange>
              </w:rPr>
              <w:pPrChange w:id="1166" w:author="Felix Pascal (felixpas)" w:date="2025-07-01T19:16:00Z">
                <w:pPr>
                  <w:jc w:val="right"/>
                </w:pPr>
              </w:pPrChange>
            </w:pPr>
            <w:ins w:id="1167" w:author="Felix Pascal (felixpas)" w:date="2025-07-01T19:16:00Z">
              <w:r w:rsidRPr="00C76A19">
                <w:rPr>
                  <w:rPrChange w:id="1168" w:author="Felix Pascal (felixpas)" w:date="2025-07-01T19:16:00Z">
                    <w:rPr>
                      <w:rFonts w:ascii="Calibri" w:hAnsi="Calibri" w:cs="Calibri"/>
                      <w:color w:val="000000"/>
                    </w:rPr>
                  </w:rPrChange>
                </w:rPr>
                <w:t>11</w:t>
              </w:r>
            </w:ins>
          </w:p>
        </w:tc>
      </w:tr>
      <w:tr w:rsidR="00D247C6" w:rsidRPr="00D247C6" w14:paraId="364FF60D" w14:textId="77777777" w:rsidTr="00D247C6">
        <w:tblPrEx>
          <w:tblPrExChange w:id="1169" w:author="Felix Pascal (felixpas)" w:date="2025-07-01T19:34:00Z">
            <w:tblPrEx>
              <w:tblW w:w="9493" w:type="dxa"/>
            </w:tblPrEx>
          </w:tblPrExChange>
        </w:tblPrEx>
        <w:trPr>
          <w:trHeight w:val="288"/>
          <w:ins w:id="1170" w:author="Felix Pascal (felixpas)" w:date="2025-07-01T19:16:00Z"/>
          <w:trPrChange w:id="1171" w:author="Felix Pascal (felixpas)" w:date="2025-07-01T19:34:00Z">
            <w:trPr>
              <w:trHeight w:val="288"/>
            </w:trPr>
          </w:trPrChange>
        </w:trPr>
        <w:tc>
          <w:tcPr>
            <w:tcW w:w="3397" w:type="dxa"/>
            <w:noWrap/>
            <w:hideMark/>
            <w:tcPrChange w:id="1172" w:author="Felix Pascal (felixpas)" w:date="2025-07-01T19:34:00Z">
              <w:tcPr>
                <w:tcW w:w="3397" w:type="dxa"/>
                <w:gridSpan w:val="2"/>
                <w:noWrap/>
                <w:hideMark/>
              </w:tcPr>
            </w:tcPrChange>
          </w:tcPr>
          <w:p w14:paraId="54B026D2" w14:textId="77777777" w:rsidR="00C76A19" w:rsidRPr="00C76A19" w:rsidRDefault="00C76A19">
            <w:pPr>
              <w:rPr>
                <w:ins w:id="1173" w:author="Felix Pascal (felixpas)" w:date="2025-07-01T19:16:00Z"/>
                <w:rPrChange w:id="1174" w:author="Felix Pascal (felixpas)" w:date="2025-07-01T19:16:00Z">
                  <w:rPr>
                    <w:ins w:id="1175" w:author="Felix Pascal (felixpas)" w:date="2025-07-01T19:16:00Z"/>
                    <w:rFonts w:ascii="Calibri" w:hAnsi="Calibri" w:cs="Calibri"/>
                    <w:color w:val="000000"/>
                  </w:rPr>
                </w:rPrChange>
              </w:rPr>
            </w:pPr>
            <w:proofErr w:type="spellStart"/>
            <w:ins w:id="1176" w:author="Felix Pascal (felixpas)" w:date="2025-07-01T19:16:00Z">
              <w:r w:rsidRPr="00C76A19">
                <w:rPr>
                  <w:rPrChange w:id="1177" w:author="Felix Pascal (felixpas)" w:date="2025-07-01T19:16:00Z">
                    <w:rPr>
                      <w:rFonts w:ascii="Calibri" w:hAnsi="Calibri" w:cs="Calibri"/>
                      <w:color w:val="000000"/>
                    </w:rPr>
                  </w:rPrChange>
                </w:rPr>
                <w:t>Ranunculus</w:t>
              </w:r>
              <w:proofErr w:type="spellEnd"/>
              <w:r w:rsidRPr="00C76A19">
                <w:rPr>
                  <w:rPrChange w:id="1178" w:author="Felix Pascal (felixpas)" w:date="2025-07-01T19:16:00Z">
                    <w:rPr>
                      <w:rFonts w:ascii="Calibri" w:hAnsi="Calibri" w:cs="Calibri"/>
                      <w:color w:val="000000"/>
                    </w:rPr>
                  </w:rPrChange>
                </w:rPr>
                <w:t xml:space="preserve"> </w:t>
              </w:r>
              <w:proofErr w:type="spellStart"/>
              <w:r w:rsidRPr="00C76A19">
                <w:rPr>
                  <w:rPrChange w:id="1179" w:author="Felix Pascal (felixpas)" w:date="2025-07-01T19:16:00Z">
                    <w:rPr>
                      <w:rFonts w:ascii="Calibri" w:hAnsi="Calibri" w:cs="Calibri"/>
                      <w:color w:val="000000"/>
                    </w:rPr>
                  </w:rPrChange>
                </w:rPr>
                <w:t>flammula</w:t>
              </w:r>
              <w:proofErr w:type="spellEnd"/>
            </w:ins>
          </w:p>
        </w:tc>
        <w:tc>
          <w:tcPr>
            <w:tcW w:w="1823" w:type="dxa"/>
            <w:noWrap/>
            <w:hideMark/>
            <w:tcPrChange w:id="1180" w:author="Felix Pascal (felixpas)" w:date="2025-07-01T19:34:00Z">
              <w:tcPr>
                <w:tcW w:w="1823" w:type="dxa"/>
                <w:noWrap/>
                <w:hideMark/>
              </w:tcPr>
            </w:tcPrChange>
          </w:tcPr>
          <w:p w14:paraId="04CE28F9" w14:textId="77777777" w:rsidR="00C76A19" w:rsidRPr="00C76A19" w:rsidRDefault="00C76A19" w:rsidP="00C76A19">
            <w:pPr>
              <w:rPr>
                <w:ins w:id="1181" w:author="Felix Pascal (felixpas)" w:date="2025-07-01T19:16:00Z"/>
                <w:rPrChange w:id="1182" w:author="Felix Pascal (felixpas)" w:date="2025-07-01T19:16:00Z">
                  <w:rPr>
                    <w:ins w:id="1183" w:author="Felix Pascal (felixpas)" w:date="2025-07-01T19:16:00Z"/>
                    <w:rFonts w:ascii="Calibri" w:hAnsi="Calibri" w:cs="Calibri"/>
                    <w:color w:val="000000"/>
                  </w:rPr>
                </w:rPrChange>
              </w:rPr>
              <w:pPrChange w:id="1184" w:author="Felix Pascal (felixpas)" w:date="2025-07-01T19:16:00Z">
                <w:pPr>
                  <w:jc w:val="right"/>
                </w:pPr>
              </w:pPrChange>
            </w:pPr>
            <w:ins w:id="1185" w:author="Felix Pascal (felixpas)" w:date="2025-07-01T19:16:00Z">
              <w:r w:rsidRPr="00C76A19">
                <w:rPr>
                  <w:rPrChange w:id="1186" w:author="Felix Pascal (felixpas)" w:date="2025-07-01T19:16:00Z">
                    <w:rPr>
                      <w:rFonts w:ascii="Calibri" w:hAnsi="Calibri" w:cs="Calibri"/>
                      <w:color w:val="000000"/>
                    </w:rPr>
                  </w:rPrChange>
                </w:rPr>
                <w:t>-97.11475761</w:t>
              </w:r>
            </w:ins>
          </w:p>
        </w:tc>
        <w:tc>
          <w:tcPr>
            <w:tcW w:w="1387" w:type="dxa"/>
            <w:noWrap/>
            <w:hideMark/>
            <w:tcPrChange w:id="1187" w:author="Felix Pascal (felixpas)" w:date="2025-07-01T19:34:00Z">
              <w:tcPr>
                <w:tcW w:w="1387" w:type="dxa"/>
                <w:noWrap/>
                <w:hideMark/>
              </w:tcPr>
            </w:tcPrChange>
          </w:tcPr>
          <w:p w14:paraId="74069466" w14:textId="77777777" w:rsidR="00C76A19" w:rsidRPr="00C76A19" w:rsidRDefault="00C76A19" w:rsidP="00C76A19">
            <w:pPr>
              <w:rPr>
                <w:ins w:id="1188" w:author="Felix Pascal (felixpas)" w:date="2025-07-01T19:16:00Z"/>
                <w:rPrChange w:id="1189" w:author="Felix Pascal (felixpas)" w:date="2025-07-01T19:16:00Z">
                  <w:rPr>
                    <w:ins w:id="1190" w:author="Felix Pascal (felixpas)" w:date="2025-07-01T19:16:00Z"/>
                    <w:rFonts w:ascii="Calibri" w:hAnsi="Calibri" w:cs="Calibri"/>
                    <w:color w:val="000000"/>
                  </w:rPr>
                </w:rPrChange>
              </w:rPr>
              <w:pPrChange w:id="1191" w:author="Felix Pascal (felixpas)" w:date="2025-07-01T19:16:00Z">
                <w:pPr>
                  <w:jc w:val="right"/>
                </w:pPr>
              </w:pPrChange>
            </w:pPr>
            <w:ins w:id="1192" w:author="Felix Pascal (felixpas)" w:date="2025-07-01T19:16:00Z">
              <w:r w:rsidRPr="00C76A19">
                <w:rPr>
                  <w:rPrChange w:id="1193" w:author="Felix Pascal (felixpas)" w:date="2025-07-01T19:16:00Z">
                    <w:rPr>
                      <w:rFonts w:ascii="Calibri" w:hAnsi="Calibri" w:cs="Calibri"/>
                      <w:color w:val="000000"/>
                    </w:rPr>
                  </w:rPrChange>
                </w:rPr>
                <w:t>0.020346814</w:t>
              </w:r>
            </w:ins>
          </w:p>
        </w:tc>
        <w:tc>
          <w:tcPr>
            <w:tcW w:w="2035" w:type="dxa"/>
            <w:noWrap/>
            <w:hideMark/>
            <w:tcPrChange w:id="1194" w:author="Felix Pascal (felixpas)" w:date="2025-07-01T19:34:00Z">
              <w:tcPr>
                <w:tcW w:w="1040" w:type="dxa"/>
                <w:noWrap/>
                <w:hideMark/>
              </w:tcPr>
            </w:tcPrChange>
          </w:tcPr>
          <w:p w14:paraId="3B77F2E2" w14:textId="77777777" w:rsidR="00C76A19" w:rsidRPr="00C76A19" w:rsidRDefault="00C76A19">
            <w:pPr>
              <w:rPr>
                <w:ins w:id="1195" w:author="Felix Pascal (felixpas)" w:date="2025-07-01T19:16:00Z"/>
                <w:rPrChange w:id="1196" w:author="Felix Pascal (felixpas)" w:date="2025-07-01T19:16:00Z">
                  <w:rPr>
                    <w:ins w:id="1197" w:author="Felix Pascal (felixpas)" w:date="2025-07-01T19:16:00Z"/>
                    <w:rFonts w:ascii="Calibri" w:hAnsi="Calibri" w:cs="Calibri"/>
                    <w:color w:val="000000"/>
                  </w:rPr>
                </w:rPrChange>
              </w:rPr>
            </w:pPr>
            <w:ins w:id="1198" w:author="Felix Pascal (felixpas)" w:date="2025-07-01T19:16:00Z">
              <w:r w:rsidRPr="00C76A19">
                <w:rPr>
                  <w:rPrChange w:id="1199" w:author="Felix Pascal (felixpas)" w:date="2025-07-01T19:16:00Z">
                    <w:rPr>
                      <w:rFonts w:ascii="Calibri" w:hAnsi="Calibri" w:cs="Calibri"/>
                      <w:color w:val="000000"/>
                    </w:rPr>
                  </w:rPrChange>
                </w:rPr>
                <w:t>decreasing</w:t>
              </w:r>
            </w:ins>
          </w:p>
        </w:tc>
        <w:tc>
          <w:tcPr>
            <w:tcW w:w="851" w:type="dxa"/>
            <w:noWrap/>
            <w:hideMark/>
            <w:tcPrChange w:id="1200" w:author="Felix Pascal (felixpas)" w:date="2025-07-01T19:34:00Z">
              <w:tcPr>
                <w:tcW w:w="1846" w:type="dxa"/>
                <w:gridSpan w:val="2"/>
                <w:noWrap/>
                <w:hideMark/>
              </w:tcPr>
            </w:tcPrChange>
          </w:tcPr>
          <w:p w14:paraId="03AD9C40" w14:textId="77777777" w:rsidR="00C76A19" w:rsidRPr="00C76A19" w:rsidRDefault="00C76A19" w:rsidP="00C76A19">
            <w:pPr>
              <w:rPr>
                <w:ins w:id="1201" w:author="Felix Pascal (felixpas)" w:date="2025-07-01T19:16:00Z"/>
                <w:rPrChange w:id="1202" w:author="Felix Pascal (felixpas)" w:date="2025-07-01T19:16:00Z">
                  <w:rPr>
                    <w:ins w:id="1203" w:author="Felix Pascal (felixpas)" w:date="2025-07-01T19:16:00Z"/>
                    <w:rFonts w:ascii="Calibri" w:hAnsi="Calibri" w:cs="Calibri"/>
                    <w:color w:val="000000"/>
                  </w:rPr>
                </w:rPrChange>
              </w:rPr>
              <w:pPrChange w:id="1204" w:author="Felix Pascal (felixpas)" w:date="2025-07-01T19:16:00Z">
                <w:pPr>
                  <w:jc w:val="right"/>
                </w:pPr>
              </w:pPrChange>
            </w:pPr>
            <w:ins w:id="1205" w:author="Felix Pascal (felixpas)" w:date="2025-07-01T19:16:00Z">
              <w:r w:rsidRPr="00C76A19">
                <w:rPr>
                  <w:rPrChange w:id="1206" w:author="Felix Pascal (felixpas)" w:date="2025-07-01T19:16:00Z">
                    <w:rPr>
                      <w:rFonts w:ascii="Calibri" w:hAnsi="Calibri" w:cs="Calibri"/>
                      <w:color w:val="000000"/>
                    </w:rPr>
                  </w:rPrChange>
                </w:rPr>
                <w:t>12</w:t>
              </w:r>
            </w:ins>
          </w:p>
        </w:tc>
      </w:tr>
      <w:tr w:rsidR="00C76A19" w:rsidRPr="00C76A19" w14:paraId="0831C9F8" w14:textId="77777777" w:rsidTr="00D247C6">
        <w:trPr>
          <w:trHeight w:val="288"/>
          <w:ins w:id="1207" w:author="Felix Pascal (felixpas)" w:date="2025-07-01T19:16:00Z"/>
          <w:trPrChange w:id="1208" w:author="Felix Pascal (felixpas)" w:date="2025-07-01T19:34:00Z">
            <w:trPr>
              <w:gridAfter w:val="0"/>
              <w:trHeight w:val="288"/>
            </w:trPr>
          </w:trPrChange>
        </w:trPr>
        <w:tc>
          <w:tcPr>
            <w:tcW w:w="3397" w:type="dxa"/>
            <w:noWrap/>
            <w:hideMark/>
            <w:tcPrChange w:id="1209" w:author="Felix Pascal (felixpas)" w:date="2025-07-01T19:34:00Z">
              <w:tcPr>
                <w:tcW w:w="2740" w:type="dxa"/>
                <w:noWrap/>
                <w:hideMark/>
              </w:tcPr>
            </w:tcPrChange>
          </w:tcPr>
          <w:p w14:paraId="349F3068" w14:textId="77777777" w:rsidR="00C76A19" w:rsidRPr="00C76A19" w:rsidRDefault="00C76A19">
            <w:pPr>
              <w:rPr>
                <w:ins w:id="1210" w:author="Felix Pascal (felixpas)" w:date="2025-07-01T19:16:00Z"/>
                <w:rPrChange w:id="1211" w:author="Felix Pascal (felixpas)" w:date="2025-07-01T19:16:00Z">
                  <w:rPr>
                    <w:ins w:id="1212" w:author="Felix Pascal (felixpas)" w:date="2025-07-01T19:16:00Z"/>
                    <w:rFonts w:ascii="Calibri" w:hAnsi="Calibri" w:cs="Calibri"/>
                    <w:color w:val="000000"/>
                  </w:rPr>
                </w:rPrChange>
              </w:rPr>
            </w:pPr>
            <w:ins w:id="1213" w:author="Felix Pascal (felixpas)" w:date="2025-07-01T19:16:00Z">
              <w:r w:rsidRPr="00C76A19">
                <w:rPr>
                  <w:rPrChange w:id="1214" w:author="Felix Pascal (felixpas)" w:date="2025-07-01T19:16:00Z">
                    <w:rPr>
                      <w:rFonts w:ascii="Calibri" w:hAnsi="Calibri" w:cs="Calibri"/>
                      <w:color w:val="000000"/>
                    </w:rPr>
                  </w:rPrChange>
                </w:rPr>
                <w:t xml:space="preserve">Asperula </w:t>
              </w:r>
              <w:proofErr w:type="spellStart"/>
              <w:r w:rsidRPr="00C76A19">
                <w:rPr>
                  <w:rPrChange w:id="1215" w:author="Felix Pascal (felixpas)" w:date="2025-07-01T19:16:00Z">
                    <w:rPr>
                      <w:rFonts w:ascii="Calibri" w:hAnsi="Calibri" w:cs="Calibri"/>
                      <w:color w:val="000000"/>
                    </w:rPr>
                  </w:rPrChange>
                </w:rPr>
                <w:t>taurina</w:t>
              </w:r>
              <w:proofErr w:type="spellEnd"/>
            </w:ins>
          </w:p>
        </w:tc>
        <w:tc>
          <w:tcPr>
            <w:tcW w:w="1823" w:type="dxa"/>
            <w:noWrap/>
            <w:hideMark/>
            <w:tcPrChange w:id="1216" w:author="Felix Pascal (felixpas)" w:date="2025-07-01T19:34:00Z">
              <w:tcPr>
                <w:tcW w:w="2480" w:type="dxa"/>
                <w:gridSpan w:val="2"/>
                <w:noWrap/>
                <w:hideMark/>
              </w:tcPr>
            </w:tcPrChange>
          </w:tcPr>
          <w:p w14:paraId="5A10DDE5" w14:textId="77777777" w:rsidR="00C76A19" w:rsidRPr="00C76A19" w:rsidRDefault="00C76A19" w:rsidP="00C76A19">
            <w:pPr>
              <w:rPr>
                <w:ins w:id="1217" w:author="Felix Pascal (felixpas)" w:date="2025-07-01T19:16:00Z"/>
                <w:rPrChange w:id="1218" w:author="Felix Pascal (felixpas)" w:date="2025-07-01T19:16:00Z">
                  <w:rPr>
                    <w:ins w:id="1219" w:author="Felix Pascal (felixpas)" w:date="2025-07-01T19:16:00Z"/>
                    <w:rFonts w:ascii="Calibri" w:hAnsi="Calibri" w:cs="Calibri"/>
                    <w:color w:val="000000"/>
                  </w:rPr>
                </w:rPrChange>
              </w:rPr>
              <w:pPrChange w:id="1220" w:author="Felix Pascal (felixpas)" w:date="2025-07-01T19:16:00Z">
                <w:pPr>
                  <w:jc w:val="right"/>
                </w:pPr>
              </w:pPrChange>
            </w:pPr>
            <w:ins w:id="1221" w:author="Felix Pascal (felixpas)" w:date="2025-07-01T19:16:00Z">
              <w:r w:rsidRPr="00C76A19">
                <w:rPr>
                  <w:rPrChange w:id="1222" w:author="Felix Pascal (felixpas)" w:date="2025-07-01T19:16:00Z">
                    <w:rPr>
                      <w:rFonts w:ascii="Calibri" w:hAnsi="Calibri" w:cs="Calibri"/>
                      <w:color w:val="000000"/>
                    </w:rPr>
                  </w:rPrChange>
                </w:rPr>
                <w:t>-96.62226477</w:t>
              </w:r>
            </w:ins>
          </w:p>
        </w:tc>
        <w:tc>
          <w:tcPr>
            <w:tcW w:w="1387" w:type="dxa"/>
            <w:noWrap/>
            <w:hideMark/>
            <w:tcPrChange w:id="1223" w:author="Felix Pascal (felixpas)" w:date="2025-07-01T19:34:00Z">
              <w:tcPr>
                <w:tcW w:w="1300" w:type="dxa"/>
                <w:noWrap/>
                <w:hideMark/>
              </w:tcPr>
            </w:tcPrChange>
          </w:tcPr>
          <w:p w14:paraId="541D8B68" w14:textId="77777777" w:rsidR="00C76A19" w:rsidRPr="00C76A19" w:rsidRDefault="00C76A19" w:rsidP="00C76A19">
            <w:pPr>
              <w:rPr>
                <w:ins w:id="1224" w:author="Felix Pascal (felixpas)" w:date="2025-07-01T19:16:00Z"/>
                <w:rPrChange w:id="1225" w:author="Felix Pascal (felixpas)" w:date="2025-07-01T19:16:00Z">
                  <w:rPr>
                    <w:ins w:id="1226" w:author="Felix Pascal (felixpas)" w:date="2025-07-01T19:16:00Z"/>
                    <w:rFonts w:ascii="Calibri" w:hAnsi="Calibri" w:cs="Calibri"/>
                    <w:color w:val="000000"/>
                  </w:rPr>
                </w:rPrChange>
              </w:rPr>
              <w:pPrChange w:id="1227" w:author="Felix Pascal (felixpas)" w:date="2025-07-01T19:16:00Z">
                <w:pPr>
                  <w:jc w:val="right"/>
                </w:pPr>
              </w:pPrChange>
            </w:pPr>
            <w:ins w:id="1228" w:author="Felix Pascal (felixpas)" w:date="2025-07-01T19:16:00Z">
              <w:r w:rsidRPr="00C76A19">
                <w:rPr>
                  <w:rPrChange w:id="1229" w:author="Felix Pascal (felixpas)" w:date="2025-07-01T19:16:00Z">
                    <w:rPr>
                      <w:rFonts w:ascii="Calibri" w:hAnsi="Calibri" w:cs="Calibri"/>
                      <w:color w:val="000000"/>
                    </w:rPr>
                  </w:rPrChange>
                </w:rPr>
                <w:t>0.003897824</w:t>
              </w:r>
            </w:ins>
          </w:p>
        </w:tc>
        <w:tc>
          <w:tcPr>
            <w:tcW w:w="2035" w:type="dxa"/>
            <w:noWrap/>
            <w:hideMark/>
            <w:tcPrChange w:id="1230" w:author="Felix Pascal (felixpas)" w:date="2025-07-01T19:34:00Z">
              <w:tcPr>
                <w:tcW w:w="1040" w:type="dxa"/>
                <w:noWrap/>
                <w:hideMark/>
              </w:tcPr>
            </w:tcPrChange>
          </w:tcPr>
          <w:p w14:paraId="0C7A003B" w14:textId="77777777" w:rsidR="00C76A19" w:rsidRPr="00C76A19" w:rsidRDefault="00C76A19">
            <w:pPr>
              <w:rPr>
                <w:ins w:id="1231" w:author="Felix Pascal (felixpas)" w:date="2025-07-01T19:16:00Z"/>
                <w:rPrChange w:id="1232" w:author="Felix Pascal (felixpas)" w:date="2025-07-01T19:16:00Z">
                  <w:rPr>
                    <w:ins w:id="1233" w:author="Felix Pascal (felixpas)" w:date="2025-07-01T19:16:00Z"/>
                    <w:rFonts w:ascii="Calibri" w:hAnsi="Calibri" w:cs="Calibri"/>
                    <w:color w:val="000000"/>
                  </w:rPr>
                </w:rPrChange>
              </w:rPr>
            </w:pPr>
            <w:ins w:id="1234" w:author="Felix Pascal (felixpas)" w:date="2025-07-01T19:16:00Z">
              <w:r w:rsidRPr="00C76A19">
                <w:rPr>
                  <w:rPrChange w:id="1235" w:author="Felix Pascal (felixpas)" w:date="2025-07-01T19:16:00Z">
                    <w:rPr>
                      <w:rFonts w:ascii="Calibri" w:hAnsi="Calibri" w:cs="Calibri"/>
                      <w:color w:val="000000"/>
                    </w:rPr>
                  </w:rPrChange>
                </w:rPr>
                <w:t>decreasing</w:t>
              </w:r>
            </w:ins>
          </w:p>
        </w:tc>
        <w:tc>
          <w:tcPr>
            <w:tcW w:w="851" w:type="dxa"/>
            <w:noWrap/>
            <w:hideMark/>
            <w:tcPrChange w:id="1236" w:author="Felix Pascal (felixpas)" w:date="2025-07-01T19:34:00Z">
              <w:tcPr>
                <w:tcW w:w="900" w:type="dxa"/>
                <w:noWrap/>
                <w:hideMark/>
              </w:tcPr>
            </w:tcPrChange>
          </w:tcPr>
          <w:p w14:paraId="3F679D0B" w14:textId="77777777" w:rsidR="00C76A19" w:rsidRPr="00C76A19" w:rsidRDefault="00C76A19" w:rsidP="00C76A19">
            <w:pPr>
              <w:rPr>
                <w:ins w:id="1237" w:author="Felix Pascal (felixpas)" w:date="2025-07-01T19:16:00Z"/>
                <w:rPrChange w:id="1238" w:author="Felix Pascal (felixpas)" w:date="2025-07-01T19:16:00Z">
                  <w:rPr>
                    <w:ins w:id="1239" w:author="Felix Pascal (felixpas)" w:date="2025-07-01T19:16:00Z"/>
                    <w:rFonts w:ascii="Calibri" w:hAnsi="Calibri" w:cs="Calibri"/>
                    <w:color w:val="000000"/>
                  </w:rPr>
                </w:rPrChange>
              </w:rPr>
              <w:pPrChange w:id="1240" w:author="Felix Pascal (felixpas)" w:date="2025-07-01T19:16:00Z">
                <w:pPr>
                  <w:jc w:val="right"/>
                </w:pPr>
              </w:pPrChange>
            </w:pPr>
            <w:ins w:id="1241" w:author="Felix Pascal (felixpas)" w:date="2025-07-01T19:16:00Z">
              <w:r w:rsidRPr="00C76A19">
                <w:rPr>
                  <w:rPrChange w:id="1242" w:author="Felix Pascal (felixpas)" w:date="2025-07-01T19:16:00Z">
                    <w:rPr>
                      <w:rFonts w:ascii="Calibri" w:hAnsi="Calibri" w:cs="Calibri"/>
                      <w:color w:val="000000"/>
                    </w:rPr>
                  </w:rPrChange>
                </w:rPr>
                <w:t>18</w:t>
              </w:r>
            </w:ins>
          </w:p>
        </w:tc>
      </w:tr>
      <w:tr w:rsidR="00D247C6" w:rsidRPr="00D247C6" w14:paraId="307FDB14" w14:textId="77777777" w:rsidTr="00D247C6">
        <w:tblPrEx>
          <w:tblPrExChange w:id="1243" w:author="Felix Pascal (felixpas)" w:date="2025-07-01T19:34:00Z">
            <w:tblPrEx>
              <w:tblW w:w="9493" w:type="dxa"/>
            </w:tblPrEx>
          </w:tblPrExChange>
        </w:tblPrEx>
        <w:trPr>
          <w:trHeight w:val="288"/>
          <w:ins w:id="1244" w:author="Felix Pascal (felixpas)" w:date="2025-07-01T19:16:00Z"/>
          <w:trPrChange w:id="1245" w:author="Felix Pascal (felixpas)" w:date="2025-07-01T19:34:00Z">
            <w:trPr>
              <w:trHeight w:val="288"/>
            </w:trPr>
          </w:trPrChange>
        </w:trPr>
        <w:tc>
          <w:tcPr>
            <w:tcW w:w="3397" w:type="dxa"/>
            <w:noWrap/>
            <w:hideMark/>
            <w:tcPrChange w:id="1246" w:author="Felix Pascal (felixpas)" w:date="2025-07-01T19:34:00Z">
              <w:tcPr>
                <w:tcW w:w="3397" w:type="dxa"/>
                <w:gridSpan w:val="2"/>
                <w:noWrap/>
                <w:hideMark/>
              </w:tcPr>
            </w:tcPrChange>
          </w:tcPr>
          <w:p w14:paraId="7F15BC5A" w14:textId="77777777" w:rsidR="00C76A19" w:rsidRPr="00C76A19" w:rsidRDefault="00C76A19">
            <w:pPr>
              <w:rPr>
                <w:ins w:id="1247" w:author="Felix Pascal (felixpas)" w:date="2025-07-01T19:16:00Z"/>
                <w:rPrChange w:id="1248" w:author="Felix Pascal (felixpas)" w:date="2025-07-01T19:16:00Z">
                  <w:rPr>
                    <w:ins w:id="1249" w:author="Felix Pascal (felixpas)" w:date="2025-07-01T19:16:00Z"/>
                    <w:rFonts w:ascii="Calibri" w:hAnsi="Calibri" w:cs="Calibri"/>
                    <w:color w:val="000000"/>
                  </w:rPr>
                </w:rPrChange>
              </w:rPr>
            </w:pPr>
            <w:ins w:id="1250" w:author="Felix Pascal (felixpas)" w:date="2025-07-01T19:16:00Z">
              <w:r w:rsidRPr="00C76A19">
                <w:rPr>
                  <w:rPrChange w:id="1251" w:author="Felix Pascal (felixpas)" w:date="2025-07-01T19:16:00Z">
                    <w:rPr>
                      <w:rFonts w:ascii="Calibri" w:hAnsi="Calibri" w:cs="Calibri"/>
                      <w:color w:val="000000"/>
                    </w:rPr>
                  </w:rPrChange>
                </w:rPr>
                <w:t xml:space="preserve">Alnus </w:t>
              </w:r>
              <w:proofErr w:type="spellStart"/>
              <w:r w:rsidRPr="00C76A19">
                <w:rPr>
                  <w:rPrChange w:id="1252" w:author="Felix Pascal (felixpas)" w:date="2025-07-01T19:16:00Z">
                    <w:rPr>
                      <w:rFonts w:ascii="Calibri" w:hAnsi="Calibri" w:cs="Calibri"/>
                      <w:color w:val="000000"/>
                    </w:rPr>
                  </w:rPrChange>
                </w:rPr>
                <w:t>incana</w:t>
              </w:r>
              <w:proofErr w:type="spellEnd"/>
            </w:ins>
          </w:p>
        </w:tc>
        <w:tc>
          <w:tcPr>
            <w:tcW w:w="1823" w:type="dxa"/>
            <w:noWrap/>
            <w:hideMark/>
            <w:tcPrChange w:id="1253" w:author="Felix Pascal (felixpas)" w:date="2025-07-01T19:34:00Z">
              <w:tcPr>
                <w:tcW w:w="1823" w:type="dxa"/>
                <w:noWrap/>
                <w:hideMark/>
              </w:tcPr>
            </w:tcPrChange>
          </w:tcPr>
          <w:p w14:paraId="7FE7CB38" w14:textId="77777777" w:rsidR="00C76A19" w:rsidRPr="00C76A19" w:rsidRDefault="00C76A19" w:rsidP="00C76A19">
            <w:pPr>
              <w:rPr>
                <w:ins w:id="1254" w:author="Felix Pascal (felixpas)" w:date="2025-07-01T19:16:00Z"/>
                <w:rPrChange w:id="1255" w:author="Felix Pascal (felixpas)" w:date="2025-07-01T19:16:00Z">
                  <w:rPr>
                    <w:ins w:id="1256" w:author="Felix Pascal (felixpas)" w:date="2025-07-01T19:16:00Z"/>
                    <w:rFonts w:ascii="Calibri" w:hAnsi="Calibri" w:cs="Calibri"/>
                    <w:color w:val="000000"/>
                  </w:rPr>
                </w:rPrChange>
              </w:rPr>
              <w:pPrChange w:id="1257" w:author="Felix Pascal (felixpas)" w:date="2025-07-01T19:16:00Z">
                <w:pPr>
                  <w:jc w:val="right"/>
                </w:pPr>
              </w:pPrChange>
            </w:pPr>
            <w:ins w:id="1258" w:author="Felix Pascal (felixpas)" w:date="2025-07-01T19:16:00Z">
              <w:r w:rsidRPr="00C76A19">
                <w:rPr>
                  <w:rPrChange w:id="1259" w:author="Felix Pascal (felixpas)" w:date="2025-07-01T19:16:00Z">
                    <w:rPr>
                      <w:rFonts w:ascii="Calibri" w:hAnsi="Calibri" w:cs="Calibri"/>
                      <w:color w:val="000000"/>
                    </w:rPr>
                  </w:rPrChange>
                </w:rPr>
                <w:t>-38.56981419</w:t>
              </w:r>
            </w:ins>
          </w:p>
        </w:tc>
        <w:tc>
          <w:tcPr>
            <w:tcW w:w="1387" w:type="dxa"/>
            <w:noWrap/>
            <w:hideMark/>
            <w:tcPrChange w:id="1260" w:author="Felix Pascal (felixpas)" w:date="2025-07-01T19:34:00Z">
              <w:tcPr>
                <w:tcW w:w="1387" w:type="dxa"/>
                <w:noWrap/>
                <w:hideMark/>
              </w:tcPr>
            </w:tcPrChange>
          </w:tcPr>
          <w:p w14:paraId="7A6C0D5D" w14:textId="77777777" w:rsidR="00C76A19" w:rsidRPr="00C76A19" w:rsidRDefault="00C76A19" w:rsidP="00C76A19">
            <w:pPr>
              <w:rPr>
                <w:ins w:id="1261" w:author="Felix Pascal (felixpas)" w:date="2025-07-01T19:16:00Z"/>
                <w:rPrChange w:id="1262" w:author="Felix Pascal (felixpas)" w:date="2025-07-01T19:16:00Z">
                  <w:rPr>
                    <w:ins w:id="1263" w:author="Felix Pascal (felixpas)" w:date="2025-07-01T19:16:00Z"/>
                    <w:rFonts w:ascii="Calibri" w:hAnsi="Calibri" w:cs="Calibri"/>
                    <w:color w:val="000000"/>
                  </w:rPr>
                </w:rPrChange>
              </w:rPr>
              <w:pPrChange w:id="1264" w:author="Felix Pascal (felixpas)" w:date="2025-07-01T19:16:00Z">
                <w:pPr>
                  <w:jc w:val="right"/>
                </w:pPr>
              </w:pPrChange>
            </w:pPr>
            <w:ins w:id="1265" w:author="Felix Pascal (felixpas)" w:date="2025-07-01T19:16:00Z">
              <w:r w:rsidRPr="00C76A19">
                <w:rPr>
                  <w:rPrChange w:id="1266" w:author="Felix Pascal (felixpas)" w:date="2025-07-01T19:16:00Z">
                    <w:rPr>
                      <w:rFonts w:ascii="Calibri" w:hAnsi="Calibri" w:cs="Calibri"/>
                      <w:color w:val="000000"/>
                    </w:rPr>
                  </w:rPrChange>
                </w:rPr>
                <w:t>0.000458305</w:t>
              </w:r>
            </w:ins>
          </w:p>
        </w:tc>
        <w:tc>
          <w:tcPr>
            <w:tcW w:w="2035" w:type="dxa"/>
            <w:noWrap/>
            <w:hideMark/>
            <w:tcPrChange w:id="1267" w:author="Felix Pascal (felixpas)" w:date="2025-07-01T19:34:00Z">
              <w:tcPr>
                <w:tcW w:w="1040" w:type="dxa"/>
                <w:noWrap/>
                <w:hideMark/>
              </w:tcPr>
            </w:tcPrChange>
          </w:tcPr>
          <w:p w14:paraId="1E49A9E4" w14:textId="77777777" w:rsidR="00C76A19" w:rsidRPr="00C76A19" w:rsidRDefault="00C76A19">
            <w:pPr>
              <w:rPr>
                <w:ins w:id="1268" w:author="Felix Pascal (felixpas)" w:date="2025-07-01T19:16:00Z"/>
                <w:rPrChange w:id="1269" w:author="Felix Pascal (felixpas)" w:date="2025-07-01T19:16:00Z">
                  <w:rPr>
                    <w:ins w:id="1270" w:author="Felix Pascal (felixpas)" w:date="2025-07-01T19:16:00Z"/>
                    <w:rFonts w:ascii="Calibri" w:hAnsi="Calibri" w:cs="Calibri"/>
                    <w:color w:val="000000"/>
                  </w:rPr>
                </w:rPrChange>
              </w:rPr>
            </w:pPr>
            <w:ins w:id="1271" w:author="Felix Pascal (felixpas)" w:date="2025-07-01T19:16:00Z">
              <w:r w:rsidRPr="00C76A19">
                <w:rPr>
                  <w:rPrChange w:id="1272" w:author="Felix Pascal (felixpas)" w:date="2025-07-01T19:16:00Z">
                    <w:rPr>
                      <w:rFonts w:ascii="Calibri" w:hAnsi="Calibri" w:cs="Calibri"/>
                      <w:color w:val="000000"/>
                    </w:rPr>
                  </w:rPrChange>
                </w:rPr>
                <w:t>decreasing</w:t>
              </w:r>
            </w:ins>
          </w:p>
        </w:tc>
        <w:tc>
          <w:tcPr>
            <w:tcW w:w="851" w:type="dxa"/>
            <w:noWrap/>
            <w:hideMark/>
            <w:tcPrChange w:id="1273" w:author="Felix Pascal (felixpas)" w:date="2025-07-01T19:34:00Z">
              <w:tcPr>
                <w:tcW w:w="1846" w:type="dxa"/>
                <w:gridSpan w:val="2"/>
                <w:noWrap/>
                <w:hideMark/>
              </w:tcPr>
            </w:tcPrChange>
          </w:tcPr>
          <w:p w14:paraId="0B07421C" w14:textId="77777777" w:rsidR="00C76A19" w:rsidRPr="00C76A19" w:rsidRDefault="00C76A19" w:rsidP="00C76A19">
            <w:pPr>
              <w:rPr>
                <w:ins w:id="1274" w:author="Felix Pascal (felixpas)" w:date="2025-07-01T19:16:00Z"/>
                <w:rPrChange w:id="1275" w:author="Felix Pascal (felixpas)" w:date="2025-07-01T19:16:00Z">
                  <w:rPr>
                    <w:ins w:id="1276" w:author="Felix Pascal (felixpas)" w:date="2025-07-01T19:16:00Z"/>
                    <w:rFonts w:ascii="Calibri" w:hAnsi="Calibri" w:cs="Calibri"/>
                    <w:color w:val="000000"/>
                  </w:rPr>
                </w:rPrChange>
              </w:rPr>
              <w:pPrChange w:id="1277" w:author="Felix Pascal (felixpas)" w:date="2025-07-01T19:16:00Z">
                <w:pPr>
                  <w:jc w:val="right"/>
                </w:pPr>
              </w:pPrChange>
            </w:pPr>
            <w:ins w:id="1278" w:author="Felix Pascal (felixpas)" w:date="2025-07-01T19:16:00Z">
              <w:r w:rsidRPr="00C76A19">
                <w:rPr>
                  <w:rPrChange w:id="1279" w:author="Felix Pascal (felixpas)" w:date="2025-07-01T19:16:00Z">
                    <w:rPr>
                      <w:rFonts w:ascii="Calibri" w:hAnsi="Calibri" w:cs="Calibri"/>
                      <w:color w:val="000000"/>
                    </w:rPr>
                  </w:rPrChange>
                </w:rPr>
                <w:t>41</w:t>
              </w:r>
            </w:ins>
          </w:p>
        </w:tc>
      </w:tr>
      <w:tr w:rsidR="00C76A19" w:rsidRPr="00C76A19" w14:paraId="035E1C3F" w14:textId="77777777" w:rsidTr="00D247C6">
        <w:trPr>
          <w:trHeight w:val="288"/>
          <w:ins w:id="1280" w:author="Felix Pascal (felixpas)" w:date="2025-07-01T19:16:00Z"/>
          <w:trPrChange w:id="1281" w:author="Felix Pascal (felixpas)" w:date="2025-07-01T19:34:00Z">
            <w:trPr>
              <w:gridAfter w:val="0"/>
              <w:trHeight w:val="288"/>
            </w:trPr>
          </w:trPrChange>
        </w:trPr>
        <w:tc>
          <w:tcPr>
            <w:tcW w:w="3397" w:type="dxa"/>
            <w:noWrap/>
            <w:hideMark/>
            <w:tcPrChange w:id="1282" w:author="Felix Pascal (felixpas)" w:date="2025-07-01T19:34:00Z">
              <w:tcPr>
                <w:tcW w:w="2740" w:type="dxa"/>
                <w:noWrap/>
                <w:hideMark/>
              </w:tcPr>
            </w:tcPrChange>
          </w:tcPr>
          <w:p w14:paraId="34045CDE" w14:textId="77777777" w:rsidR="00C76A19" w:rsidRPr="00C76A19" w:rsidRDefault="00C76A19">
            <w:pPr>
              <w:rPr>
                <w:ins w:id="1283" w:author="Felix Pascal (felixpas)" w:date="2025-07-01T19:16:00Z"/>
                <w:rPrChange w:id="1284" w:author="Felix Pascal (felixpas)" w:date="2025-07-01T19:16:00Z">
                  <w:rPr>
                    <w:ins w:id="1285" w:author="Felix Pascal (felixpas)" w:date="2025-07-01T19:16:00Z"/>
                    <w:rFonts w:ascii="Calibri" w:hAnsi="Calibri" w:cs="Calibri"/>
                    <w:color w:val="000000"/>
                  </w:rPr>
                </w:rPrChange>
              </w:rPr>
            </w:pPr>
            <w:ins w:id="1286" w:author="Felix Pascal (felixpas)" w:date="2025-07-01T19:16:00Z">
              <w:r w:rsidRPr="00C76A19">
                <w:rPr>
                  <w:rPrChange w:id="1287" w:author="Felix Pascal (felixpas)" w:date="2025-07-01T19:16:00Z">
                    <w:rPr>
                      <w:rFonts w:ascii="Calibri" w:hAnsi="Calibri" w:cs="Calibri"/>
                      <w:color w:val="000000"/>
                    </w:rPr>
                  </w:rPrChange>
                </w:rPr>
                <w:t xml:space="preserve">Rumex </w:t>
              </w:r>
              <w:proofErr w:type="spellStart"/>
              <w:r w:rsidRPr="00C76A19">
                <w:rPr>
                  <w:rPrChange w:id="1288" w:author="Felix Pascal (felixpas)" w:date="2025-07-01T19:16:00Z">
                    <w:rPr>
                      <w:rFonts w:ascii="Calibri" w:hAnsi="Calibri" w:cs="Calibri"/>
                      <w:color w:val="000000"/>
                    </w:rPr>
                  </w:rPrChange>
                </w:rPr>
                <w:t>scutatus</w:t>
              </w:r>
              <w:proofErr w:type="spellEnd"/>
            </w:ins>
          </w:p>
        </w:tc>
        <w:tc>
          <w:tcPr>
            <w:tcW w:w="1823" w:type="dxa"/>
            <w:noWrap/>
            <w:hideMark/>
            <w:tcPrChange w:id="1289" w:author="Felix Pascal (felixpas)" w:date="2025-07-01T19:34:00Z">
              <w:tcPr>
                <w:tcW w:w="2480" w:type="dxa"/>
                <w:gridSpan w:val="2"/>
                <w:noWrap/>
                <w:hideMark/>
              </w:tcPr>
            </w:tcPrChange>
          </w:tcPr>
          <w:p w14:paraId="266B78E2" w14:textId="77777777" w:rsidR="00C76A19" w:rsidRPr="00C76A19" w:rsidRDefault="00C76A19" w:rsidP="00C76A19">
            <w:pPr>
              <w:rPr>
                <w:ins w:id="1290" w:author="Felix Pascal (felixpas)" w:date="2025-07-01T19:16:00Z"/>
                <w:rPrChange w:id="1291" w:author="Felix Pascal (felixpas)" w:date="2025-07-01T19:16:00Z">
                  <w:rPr>
                    <w:ins w:id="1292" w:author="Felix Pascal (felixpas)" w:date="2025-07-01T19:16:00Z"/>
                    <w:rFonts w:ascii="Calibri" w:hAnsi="Calibri" w:cs="Calibri"/>
                    <w:color w:val="000000"/>
                  </w:rPr>
                </w:rPrChange>
              </w:rPr>
              <w:pPrChange w:id="1293" w:author="Felix Pascal (felixpas)" w:date="2025-07-01T19:16:00Z">
                <w:pPr>
                  <w:jc w:val="right"/>
                </w:pPr>
              </w:pPrChange>
            </w:pPr>
            <w:ins w:id="1294" w:author="Felix Pascal (felixpas)" w:date="2025-07-01T19:16:00Z">
              <w:r w:rsidRPr="00C76A19">
                <w:rPr>
                  <w:rPrChange w:id="1295" w:author="Felix Pascal (felixpas)" w:date="2025-07-01T19:16:00Z">
                    <w:rPr>
                      <w:rFonts w:ascii="Calibri" w:hAnsi="Calibri" w:cs="Calibri"/>
                      <w:color w:val="000000"/>
                    </w:rPr>
                  </w:rPrChange>
                </w:rPr>
                <w:t>-35.05184274</w:t>
              </w:r>
            </w:ins>
          </w:p>
        </w:tc>
        <w:tc>
          <w:tcPr>
            <w:tcW w:w="1387" w:type="dxa"/>
            <w:noWrap/>
            <w:hideMark/>
            <w:tcPrChange w:id="1296" w:author="Felix Pascal (felixpas)" w:date="2025-07-01T19:34:00Z">
              <w:tcPr>
                <w:tcW w:w="1300" w:type="dxa"/>
                <w:noWrap/>
                <w:hideMark/>
              </w:tcPr>
            </w:tcPrChange>
          </w:tcPr>
          <w:p w14:paraId="04092D7A" w14:textId="77777777" w:rsidR="00C76A19" w:rsidRPr="00C76A19" w:rsidRDefault="00C76A19" w:rsidP="00C76A19">
            <w:pPr>
              <w:rPr>
                <w:ins w:id="1297" w:author="Felix Pascal (felixpas)" w:date="2025-07-01T19:16:00Z"/>
                <w:rPrChange w:id="1298" w:author="Felix Pascal (felixpas)" w:date="2025-07-01T19:16:00Z">
                  <w:rPr>
                    <w:ins w:id="1299" w:author="Felix Pascal (felixpas)" w:date="2025-07-01T19:16:00Z"/>
                    <w:rFonts w:ascii="Calibri" w:hAnsi="Calibri" w:cs="Calibri"/>
                    <w:color w:val="000000"/>
                  </w:rPr>
                </w:rPrChange>
              </w:rPr>
              <w:pPrChange w:id="1300" w:author="Felix Pascal (felixpas)" w:date="2025-07-01T19:16:00Z">
                <w:pPr>
                  <w:jc w:val="right"/>
                </w:pPr>
              </w:pPrChange>
            </w:pPr>
            <w:ins w:id="1301" w:author="Felix Pascal (felixpas)" w:date="2025-07-01T19:16:00Z">
              <w:r w:rsidRPr="00C76A19">
                <w:rPr>
                  <w:rPrChange w:id="1302" w:author="Felix Pascal (felixpas)" w:date="2025-07-01T19:16:00Z">
                    <w:rPr>
                      <w:rFonts w:ascii="Calibri" w:hAnsi="Calibri" w:cs="Calibri"/>
                      <w:color w:val="000000"/>
                    </w:rPr>
                  </w:rPrChange>
                </w:rPr>
                <w:t>2.20917E-05</w:t>
              </w:r>
            </w:ins>
          </w:p>
        </w:tc>
        <w:tc>
          <w:tcPr>
            <w:tcW w:w="2035" w:type="dxa"/>
            <w:noWrap/>
            <w:hideMark/>
            <w:tcPrChange w:id="1303" w:author="Felix Pascal (felixpas)" w:date="2025-07-01T19:34:00Z">
              <w:tcPr>
                <w:tcW w:w="1040" w:type="dxa"/>
                <w:noWrap/>
                <w:hideMark/>
              </w:tcPr>
            </w:tcPrChange>
          </w:tcPr>
          <w:p w14:paraId="6F225DB6" w14:textId="77777777" w:rsidR="00C76A19" w:rsidRPr="00C76A19" w:rsidRDefault="00C76A19">
            <w:pPr>
              <w:rPr>
                <w:ins w:id="1304" w:author="Felix Pascal (felixpas)" w:date="2025-07-01T19:16:00Z"/>
                <w:rPrChange w:id="1305" w:author="Felix Pascal (felixpas)" w:date="2025-07-01T19:16:00Z">
                  <w:rPr>
                    <w:ins w:id="1306" w:author="Felix Pascal (felixpas)" w:date="2025-07-01T19:16:00Z"/>
                    <w:rFonts w:ascii="Calibri" w:hAnsi="Calibri" w:cs="Calibri"/>
                    <w:color w:val="000000"/>
                  </w:rPr>
                </w:rPrChange>
              </w:rPr>
            </w:pPr>
            <w:ins w:id="1307" w:author="Felix Pascal (felixpas)" w:date="2025-07-01T19:16:00Z">
              <w:r w:rsidRPr="00C76A19">
                <w:rPr>
                  <w:rPrChange w:id="1308" w:author="Felix Pascal (felixpas)" w:date="2025-07-01T19:16:00Z">
                    <w:rPr>
                      <w:rFonts w:ascii="Calibri" w:hAnsi="Calibri" w:cs="Calibri"/>
                      <w:color w:val="000000"/>
                    </w:rPr>
                  </w:rPrChange>
                </w:rPr>
                <w:t>decreasing</w:t>
              </w:r>
            </w:ins>
          </w:p>
        </w:tc>
        <w:tc>
          <w:tcPr>
            <w:tcW w:w="851" w:type="dxa"/>
            <w:noWrap/>
            <w:hideMark/>
            <w:tcPrChange w:id="1309" w:author="Felix Pascal (felixpas)" w:date="2025-07-01T19:34:00Z">
              <w:tcPr>
                <w:tcW w:w="900" w:type="dxa"/>
                <w:noWrap/>
                <w:hideMark/>
              </w:tcPr>
            </w:tcPrChange>
          </w:tcPr>
          <w:p w14:paraId="1471F865" w14:textId="77777777" w:rsidR="00C76A19" w:rsidRPr="00C76A19" w:rsidRDefault="00C76A19" w:rsidP="00C76A19">
            <w:pPr>
              <w:rPr>
                <w:ins w:id="1310" w:author="Felix Pascal (felixpas)" w:date="2025-07-01T19:16:00Z"/>
                <w:rPrChange w:id="1311" w:author="Felix Pascal (felixpas)" w:date="2025-07-01T19:16:00Z">
                  <w:rPr>
                    <w:ins w:id="1312" w:author="Felix Pascal (felixpas)" w:date="2025-07-01T19:16:00Z"/>
                    <w:rFonts w:ascii="Calibri" w:hAnsi="Calibri" w:cs="Calibri"/>
                    <w:color w:val="000000"/>
                  </w:rPr>
                </w:rPrChange>
              </w:rPr>
              <w:pPrChange w:id="1313" w:author="Felix Pascal (felixpas)" w:date="2025-07-01T19:16:00Z">
                <w:pPr>
                  <w:jc w:val="right"/>
                </w:pPr>
              </w:pPrChange>
            </w:pPr>
            <w:ins w:id="1314" w:author="Felix Pascal (felixpas)" w:date="2025-07-01T19:16:00Z">
              <w:r w:rsidRPr="00C76A19">
                <w:rPr>
                  <w:rPrChange w:id="1315" w:author="Felix Pascal (felixpas)" w:date="2025-07-01T19:16:00Z">
                    <w:rPr>
                      <w:rFonts w:ascii="Calibri" w:hAnsi="Calibri" w:cs="Calibri"/>
                      <w:color w:val="000000"/>
                    </w:rPr>
                  </w:rPrChange>
                </w:rPr>
                <w:t>63</w:t>
              </w:r>
            </w:ins>
          </w:p>
        </w:tc>
      </w:tr>
      <w:tr w:rsidR="00D247C6" w:rsidRPr="00D247C6" w14:paraId="475DCAD1" w14:textId="77777777" w:rsidTr="00D247C6">
        <w:tblPrEx>
          <w:tblPrExChange w:id="1316" w:author="Felix Pascal (felixpas)" w:date="2025-07-01T19:34:00Z">
            <w:tblPrEx>
              <w:tblW w:w="9493" w:type="dxa"/>
            </w:tblPrEx>
          </w:tblPrExChange>
        </w:tblPrEx>
        <w:trPr>
          <w:trHeight w:val="288"/>
          <w:ins w:id="1317" w:author="Felix Pascal (felixpas)" w:date="2025-07-01T19:16:00Z"/>
          <w:trPrChange w:id="1318" w:author="Felix Pascal (felixpas)" w:date="2025-07-01T19:34:00Z">
            <w:trPr>
              <w:trHeight w:val="288"/>
            </w:trPr>
          </w:trPrChange>
        </w:trPr>
        <w:tc>
          <w:tcPr>
            <w:tcW w:w="3397" w:type="dxa"/>
            <w:noWrap/>
            <w:hideMark/>
            <w:tcPrChange w:id="1319" w:author="Felix Pascal (felixpas)" w:date="2025-07-01T19:34:00Z">
              <w:tcPr>
                <w:tcW w:w="3397" w:type="dxa"/>
                <w:gridSpan w:val="2"/>
                <w:noWrap/>
                <w:hideMark/>
              </w:tcPr>
            </w:tcPrChange>
          </w:tcPr>
          <w:p w14:paraId="50B86B95" w14:textId="77777777" w:rsidR="00C76A19" w:rsidRPr="00C76A19" w:rsidRDefault="00C76A19">
            <w:pPr>
              <w:rPr>
                <w:ins w:id="1320" w:author="Felix Pascal (felixpas)" w:date="2025-07-01T19:16:00Z"/>
                <w:rPrChange w:id="1321" w:author="Felix Pascal (felixpas)" w:date="2025-07-01T19:16:00Z">
                  <w:rPr>
                    <w:ins w:id="1322" w:author="Felix Pascal (felixpas)" w:date="2025-07-01T19:16:00Z"/>
                    <w:rFonts w:ascii="Calibri" w:hAnsi="Calibri" w:cs="Calibri"/>
                    <w:color w:val="000000"/>
                  </w:rPr>
                </w:rPrChange>
              </w:rPr>
            </w:pPr>
            <w:proofErr w:type="spellStart"/>
            <w:ins w:id="1323" w:author="Felix Pascal (felixpas)" w:date="2025-07-01T19:16:00Z">
              <w:r w:rsidRPr="00C76A19">
                <w:rPr>
                  <w:rPrChange w:id="1324" w:author="Felix Pascal (felixpas)" w:date="2025-07-01T19:16:00Z">
                    <w:rPr>
                      <w:rFonts w:ascii="Calibri" w:hAnsi="Calibri" w:cs="Calibri"/>
                      <w:color w:val="000000"/>
                    </w:rPr>
                  </w:rPrChange>
                </w:rPr>
                <w:t>Crepis</w:t>
              </w:r>
              <w:proofErr w:type="spellEnd"/>
              <w:r w:rsidRPr="00C76A19">
                <w:rPr>
                  <w:rPrChange w:id="1325" w:author="Felix Pascal (felixpas)" w:date="2025-07-01T19:16:00Z">
                    <w:rPr>
                      <w:rFonts w:ascii="Calibri" w:hAnsi="Calibri" w:cs="Calibri"/>
                      <w:color w:val="000000"/>
                    </w:rPr>
                  </w:rPrChange>
                </w:rPr>
                <w:t xml:space="preserve"> vesicaria</w:t>
              </w:r>
            </w:ins>
          </w:p>
        </w:tc>
        <w:tc>
          <w:tcPr>
            <w:tcW w:w="1823" w:type="dxa"/>
            <w:noWrap/>
            <w:hideMark/>
            <w:tcPrChange w:id="1326" w:author="Felix Pascal (felixpas)" w:date="2025-07-01T19:34:00Z">
              <w:tcPr>
                <w:tcW w:w="1823" w:type="dxa"/>
                <w:noWrap/>
                <w:hideMark/>
              </w:tcPr>
            </w:tcPrChange>
          </w:tcPr>
          <w:p w14:paraId="4E04240C" w14:textId="77777777" w:rsidR="00C76A19" w:rsidRPr="00C76A19" w:rsidRDefault="00C76A19" w:rsidP="00C76A19">
            <w:pPr>
              <w:rPr>
                <w:ins w:id="1327" w:author="Felix Pascal (felixpas)" w:date="2025-07-01T19:16:00Z"/>
                <w:rPrChange w:id="1328" w:author="Felix Pascal (felixpas)" w:date="2025-07-01T19:16:00Z">
                  <w:rPr>
                    <w:ins w:id="1329" w:author="Felix Pascal (felixpas)" w:date="2025-07-01T19:16:00Z"/>
                    <w:rFonts w:ascii="Calibri" w:hAnsi="Calibri" w:cs="Calibri"/>
                    <w:color w:val="000000"/>
                  </w:rPr>
                </w:rPrChange>
              </w:rPr>
              <w:pPrChange w:id="1330" w:author="Felix Pascal (felixpas)" w:date="2025-07-01T19:16:00Z">
                <w:pPr>
                  <w:jc w:val="right"/>
                </w:pPr>
              </w:pPrChange>
            </w:pPr>
            <w:ins w:id="1331" w:author="Felix Pascal (felixpas)" w:date="2025-07-01T19:16:00Z">
              <w:r w:rsidRPr="00C76A19">
                <w:rPr>
                  <w:rPrChange w:id="1332" w:author="Felix Pascal (felixpas)" w:date="2025-07-01T19:16:00Z">
                    <w:rPr>
                      <w:rFonts w:ascii="Calibri" w:hAnsi="Calibri" w:cs="Calibri"/>
                      <w:color w:val="000000"/>
                    </w:rPr>
                  </w:rPrChange>
                </w:rPr>
                <w:t>-33.65834139</w:t>
              </w:r>
            </w:ins>
          </w:p>
        </w:tc>
        <w:tc>
          <w:tcPr>
            <w:tcW w:w="1387" w:type="dxa"/>
            <w:noWrap/>
            <w:hideMark/>
            <w:tcPrChange w:id="1333" w:author="Felix Pascal (felixpas)" w:date="2025-07-01T19:34:00Z">
              <w:tcPr>
                <w:tcW w:w="1387" w:type="dxa"/>
                <w:noWrap/>
                <w:hideMark/>
              </w:tcPr>
            </w:tcPrChange>
          </w:tcPr>
          <w:p w14:paraId="0FE7AFF0" w14:textId="77777777" w:rsidR="00C76A19" w:rsidRPr="00C76A19" w:rsidRDefault="00C76A19" w:rsidP="00C76A19">
            <w:pPr>
              <w:rPr>
                <w:ins w:id="1334" w:author="Felix Pascal (felixpas)" w:date="2025-07-01T19:16:00Z"/>
                <w:rPrChange w:id="1335" w:author="Felix Pascal (felixpas)" w:date="2025-07-01T19:16:00Z">
                  <w:rPr>
                    <w:ins w:id="1336" w:author="Felix Pascal (felixpas)" w:date="2025-07-01T19:16:00Z"/>
                    <w:rFonts w:ascii="Calibri" w:hAnsi="Calibri" w:cs="Calibri"/>
                    <w:color w:val="000000"/>
                  </w:rPr>
                </w:rPrChange>
              </w:rPr>
              <w:pPrChange w:id="1337" w:author="Felix Pascal (felixpas)" w:date="2025-07-01T19:16:00Z">
                <w:pPr>
                  <w:jc w:val="right"/>
                </w:pPr>
              </w:pPrChange>
            </w:pPr>
            <w:ins w:id="1338" w:author="Felix Pascal (felixpas)" w:date="2025-07-01T19:16:00Z">
              <w:r w:rsidRPr="00C76A19">
                <w:rPr>
                  <w:rPrChange w:id="1339" w:author="Felix Pascal (felixpas)" w:date="2025-07-01T19:16:00Z">
                    <w:rPr>
                      <w:rFonts w:ascii="Calibri" w:hAnsi="Calibri" w:cs="Calibri"/>
                      <w:color w:val="000000"/>
                    </w:rPr>
                  </w:rPrChange>
                </w:rPr>
                <w:t>0.006885346</w:t>
              </w:r>
            </w:ins>
          </w:p>
        </w:tc>
        <w:tc>
          <w:tcPr>
            <w:tcW w:w="2035" w:type="dxa"/>
            <w:noWrap/>
            <w:hideMark/>
            <w:tcPrChange w:id="1340" w:author="Felix Pascal (felixpas)" w:date="2025-07-01T19:34:00Z">
              <w:tcPr>
                <w:tcW w:w="1040" w:type="dxa"/>
                <w:noWrap/>
                <w:hideMark/>
              </w:tcPr>
            </w:tcPrChange>
          </w:tcPr>
          <w:p w14:paraId="465539EB" w14:textId="77777777" w:rsidR="00C76A19" w:rsidRPr="00C76A19" w:rsidRDefault="00C76A19">
            <w:pPr>
              <w:rPr>
                <w:ins w:id="1341" w:author="Felix Pascal (felixpas)" w:date="2025-07-01T19:16:00Z"/>
                <w:rPrChange w:id="1342" w:author="Felix Pascal (felixpas)" w:date="2025-07-01T19:16:00Z">
                  <w:rPr>
                    <w:ins w:id="1343" w:author="Felix Pascal (felixpas)" w:date="2025-07-01T19:16:00Z"/>
                    <w:rFonts w:ascii="Calibri" w:hAnsi="Calibri" w:cs="Calibri"/>
                    <w:color w:val="000000"/>
                  </w:rPr>
                </w:rPrChange>
              </w:rPr>
            </w:pPr>
            <w:ins w:id="1344" w:author="Felix Pascal (felixpas)" w:date="2025-07-01T19:16:00Z">
              <w:r w:rsidRPr="00C76A19">
                <w:rPr>
                  <w:rPrChange w:id="1345" w:author="Felix Pascal (felixpas)" w:date="2025-07-01T19:16:00Z">
                    <w:rPr>
                      <w:rFonts w:ascii="Calibri" w:hAnsi="Calibri" w:cs="Calibri"/>
                      <w:color w:val="000000"/>
                    </w:rPr>
                  </w:rPrChange>
                </w:rPr>
                <w:t>decreasing</w:t>
              </w:r>
            </w:ins>
          </w:p>
        </w:tc>
        <w:tc>
          <w:tcPr>
            <w:tcW w:w="851" w:type="dxa"/>
            <w:noWrap/>
            <w:hideMark/>
            <w:tcPrChange w:id="1346" w:author="Felix Pascal (felixpas)" w:date="2025-07-01T19:34:00Z">
              <w:tcPr>
                <w:tcW w:w="1846" w:type="dxa"/>
                <w:gridSpan w:val="2"/>
                <w:noWrap/>
                <w:hideMark/>
              </w:tcPr>
            </w:tcPrChange>
          </w:tcPr>
          <w:p w14:paraId="4E9BBAE5" w14:textId="77777777" w:rsidR="00C76A19" w:rsidRPr="00C76A19" w:rsidRDefault="00C76A19" w:rsidP="00C76A19">
            <w:pPr>
              <w:rPr>
                <w:ins w:id="1347" w:author="Felix Pascal (felixpas)" w:date="2025-07-01T19:16:00Z"/>
                <w:rPrChange w:id="1348" w:author="Felix Pascal (felixpas)" w:date="2025-07-01T19:16:00Z">
                  <w:rPr>
                    <w:ins w:id="1349" w:author="Felix Pascal (felixpas)" w:date="2025-07-01T19:16:00Z"/>
                    <w:rFonts w:ascii="Calibri" w:hAnsi="Calibri" w:cs="Calibri"/>
                    <w:color w:val="000000"/>
                  </w:rPr>
                </w:rPrChange>
              </w:rPr>
              <w:pPrChange w:id="1350" w:author="Felix Pascal (felixpas)" w:date="2025-07-01T19:16:00Z">
                <w:pPr>
                  <w:jc w:val="right"/>
                </w:pPr>
              </w:pPrChange>
            </w:pPr>
            <w:ins w:id="1351" w:author="Felix Pascal (felixpas)" w:date="2025-07-01T19:16:00Z">
              <w:r w:rsidRPr="00C76A19">
                <w:rPr>
                  <w:rPrChange w:id="1352" w:author="Felix Pascal (felixpas)" w:date="2025-07-01T19:16:00Z">
                    <w:rPr>
                      <w:rFonts w:ascii="Calibri" w:hAnsi="Calibri" w:cs="Calibri"/>
                      <w:color w:val="000000"/>
                    </w:rPr>
                  </w:rPrChange>
                </w:rPr>
                <w:t>11</w:t>
              </w:r>
            </w:ins>
          </w:p>
        </w:tc>
      </w:tr>
      <w:tr w:rsidR="00C76A19" w:rsidRPr="00C76A19" w14:paraId="72FB26E0" w14:textId="77777777" w:rsidTr="00D247C6">
        <w:trPr>
          <w:trHeight w:val="288"/>
          <w:ins w:id="1353" w:author="Felix Pascal (felixpas)" w:date="2025-07-01T19:16:00Z"/>
          <w:trPrChange w:id="1354" w:author="Felix Pascal (felixpas)" w:date="2025-07-01T19:34:00Z">
            <w:trPr>
              <w:gridAfter w:val="0"/>
              <w:trHeight w:val="288"/>
            </w:trPr>
          </w:trPrChange>
        </w:trPr>
        <w:tc>
          <w:tcPr>
            <w:tcW w:w="3397" w:type="dxa"/>
            <w:noWrap/>
            <w:hideMark/>
            <w:tcPrChange w:id="1355" w:author="Felix Pascal (felixpas)" w:date="2025-07-01T19:34:00Z">
              <w:tcPr>
                <w:tcW w:w="2740" w:type="dxa"/>
                <w:noWrap/>
                <w:hideMark/>
              </w:tcPr>
            </w:tcPrChange>
          </w:tcPr>
          <w:p w14:paraId="743A95C7" w14:textId="77777777" w:rsidR="00C76A19" w:rsidRPr="00C76A19" w:rsidRDefault="00C76A19">
            <w:pPr>
              <w:rPr>
                <w:ins w:id="1356" w:author="Felix Pascal (felixpas)" w:date="2025-07-01T19:16:00Z"/>
                <w:rPrChange w:id="1357" w:author="Felix Pascal (felixpas)" w:date="2025-07-01T19:16:00Z">
                  <w:rPr>
                    <w:ins w:id="1358" w:author="Felix Pascal (felixpas)" w:date="2025-07-01T19:16:00Z"/>
                    <w:rFonts w:ascii="Calibri" w:hAnsi="Calibri" w:cs="Calibri"/>
                    <w:color w:val="000000"/>
                  </w:rPr>
                </w:rPrChange>
              </w:rPr>
            </w:pPr>
            <w:proofErr w:type="spellStart"/>
            <w:ins w:id="1359" w:author="Felix Pascal (felixpas)" w:date="2025-07-01T19:16:00Z">
              <w:r w:rsidRPr="00C76A19">
                <w:rPr>
                  <w:rPrChange w:id="1360" w:author="Felix Pascal (felixpas)" w:date="2025-07-01T19:16:00Z">
                    <w:rPr>
                      <w:rFonts w:ascii="Calibri" w:hAnsi="Calibri" w:cs="Calibri"/>
                      <w:color w:val="000000"/>
                    </w:rPr>
                  </w:rPrChange>
                </w:rPr>
                <w:t>Thesium</w:t>
              </w:r>
              <w:proofErr w:type="spellEnd"/>
              <w:r w:rsidRPr="00C76A19">
                <w:rPr>
                  <w:rPrChange w:id="1361" w:author="Felix Pascal (felixpas)" w:date="2025-07-01T19:16:00Z">
                    <w:rPr>
                      <w:rFonts w:ascii="Calibri" w:hAnsi="Calibri" w:cs="Calibri"/>
                      <w:color w:val="000000"/>
                    </w:rPr>
                  </w:rPrChange>
                </w:rPr>
                <w:t xml:space="preserve"> </w:t>
              </w:r>
              <w:proofErr w:type="spellStart"/>
              <w:r w:rsidRPr="00C76A19">
                <w:rPr>
                  <w:rPrChange w:id="1362" w:author="Felix Pascal (felixpas)" w:date="2025-07-01T19:16:00Z">
                    <w:rPr>
                      <w:rFonts w:ascii="Calibri" w:hAnsi="Calibri" w:cs="Calibri"/>
                      <w:color w:val="000000"/>
                    </w:rPr>
                  </w:rPrChange>
                </w:rPr>
                <w:t>pyrenaicum</w:t>
              </w:r>
              <w:proofErr w:type="spellEnd"/>
            </w:ins>
          </w:p>
        </w:tc>
        <w:tc>
          <w:tcPr>
            <w:tcW w:w="1823" w:type="dxa"/>
            <w:noWrap/>
            <w:hideMark/>
            <w:tcPrChange w:id="1363" w:author="Felix Pascal (felixpas)" w:date="2025-07-01T19:34:00Z">
              <w:tcPr>
                <w:tcW w:w="2480" w:type="dxa"/>
                <w:gridSpan w:val="2"/>
                <w:noWrap/>
                <w:hideMark/>
              </w:tcPr>
            </w:tcPrChange>
          </w:tcPr>
          <w:p w14:paraId="0690FC0A" w14:textId="77777777" w:rsidR="00C76A19" w:rsidRPr="00C76A19" w:rsidRDefault="00C76A19" w:rsidP="00C76A19">
            <w:pPr>
              <w:rPr>
                <w:ins w:id="1364" w:author="Felix Pascal (felixpas)" w:date="2025-07-01T19:16:00Z"/>
                <w:rPrChange w:id="1365" w:author="Felix Pascal (felixpas)" w:date="2025-07-01T19:16:00Z">
                  <w:rPr>
                    <w:ins w:id="1366" w:author="Felix Pascal (felixpas)" w:date="2025-07-01T19:16:00Z"/>
                    <w:rFonts w:ascii="Calibri" w:hAnsi="Calibri" w:cs="Calibri"/>
                    <w:color w:val="000000"/>
                  </w:rPr>
                </w:rPrChange>
              </w:rPr>
              <w:pPrChange w:id="1367" w:author="Felix Pascal (felixpas)" w:date="2025-07-01T19:16:00Z">
                <w:pPr>
                  <w:jc w:val="right"/>
                </w:pPr>
              </w:pPrChange>
            </w:pPr>
            <w:ins w:id="1368" w:author="Felix Pascal (felixpas)" w:date="2025-07-01T19:16:00Z">
              <w:r w:rsidRPr="00C76A19">
                <w:rPr>
                  <w:rPrChange w:id="1369" w:author="Felix Pascal (felixpas)" w:date="2025-07-01T19:16:00Z">
                    <w:rPr>
                      <w:rFonts w:ascii="Calibri" w:hAnsi="Calibri" w:cs="Calibri"/>
                      <w:color w:val="000000"/>
                    </w:rPr>
                  </w:rPrChange>
                </w:rPr>
                <w:t>-32.60672602</w:t>
              </w:r>
            </w:ins>
          </w:p>
        </w:tc>
        <w:tc>
          <w:tcPr>
            <w:tcW w:w="1387" w:type="dxa"/>
            <w:noWrap/>
            <w:hideMark/>
            <w:tcPrChange w:id="1370" w:author="Felix Pascal (felixpas)" w:date="2025-07-01T19:34:00Z">
              <w:tcPr>
                <w:tcW w:w="1300" w:type="dxa"/>
                <w:noWrap/>
                <w:hideMark/>
              </w:tcPr>
            </w:tcPrChange>
          </w:tcPr>
          <w:p w14:paraId="0321D225" w14:textId="77777777" w:rsidR="00C76A19" w:rsidRPr="00C76A19" w:rsidRDefault="00C76A19" w:rsidP="00C76A19">
            <w:pPr>
              <w:rPr>
                <w:ins w:id="1371" w:author="Felix Pascal (felixpas)" w:date="2025-07-01T19:16:00Z"/>
                <w:rPrChange w:id="1372" w:author="Felix Pascal (felixpas)" w:date="2025-07-01T19:16:00Z">
                  <w:rPr>
                    <w:ins w:id="1373" w:author="Felix Pascal (felixpas)" w:date="2025-07-01T19:16:00Z"/>
                    <w:rFonts w:ascii="Calibri" w:hAnsi="Calibri" w:cs="Calibri"/>
                    <w:color w:val="000000"/>
                  </w:rPr>
                </w:rPrChange>
              </w:rPr>
              <w:pPrChange w:id="1374" w:author="Felix Pascal (felixpas)" w:date="2025-07-01T19:16:00Z">
                <w:pPr>
                  <w:jc w:val="right"/>
                </w:pPr>
              </w:pPrChange>
            </w:pPr>
            <w:ins w:id="1375" w:author="Felix Pascal (felixpas)" w:date="2025-07-01T19:16:00Z">
              <w:r w:rsidRPr="00C76A19">
                <w:rPr>
                  <w:rPrChange w:id="1376" w:author="Felix Pascal (felixpas)" w:date="2025-07-01T19:16:00Z">
                    <w:rPr>
                      <w:rFonts w:ascii="Calibri" w:hAnsi="Calibri" w:cs="Calibri"/>
                      <w:color w:val="000000"/>
                    </w:rPr>
                  </w:rPrChange>
                </w:rPr>
                <w:t>0.002259711</w:t>
              </w:r>
            </w:ins>
          </w:p>
        </w:tc>
        <w:tc>
          <w:tcPr>
            <w:tcW w:w="2035" w:type="dxa"/>
            <w:noWrap/>
            <w:hideMark/>
            <w:tcPrChange w:id="1377" w:author="Felix Pascal (felixpas)" w:date="2025-07-01T19:34:00Z">
              <w:tcPr>
                <w:tcW w:w="1040" w:type="dxa"/>
                <w:noWrap/>
                <w:hideMark/>
              </w:tcPr>
            </w:tcPrChange>
          </w:tcPr>
          <w:p w14:paraId="438785FF" w14:textId="77777777" w:rsidR="00C76A19" w:rsidRPr="00C76A19" w:rsidRDefault="00C76A19">
            <w:pPr>
              <w:rPr>
                <w:ins w:id="1378" w:author="Felix Pascal (felixpas)" w:date="2025-07-01T19:16:00Z"/>
                <w:rPrChange w:id="1379" w:author="Felix Pascal (felixpas)" w:date="2025-07-01T19:16:00Z">
                  <w:rPr>
                    <w:ins w:id="1380" w:author="Felix Pascal (felixpas)" w:date="2025-07-01T19:16:00Z"/>
                    <w:rFonts w:ascii="Calibri" w:hAnsi="Calibri" w:cs="Calibri"/>
                    <w:color w:val="000000"/>
                  </w:rPr>
                </w:rPrChange>
              </w:rPr>
            </w:pPr>
            <w:ins w:id="1381" w:author="Felix Pascal (felixpas)" w:date="2025-07-01T19:16:00Z">
              <w:r w:rsidRPr="00C76A19">
                <w:rPr>
                  <w:rPrChange w:id="1382" w:author="Felix Pascal (felixpas)" w:date="2025-07-01T19:16:00Z">
                    <w:rPr>
                      <w:rFonts w:ascii="Calibri" w:hAnsi="Calibri" w:cs="Calibri"/>
                      <w:color w:val="000000"/>
                    </w:rPr>
                  </w:rPrChange>
                </w:rPr>
                <w:t>decreasing</w:t>
              </w:r>
            </w:ins>
          </w:p>
        </w:tc>
        <w:tc>
          <w:tcPr>
            <w:tcW w:w="851" w:type="dxa"/>
            <w:noWrap/>
            <w:hideMark/>
            <w:tcPrChange w:id="1383" w:author="Felix Pascal (felixpas)" w:date="2025-07-01T19:34:00Z">
              <w:tcPr>
                <w:tcW w:w="900" w:type="dxa"/>
                <w:noWrap/>
                <w:hideMark/>
              </w:tcPr>
            </w:tcPrChange>
          </w:tcPr>
          <w:p w14:paraId="412C5617" w14:textId="77777777" w:rsidR="00C76A19" w:rsidRPr="00C76A19" w:rsidRDefault="00C76A19" w:rsidP="00C76A19">
            <w:pPr>
              <w:rPr>
                <w:ins w:id="1384" w:author="Felix Pascal (felixpas)" w:date="2025-07-01T19:16:00Z"/>
                <w:rPrChange w:id="1385" w:author="Felix Pascal (felixpas)" w:date="2025-07-01T19:16:00Z">
                  <w:rPr>
                    <w:ins w:id="1386" w:author="Felix Pascal (felixpas)" w:date="2025-07-01T19:16:00Z"/>
                    <w:rFonts w:ascii="Calibri" w:hAnsi="Calibri" w:cs="Calibri"/>
                    <w:color w:val="000000"/>
                  </w:rPr>
                </w:rPrChange>
              </w:rPr>
              <w:pPrChange w:id="1387" w:author="Felix Pascal (felixpas)" w:date="2025-07-01T19:16:00Z">
                <w:pPr>
                  <w:jc w:val="right"/>
                </w:pPr>
              </w:pPrChange>
            </w:pPr>
            <w:ins w:id="1388" w:author="Felix Pascal (felixpas)" w:date="2025-07-01T19:16:00Z">
              <w:r w:rsidRPr="00C76A19">
                <w:rPr>
                  <w:rPrChange w:id="1389" w:author="Felix Pascal (felixpas)" w:date="2025-07-01T19:16:00Z">
                    <w:rPr>
                      <w:rFonts w:ascii="Calibri" w:hAnsi="Calibri" w:cs="Calibri"/>
                      <w:color w:val="000000"/>
                    </w:rPr>
                  </w:rPrChange>
                </w:rPr>
                <w:t>11</w:t>
              </w:r>
            </w:ins>
          </w:p>
        </w:tc>
      </w:tr>
      <w:tr w:rsidR="00D247C6" w:rsidRPr="00D247C6" w14:paraId="3788E5CC" w14:textId="77777777" w:rsidTr="00D247C6">
        <w:tblPrEx>
          <w:tblPrExChange w:id="1390" w:author="Felix Pascal (felixpas)" w:date="2025-07-01T19:34:00Z">
            <w:tblPrEx>
              <w:tblW w:w="9493" w:type="dxa"/>
            </w:tblPrEx>
          </w:tblPrExChange>
        </w:tblPrEx>
        <w:trPr>
          <w:trHeight w:val="288"/>
          <w:ins w:id="1391" w:author="Felix Pascal (felixpas)" w:date="2025-07-01T19:16:00Z"/>
          <w:trPrChange w:id="1392" w:author="Felix Pascal (felixpas)" w:date="2025-07-01T19:34:00Z">
            <w:trPr>
              <w:trHeight w:val="288"/>
            </w:trPr>
          </w:trPrChange>
        </w:trPr>
        <w:tc>
          <w:tcPr>
            <w:tcW w:w="3397" w:type="dxa"/>
            <w:noWrap/>
            <w:hideMark/>
            <w:tcPrChange w:id="1393" w:author="Felix Pascal (felixpas)" w:date="2025-07-01T19:34:00Z">
              <w:tcPr>
                <w:tcW w:w="3397" w:type="dxa"/>
                <w:gridSpan w:val="2"/>
                <w:noWrap/>
                <w:hideMark/>
              </w:tcPr>
            </w:tcPrChange>
          </w:tcPr>
          <w:p w14:paraId="6B4DC094" w14:textId="77777777" w:rsidR="00C76A19" w:rsidRPr="00C76A19" w:rsidRDefault="00C76A19">
            <w:pPr>
              <w:rPr>
                <w:ins w:id="1394" w:author="Felix Pascal (felixpas)" w:date="2025-07-01T19:16:00Z"/>
                <w:rPrChange w:id="1395" w:author="Felix Pascal (felixpas)" w:date="2025-07-01T19:16:00Z">
                  <w:rPr>
                    <w:ins w:id="1396" w:author="Felix Pascal (felixpas)" w:date="2025-07-01T19:16:00Z"/>
                    <w:rFonts w:ascii="Calibri" w:hAnsi="Calibri" w:cs="Calibri"/>
                    <w:color w:val="000000"/>
                  </w:rPr>
                </w:rPrChange>
              </w:rPr>
            </w:pPr>
            <w:proofErr w:type="spellStart"/>
            <w:ins w:id="1397" w:author="Felix Pascal (felixpas)" w:date="2025-07-01T19:16:00Z">
              <w:r w:rsidRPr="00C76A19">
                <w:rPr>
                  <w:rPrChange w:id="1398" w:author="Felix Pascal (felixpas)" w:date="2025-07-01T19:16:00Z">
                    <w:rPr>
                      <w:rFonts w:ascii="Calibri" w:hAnsi="Calibri" w:cs="Calibri"/>
                      <w:color w:val="000000"/>
                    </w:rPr>
                  </w:rPrChange>
                </w:rPr>
                <w:t>Aruncus</w:t>
              </w:r>
              <w:proofErr w:type="spellEnd"/>
              <w:r w:rsidRPr="00C76A19">
                <w:rPr>
                  <w:rPrChange w:id="1399" w:author="Felix Pascal (felixpas)" w:date="2025-07-01T19:16:00Z">
                    <w:rPr>
                      <w:rFonts w:ascii="Calibri" w:hAnsi="Calibri" w:cs="Calibri"/>
                      <w:color w:val="000000"/>
                    </w:rPr>
                  </w:rPrChange>
                </w:rPr>
                <w:t xml:space="preserve"> </w:t>
              </w:r>
              <w:proofErr w:type="spellStart"/>
              <w:r w:rsidRPr="00C76A19">
                <w:rPr>
                  <w:rPrChange w:id="1400" w:author="Felix Pascal (felixpas)" w:date="2025-07-01T19:16:00Z">
                    <w:rPr>
                      <w:rFonts w:ascii="Calibri" w:hAnsi="Calibri" w:cs="Calibri"/>
                      <w:color w:val="000000"/>
                    </w:rPr>
                  </w:rPrChange>
                </w:rPr>
                <w:t>dioicus</w:t>
              </w:r>
              <w:proofErr w:type="spellEnd"/>
            </w:ins>
          </w:p>
        </w:tc>
        <w:tc>
          <w:tcPr>
            <w:tcW w:w="1823" w:type="dxa"/>
            <w:noWrap/>
            <w:hideMark/>
            <w:tcPrChange w:id="1401" w:author="Felix Pascal (felixpas)" w:date="2025-07-01T19:34:00Z">
              <w:tcPr>
                <w:tcW w:w="1823" w:type="dxa"/>
                <w:noWrap/>
                <w:hideMark/>
              </w:tcPr>
            </w:tcPrChange>
          </w:tcPr>
          <w:p w14:paraId="20E1D099" w14:textId="77777777" w:rsidR="00C76A19" w:rsidRPr="00C76A19" w:rsidRDefault="00C76A19" w:rsidP="00C76A19">
            <w:pPr>
              <w:rPr>
                <w:ins w:id="1402" w:author="Felix Pascal (felixpas)" w:date="2025-07-01T19:16:00Z"/>
                <w:rPrChange w:id="1403" w:author="Felix Pascal (felixpas)" w:date="2025-07-01T19:16:00Z">
                  <w:rPr>
                    <w:ins w:id="1404" w:author="Felix Pascal (felixpas)" w:date="2025-07-01T19:16:00Z"/>
                    <w:rFonts w:ascii="Calibri" w:hAnsi="Calibri" w:cs="Calibri"/>
                    <w:color w:val="000000"/>
                  </w:rPr>
                </w:rPrChange>
              </w:rPr>
              <w:pPrChange w:id="1405" w:author="Felix Pascal (felixpas)" w:date="2025-07-01T19:16:00Z">
                <w:pPr>
                  <w:jc w:val="right"/>
                </w:pPr>
              </w:pPrChange>
            </w:pPr>
            <w:ins w:id="1406" w:author="Felix Pascal (felixpas)" w:date="2025-07-01T19:16:00Z">
              <w:r w:rsidRPr="00C76A19">
                <w:rPr>
                  <w:rPrChange w:id="1407" w:author="Felix Pascal (felixpas)" w:date="2025-07-01T19:16:00Z">
                    <w:rPr>
                      <w:rFonts w:ascii="Calibri" w:hAnsi="Calibri" w:cs="Calibri"/>
                      <w:color w:val="000000"/>
                    </w:rPr>
                  </w:rPrChange>
                </w:rPr>
                <w:t>-27.90576917</w:t>
              </w:r>
            </w:ins>
          </w:p>
        </w:tc>
        <w:tc>
          <w:tcPr>
            <w:tcW w:w="1387" w:type="dxa"/>
            <w:noWrap/>
            <w:hideMark/>
            <w:tcPrChange w:id="1408" w:author="Felix Pascal (felixpas)" w:date="2025-07-01T19:34:00Z">
              <w:tcPr>
                <w:tcW w:w="1387" w:type="dxa"/>
                <w:noWrap/>
                <w:hideMark/>
              </w:tcPr>
            </w:tcPrChange>
          </w:tcPr>
          <w:p w14:paraId="120C478A" w14:textId="77777777" w:rsidR="00C76A19" w:rsidRPr="00C76A19" w:rsidRDefault="00C76A19" w:rsidP="00C76A19">
            <w:pPr>
              <w:rPr>
                <w:ins w:id="1409" w:author="Felix Pascal (felixpas)" w:date="2025-07-01T19:16:00Z"/>
                <w:rPrChange w:id="1410" w:author="Felix Pascal (felixpas)" w:date="2025-07-01T19:16:00Z">
                  <w:rPr>
                    <w:ins w:id="1411" w:author="Felix Pascal (felixpas)" w:date="2025-07-01T19:16:00Z"/>
                    <w:rFonts w:ascii="Calibri" w:hAnsi="Calibri" w:cs="Calibri"/>
                    <w:color w:val="000000"/>
                  </w:rPr>
                </w:rPrChange>
              </w:rPr>
              <w:pPrChange w:id="1412" w:author="Felix Pascal (felixpas)" w:date="2025-07-01T19:16:00Z">
                <w:pPr>
                  <w:jc w:val="right"/>
                </w:pPr>
              </w:pPrChange>
            </w:pPr>
            <w:ins w:id="1413" w:author="Felix Pascal (felixpas)" w:date="2025-07-01T19:16:00Z">
              <w:r w:rsidRPr="00C76A19">
                <w:rPr>
                  <w:rPrChange w:id="1414" w:author="Felix Pascal (felixpas)" w:date="2025-07-01T19:16:00Z">
                    <w:rPr>
                      <w:rFonts w:ascii="Calibri" w:hAnsi="Calibri" w:cs="Calibri"/>
                      <w:color w:val="000000"/>
                    </w:rPr>
                  </w:rPrChange>
                </w:rPr>
                <w:t>0.001235618</w:t>
              </w:r>
            </w:ins>
          </w:p>
        </w:tc>
        <w:tc>
          <w:tcPr>
            <w:tcW w:w="2035" w:type="dxa"/>
            <w:noWrap/>
            <w:hideMark/>
            <w:tcPrChange w:id="1415" w:author="Felix Pascal (felixpas)" w:date="2025-07-01T19:34:00Z">
              <w:tcPr>
                <w:tcW w:w="1040" w:type="dxa"/>
                <w:noWrap/>
                <w:hideMark/>
              </w:tcPr>
            </w:tcPrChange>
          </w:tcPr>
          <w:p w14:paraId="7C213752" w14:textId="77777777" w:rsidR="00C76A19" w:rsidRPr="00C76A19" w:rsidRDefault="00C76A19">
            <w:pPr>
              <w:rPr>
                <w:ins w:id="1416" w:author="Felix Pascal (felixpas)" w:date="2025-07-01T19:16:00Z"/>
                <w:rPrChange w:id="1417" w:author="Felix Pascal (felixpas)" w:date="2025-07-01T19:16:00Z">
                  <w:rPr>
                    <w:ins w:id="1418" w:author="Felix Pascal (felixpas)" w:date="2025-07-01T19:16:00Z"/>
                    <w:rFonts w:ascii="Calibri" w:hAnsi="Calibri" w:cs="Calibri"/>
                    <w:color w:val="000000"/>
                  </w:rPr>
                </w:rPrChange>
              </w:rPr>
            </w:pPr>
            <w:ins w:id="1419" w:author="Felix Pascal (felixpas)" w:date="2025-07-01T19:16:00Z">
              <w:r w:rsidRPr="00C76A19">
                <w:rPr>
                  <w:rPrChange w:id="1420" w:author="Felix Pascal (felixpas)" w:date="2025-07-01T19:16:00Z">
                    <w:rPr>
                      <w:rFonts w:ascii="Calibri" w:hAnsi="Calibri" w:cs="Calibri"/>
                      <w:color w:val="000000"/>
                    </w:rPr>
                  </w:rPrChange>
                </w:rPr>
                <w:t>decreasing</w:t>
              </w:r>
            </w:ins>
          </w:p>
        </w:tc>
        <w:tc>
          <w:tcPr>
            <w:tcW w:w="851" w:type="dxa"/>
            <w:noWrap/>
            <w:hideMark/>
            <w:tcPrChange w:id="1421" w:author="Felix Pascal (felixpas)" w:date="2025-07-01T19:34:00Z">
              <w:tcPr>
                <w:tcW w:w="1846" w:type="dxa"/>
                <w:gridSpan w:val="2"/>
                <w:noWrap/>
                <w:hideMark/>
              </w:tcPr>
            </w:tcPrChange>
          </w:tcPr>
          <w:p w14:paraId="21543BDA" w14:textId="77777777" w:rsidR="00C76A19" w:rsidRPr="00C76A19" w:rsidRDefault="00C76A19" w:rsidP="00C76A19">
            <w:pPr>
              <w:rPr>
                <w:ins w:id="1422" w:author="Felix Pascal (felixpas)" w:date="2025-07-01T19:16:00Z"/>
                <w:rPrChange w:id="1423" w:author="Felix Pascal (felixpas)" w:date="2025-07-01T19:16:00Z">
                  <w:rPr>
                    <w:ins w:id="1424" w:author="Felix Pascal (felixpas)" w:date="2025-07-01T19:16:00Z"/>
                    <w:rFonts w:ascii="Calibri" w:hAnsi="Calibri" w:cs="Calibri"/>
                    <w:color w:val="000000"/>
                  </w:rPr>
                </w:rPrChange>
              </w:rPr>
              <w:pPrChange w:id="1425" w:author="Felix Pascal (felixpas)" w:date="2025-07-01T19:16:00Z">
                <w:pPr>
                  <w:jc w:val="right"/>
                </w:pPr>
              </w:pPrChange>
            </w:pPr>
            <w:ins w:id="1426" w:author="Felix Pascal (felixpas)" w:date="2025-07-01T19:16:00Z">
              <w:r w:rsidRPr="00C76A19">
                <w:rPr>
                  <w:rPrChange w:id="1427" w:author="Felix Pascal (felixpas)" w:date="2025-07-01T19:16:00Z">
                    <w:rPr>
                      <w:rFonts w:ascii="Calibri" w:hAnsi="Calibri" w:cs="Calibri"/>
                      <w:color w:val="000000"/>
                    </w:rPr>
                  </w:rPrChange>
                </w:rPr>
                <w:t>29</w:t>
              </w:r>
            </w:ins>
          </w:p>
        </w:tc>
      </w:tr>
      <w:tr w:rsidR="00C76A19" w:rsidRPr="00C76A19" w14:paraId="12F7511F" w14:textId="77777777" w:rsidTr="00D247C6">
        <w:trPr>
          <w:trHeight w:val="288"/>
          <w:ins w:id="1428" w:author="Felix Pascal (felixpas)" w:date="2025-07-01T19:16:00Z"/>
          <w:trPrChange w:id="1429" w:author="Felix Pascal (felixpas)" w:date="2025-07-01T19:34:00Z">
            <w:trPr>
              <w:gridAfter w:val="0"/>
              <w:trHeight w:val="288"/>
            </w:trPr>
          </w:trPrChange>
        </w:trPr>
        <w:tc>
          <w:tcPr>
            <w:tcW w:w="3397" w:type="dxa"/>
            <w:noWrap/>
            <w:hideMark/>
            <w:tcPrChange w:id="1430" w:author="Felix Pascal (felixpas)" w:date="2025-07-01T19:34:00Z">
              <w:tcPr>
                <w:tcW w:w="2740" w:type="dxa"/>
                <w:noWrap/>
                <w:hideMark/>
              </w:tcPr>
            </w:tcPrChange>
          </w:tcPr>
          <w:p w14:paraId="19E4A784" w14:textId="77777777" w:rsidR="00C76A19" w:rsidRPr="00C76A19" w:rsidRDefault="00C76A19">
            <w:pPr>
              <w:rPr>
                <w:ins w:id="1431" w:author="Felix Pascal (felixpas)" w:date="2025-07-01T19:16:00Z"/>
                <w:rPrChange w:id="1432" w:author="Felix Pascal (felixpas)" w:date="2025-07-01T19:16:00Z">
                  <w:rPr>
                    <w:ins w:id="1433" w:author="Felix Pascal (felixpas)" w:date="2025-07-01T19:16:00Z"/>
                    <w:rFonts w:ascii="Calibri" w:hAnsi="Calibri" w:cs="Calibri"/>
                    <w:color w:val="000000"/>
                  </w:rPr>
                </w:rPrChange>
              </w:rPr>
            </w:pPr>
            <w:ins w:id="1434" w:author="Felix Pascal (felixpas)" w:date="2025-07-01T19:16:00Z">
              <w:r w:rsidRPr="00C76A19">
                <w:rPr>
                  <w:rPrChange w:id="1435" w:author="Felix Pascal (felixpas)" w:date="2025-07-01T19:16:00Z">
                    <w:rPr>
                      <w:rFonts w:ascii="Calibri" w:hAnsi="Calibri" w:cs="Calibri"/>
                      <w:color w:val="000000"/>
                    </w:rPr>
                  </w:rPrChange>
                </w:rPr>
                <w:t>Chenopodium bonus-</w:t>
              </w:r>
              <w:proofErr w:type="spellStart"/>
              <w:r w:rsidRPr="00C76A19">
                <w:rPr>
                  <w:rPrChange w:id="1436" w:author="Felix Pascal (felixpas)" w:date="2025-07-01T19:16:00Z">
                    <w:rPr>
                      <w:rFonts w:ascii="Calibri" w:hAnsi="Calibri" w:cs="Calibri"/>
                      <w:color w:val="000000"/>
                    </w:rPr>
                  </w:rPrChange>
                </w:rPr>
                <w:t>henricus</w:t>
              </w:r>
              <w:proofErr w:type="spellEnd"/>
            </w:ins>
          </w:p>
        </w:tc>
        <w:tc>
          <w:tcPr>
            <w:tcW w:w="1823" w:type="dxa"/>
            <w:noWrap/>
            <w:hideMark/>
            <w:tcPrChange w:id="1437" w:author="Felix Pascal (felixpas)" w:date="2025-07-01T19:34:00Z">
              <w:tcPr>
                <w:tcW w:w="2480" w:type="dxa"/>
                <w:gridSpan w:val="2"/>
                <w:noWrap/>
                <w:hideMark/>
              </w:tcPr>
            </w:tcPrChange>
          </w:tcPr>
          <w:p w14:paraId="73FB35B6" w14:textId="77777777" w:rsidR="00C76A19" w:rsidRPr="00C76A19" w:rsidRDefault="00C76A19" w:rsidP="00C76A19">
            <w:pPr>
              <w:rPr>
                <w:ins w:id="1438" w:author="Felix Pascal (felixpas)" w:date="2025-07-01T19:16:00Z"/>
                <w:rPrChange w:id="1439" w:author="Felix Pascal (felixpas)" w:date="2025-07-01T19:16:00Z">
                  <w:rPr>
                    <w:ins w:id="1440" w:author="Felix Pascal (felixpas)" w:date="2025-07-01T19:16:00Z"/>
                    <w:rFonts w:ascii="Calibri" w:hAnsi="Calibri" w:cs="Calibri"/>
                    <w:color w:val="000000"/>
                  </w:rPr>
                </w:rPrChange>
              </w:rPr>
              <w:pPrChange w:id="1441" w:author="Felix Pascal (felixpas)" w:date="2025-07-01T19:16:00Z">
                <w:pPr>
                  <w:jc w:val="right"/>
                </w:pPr>
              </w:pPrChange>
            </w:pPr>
            <w:ins w:id="1442" w:author="Felix Pascal (felixpas)" w:date="2025-07-01T19:16:00Z">
              <w:r w:rsidRPr="00C76A19">
                <w:rPr>
                  <w:rPrChange w:id="1443" w:author="Felix Pascal (felixpas)" w:date="2025-07-01T19:16:00Z">
                    <w:rPr>
                      <w:rFonts w:ascii="Calibri" w:hAnsi="Calibri" w:cs="Calibri"/>
                      <w:color w:val="000000"/>
                    </w:rPr>
                  </w:rPrChange>
                </w:rPr>
                <w:t>-23.94652307</w:t>
              </w:r>
            </w:ins>
          </w:p>
        </w:tc>
        <w:tc>
          <w:tcPr>
            <w:tcW w:w="1387" w:type="dxa"/>
            <w:noWrap/>
            <w:hideMark/>
            <w:tcPrChange w:id="1444" w:author="Felix Pascal (felixpas)" w:date="2025-07-01T19:34:00Z">
              <w:tcPr>
                <w:tcW w:w="1300" w:type="dxa"/>
                <w:noWrap/>
                <w:hideMark/>
              </w:tcPr>
            </w:tcPrChange>
          </w:tcPr>
          <w:p w14:paraId="07488141" w14:textId="77777777" w:rsidR="00C76A19" w:rsidRPr="00C76A19" w:rsidRDefault="00C76A19" w:rsidP="00C76A19">
            <w:pPr>
              <w:rPr>
                <w:ins w:id="1445" w:author="Felix Pascal (felixpas)" w:date="2025-07-01T19:16:00Z"/>
                <w:rPrChange w:id="1446" w:author="Felix Pascal (felixpas)" w:date="2025-07-01T19:16:00Z">
                  <w:rPr>
                    <w:ins w:id="1447" w:author="Felix Pascal (felixpas)" w:date="2025-07-01T19:16:00Z"/>
                    <w:rFonts w:ascii="Calibri" w:hAnsi="Calibri" w:cs="Calibri"/>
                    <w:color w:val="000000"/>
                  </w:rPr>
                </w:rPrChange>
              </w:rPr>
              <w:pPrChange w:id="1448" w:author="Felix Pascal (felixpas)" w:date="2025-07-01T19:16:00Z">
                <w:pPr>
                  <w:jc w:val="right"/>
                </w:pPr>
              </w:pPrChange>
            </w:pPr>
            <w:ins w:id="1449" w:author="Felix Pascal (felixpas)" w:date="2025-07-01T19:16:00Z">
              <w:r w:rsidRPr="00C76A19">
                <w:rPr>
                  <w:rPrChange w:id="1450" w:author="Felix Pascal (felixpas)" w:date="2025-07-01T19:16:00Z">
                    <w:rPr>
                      <w:rFonts w:ascii="Calibri" w:hAnsi="Calibri" w:cs="Calibri"/>
                      <w:color w:val="000000"/>
                    </w:rPr>
                  </w:rPrChange>
                </w:rPr>
                <w:t>0.017492343</w:t>
              </w:r>
            </w:ins>
          </w:p>
        </w:tc>
        <w:tc>
          <w:tcPr>
            <w:tcW w:w="2035" w:type="dxa"/>
            <w:noWrap/>
            <w:hideMark/>
            <w:tcPrChange w:id="1451" w:author="Felix Pascal (felixpas)" w:date="2025-07-01T19:34:00Z">
              <w:tcPr>
                <w:tcW w:w="1040" w:type="dxa"/>
                <w:noWrap/>
                <w:hideMark/>
              </w:tcPr>
            </w:tcPrChange>
          </w:tcPr>
          <w:p w14:paraId="03935117" w14:textId="77777777" w:rsidR="00C76A19" w:rsidRPr="00C76A19" w:rsidRDefault="00C76A19">
            <w:pPr>
              <w:rPr>
                <w:ins w:id="1452" w:author="Felix Pascal (felixpas)" w:date="2025-07-01T19:16:00Z"/>
                <w:rPrChange w:id="1453" w:author="Felix Pascal (felixpas)" w:date="2025-07-01T19:16:00Z">
                  <w:rPr>
                    <w:ins w:id="1454" w:author="Felix Pascal (felixpas)" w:date="2025-07-01T19:16:00Z"/>
                    <w:rFonts w:ascii="Calibri" w:hAnsi="Calibri" w:cs="Calibri"/>
                    <w:color w:val="000000"/>
                  </w:rPr>
                </w:rPrChange>
              </w:rPr>
            </w:pPr>
            <w:ins w:id="1455" w:author="Felix Pascal (felixpas)" w:date="2025-07-01T19:16:00Z">
              <w:r w:rsidRPr="00C76A19">
                <w:rPr>
                  <w:rPrChange w:id="1456" w:author="Felix Pascal (felixpas)" w:date="2025-07-01T19:16:00Z">
                    <w:rPr>
                      <w:rFonts w:ascii="Calibri" w:hAnsi="Calibri" w:cs="Calibri"/>
                      <w:color w:val="000000"/>
                    </w:rPr>
                  </w:rPrChange>
                </w:rPr>
                <w:t>decreasing</w:t>
              </w:r>
            </w:ins>
          </w:p>
        </w:tc>
        <w:tc>
          <w:tcPr>
            <w:tcW w:w="851" w:type="dxa"/>
            <w:noWrap/>
            <w:hideMark/>
            <w:tcPrChange w:id="1457" w:author="Felix Pascal (felixpas)" w:date="2025-07-01T19:34:00Z">
              <w:tcPr>
                <w:tcW w:w="900" w:type="dxa"/>
                <w:noWrap/>
                <w:hideMark/>
              </w:tcPr>
            </w:tcPrChange>
          </w:tcPr>
          <w:p w14:paraId="459A94DB" w14:textId="77777777" w:rsidR="00C76A19" w:rsidRPr="00C76A19" w:rsidRDefault="00C76A19" w:rsidP="00C76A19">
            <w:pPr>
              <w:rPr>
                <w:ins w:id="1458" w:author="Felix Pascal (felixpas)" w:date="2025-07-01T19:16:00Z"/>
                <w:rPrChange w:id="1459" w:author="Felix Pascal (felixpas)" w:date="2025-07-01T19:16:00Z">
                  <w:rPr>
                    <w:ins w:id="1460" w:author="Felix Pascal (felixpas)" w:date="2025-07-01T19:16:00Z"/>
                    <w:rFonts w:ascii="Calibri" w:hAnsi="Calibri" w:cs="Calibri"/>
                    <w:color w:val="000000"/>
                  </w:rPr>
                </w:rPrChange>
              </w:rPr>
              <w:pPrChange w:id="1461" w:author="Felix Pascal (felixpas)" w:date="2025-07-01T19:16:00Z">
                <w:pPr>
                  <w:jc w:val="right"/>
                </w:pPr>
              </w:pPrChange>
            </w:pPr>
            <w:ins w:id="1462" w:author="Felix Pascal (felixpas)" w:date="2025-07-01T19:16:00Z">
              <w:r w:rsidRPr="00C76A19">
                <w:rPr>
                  <w:rPrChange w:id="1463" w:author="Felix Pascal (felixpas)" w:date="2025-07-01T19:16:00Z">
                    <w:rPr>
                      <w:rFonts w:ascii="Calibri" w:hAnsi="Calibri" w:cs="Calibri"/>
                      <w:color w:val="000000"/>
                    </w:rPr>
                  </w:rPrChange>
                </w:rPr>
                <w:t>22</w:t>
              </w:r>
            </w:ins>
          </w:p>
        </w:tc>
      </w:tr>
      <w:tr w:rsidR="00D247C6" w:rsidRPr="00D247C6" w14:paraId="38618101" w14:textId="77777777" w:rsidTr="00D247C6">
        <w:tblPrEx>
          <w:tblPrExChange w:id="1464" w:author="Felix Pascal (felixpas)" w:date="2025-07-01T19:34:00Z">
            <w:tblPrEx>
              <w:tblW w:w="9493" w:type="dxa"/>
            </w:tblPrEx>
          </w:tblPrExChange>
        </w:tblPrEx>
        <w:trPr>
          <w:trHeight w:val="288"/>
          <w:ins w:id="1465" w:author="Felix Pascal (felixpas)" w:date="2025-07-01T19:16:00Z"/>
          <w:trPrChange w:id="1466" w:author="Felix Pascal (felixpas)" w:date="2025-07-01T19:34:00Z">
            <w:trPr>
              <w:trHeight w:val="288"/>
            </w:trPr>
          </w:trPrChange>
        </w:trPr>
        <w:tc>
          <w:tcPr>
            <w:tcW w:w="3397" w:type="dxa"/>
            <w:noWrap/>
            <w:hideMark/>
            <w:tcPrChange w:id="1467" w:author="Felix Pascal (felixpas)" w:date="2025-07-01T19:34:00Z">
              <w:tcPr>
                <w:tcW w:w="3397" w:type="dxa"/>
                <w:gridSpan w:val="2"/>
                <w:noWrap/>
                <w:hideMark/>
              </w:tcPr>
            </w:tcPrChange>
          </w:tcPr>
          <w:p w14:paraId="71F14228" w14:textId="77777777" w:rsidR="00C76A19" w:rsidRPr="00C76A19" w:rsidRDefault="00C76A19">
            <w:pPr>
              <w:rPr>
                <w:ins w:id="1468" w:author="Felix Pascal (felixpas)" w:date="2025-07-01T19:16:00Z"/>
                <w:rPrChange w:id="1469" w:author="Felix Pascal (felixpas)" w:date="2025-07-01T19:16:00Z">
                  <w:rPr>
                    <w:ins w:id="1470" w:author="Felix Pascal (felixpas)" w:date="2025-07-01T19:16:00Z"/>
                    <w:rFonts w:ascii="Calibri" w:hAnsi="Calibri" w:cs="Calibri"/>
                    <w:color w:val="000000"/>
                  </w:rPr>
                </w:rPrChange>
              </w:rPr>
            </w:pPr>
            <w:ins w:id="1471" w:author="Felix Pascal (felixpas)" w:date="2025-07-01T19:16:00Z">
              <w:r w:rsidRPr="00C76A19">
                <w:rPr>
                  <w:rPrChange w:id="1472" w:author="Felix Pascal (felixpas)" w:date="2025-07-01T19:16:00Z">
                    <w:rPr>
                      <w:rFonts w:ascii="Calibri" w:hAnsi="Calibri" w:cs="Calibri"/>
                      <w:color w:val="000000"/>
                    </w:rPr>
                  </w:rPrChange>
                </w:rPr>
                <w:t xml:space="preserve">Juncus </w:t>
              </w:r>
              <w:proofErr w:type="spellStart"/>
              <w:r w:rsidRPr="00C76A19">
                <w:rPr>
                  <w:rPrChange w:id="1473" w:author="Felix Pascal (felixpas)" w:date="2025-07-01T19:16:00Z">
                    <w:rPr>
                      <w:rFonts w:ascii="Calibri" w:hAnsi="Calibri" w:cs="Calibri"/>
                      <w:color w:val="000000"/>
                    </w:rPr>
                  </w:rPrChange>
                </w:rPr>
                <w:t>alpinoarticulatus</w:t>
              </w:r>
              <w:proofErr w:type="spellEnd"/>
            </w:ins>
          </w:p>
        </w:tc>
        <w:tc>
          <w:tcPr>
            <w:tcW w:w="1823" w:type="dxa"/>
            <w:noWrap/>
            <w:hideMark/>
            <w:tcPrChange w:id="1474" w:author="Felix Pascal (felixpas)" w:date="2025-07-01T19:34:00Z">
              <w:tcPr>
                <w:tcW w:w="1823" w:type="dxa"/>
                <w:noWrap/>
                <w:hideMark/>
              </w:tcPr>
            </w:tcPrChange>
          </w:tcPr>
          <w:p w14:paraId="4F83F73C" w14:textId="77777777" w:rsidR="00C76A19" w:rsidRPr="00C76A19" w:rsidRDefault="00C76A19" w:rsidP="00C76A19">
            <w:pPr>
              <w:rPr>
                <w:ins w:id="1475" w:author="Felix Pascal (felixpas)" w:date="2025-07-01T19:16:00Z"/>
                <w:rPrChange w:id="1476" w:author="Felix Pascal (felixpas)" w:date="2025-07-01T19:16:00Z">
                  <w:rPr>
                    <w:ins w:id="1477" w:author="Felix Pascal (felixpas)" w:date="2025-07-01T19:16:00Z"/>
                    <w:rFonts w:ascii="Calibri" w:hAnsi="Calibri" w:cs="Calibri"/>
                    <w:color w:val="000000"/>
                  </w:rPr>
                </w:rPrChange>
              </w:rPr>
              <w:pPrChange w:id="1478" w:author="Felix Pascal (felixpas)" w:date="2025-07-01T19:16:00Z">
                <w:pPr>
                  <w:jc w:val="right"/>
                </w:pPr>
              </w:pPrChange>
            </w:pPr>
            <w:ins w:id="1479" w:author="Felix Pascal (felixpas)" w:date="2025-07-01T19:16:00Z">
              <w:r w:rsidRPr="00C76A19">
                <w:rPr>
                  <w:rPrChange w:id="1480" w:author="Felix Pascal (felixpas)" w:date="2025-07-01T19:16:00Z">
                    <w:rPr>
                      <w:rFonts w:ascii="Calibri" w:hAnsi="Calibri" w:cs="Calibri"/>
                      <w:color w:val="000000"/>
                    </w:rPr>
                  </w:rPrChange>
                </w:rPr>
                <w:t>-21.04454498</w:t>
              </w:r>
            </w:ins>
          </w:p>
        </w:tc>
        <w:tc>
          <w:tcPr>
            <w:tcW w:w="1387" w:type="dxa"/>
            <w:noWrap/>
            <w:hideMark/>
            <w:tcPrChange w:id="1481" w:author="Felix Pascal (felixpas)" w:date="2025-07-01T19:34:00Z">
              <w:tcPr>
                <w:tcW w:w="1387" w:type="dxa"/>
                <w:noWrap/>
                <w:hideMark/>
              </w:tcPr>
            </w:tcPrChange>
          </w:tcPr>
          <w:p w14:paraId="14B098A2" w14:textId="77777777" w:rsidR="00C76A19" w:rsidRPr="00C76A19" w:rsidRDefault="00C76A19" w:rsidP="00C76A19">
            <w:pPr>
              <w:rPr>
                <w:ins w:id="1482" w:author="Felix Pascal (felixpas)" w:date="2025-07-01T19:16:00Z"/>
                <w:rPrChange w:id="1483" w:author="Felix Pascal (felixpas)" w:date="2025-07-01T19:16:00Z">
                  <w:rPr>
                    <w:ins w:id="1484" w:author="Felix Pascal (felixpas)" w:date="2025-07-01T19:16:00Z"/>
                    <w:rFonts w:ascii="Calibri" w:hAnsi="Calibri" w:cs="Calibri"/>
                    <w:color w:val="000000"/>
                  </w:rPr>
                </w:rPrChange>
              </w:rPr>
              <w:pPrChange w:id="1485" w:author="Felix Pascal (felixpas)" w:date="2025-07-01T19:16:00Z">
                <w:pPr>
                  <w:jc w:val="right"/>
                </w:pPr>
              </w:pPrChange>
            </w:pPr>
            <w:ins w:id="1486" w:author="Felix Pascal (felixpas)" w:date="2025-07-01T19:16:00Z">
              <w:r w:rsidRPr="00C76A19">
                <w:rPr>
                  <w:rPrChange w:id="1487" w:author="Felix Pascal (felixpas)" w:date="2025-07-01T19:16:00Z">
                    <w:rPr>
                      <w:rFonts w:ascii="Calibri" w:hAnsi="Calibri" w:cs="Calibri"/>
                      <w:color w:val="000000"/>
                    </w:rPr>
                  </w:rPrChange>
                </w:rPr>
                <w:t>0.00030552</w:t>
              </w:r>
            </w:ins>
          </w:p>
        </w:tc>
        <w:tc>
          <w:tcPr>
            <w:tcW w:w="2035" w:type="dxa"/>
            <w:noWrap/>
            <w:hideMark/>
            <w:tcPrChange w:id="1488" w:author="Felix Pascal (felixpas)" w:date="2025-07-01T19:34:00Z">
              <w:tcPr>
                <w:tcW w:w="1040" w:type="dxa"/>
                <w:noWrap/>
                <w:hideMark/>
              </w:tcPr>
            </w:tcPrChange>
          </w:tcPr>
          <w:p w14:paraId="55DC3E8A" w14:textId="77777777" w:rsidR="00C76A19" w:rsidRPr="00C76A19" w:rsidRDefault="00C76A19">
            <w:pPr>
              <w:rPr>
                <w:ins w:id="1489" w:author="Felix Pascal (felixpas)" w:date="2025-07-01T19:16:00Z"/>
                <w:rPrChange w:id="1490" w:author="Felix Pascal (felixpas)" w:date="2025-07-01T19:16:00Z">
                  <w:rPr>
                    <w:ins w:id="1491" w:author="Felix Pascal (felixpas)" w:date="2025-07-01T19:16:00Z"/>
                    <w:rFonts w:ascii="Calibri" w:hAnsi="Calibri" w:cs="Calibri"/>
                    <w:color w:val="000000"/>
                  </w:rPr>
                </w:rPrChange>
              </w:rPr>
            </w:pPr>
            <w:ins w:id="1492" w:author="Felix Pascal (felixpas)" w:date="2025-07-01T19:16:00Z">
              <w:r w:rsidRPr="00C76A19">
                <w:rPr>
                  <w:rPrChange w:id="1493" w:author="Felix Pascal (felixpas)" w:date="2025-07-01T19:16:00Z">
                    <w:rPr>
                      <w:rFonts w:ascii="Calibri" w:hAnsi="Calibri" w:cs="Calibri"/>
                      <w:color w:val="000000"/>
                    </w:rPr>
                  </w:rPrChange>
                </w:rPr>
                <w:t>decreasing</w:t>
              </w:r>
            </w:ins>
          </w:p>
        </w:tc>
        <w:tc>
          <w:tcPr>
            <w:tcW w:w="851" w:type="dxa"/>
            <w:noWrap/>
            <w:hideMark/>
            <w:tcPrChange w:id="1494" w:author="Felix Pascal (felixpas)" w:date="2025-07-01T19:34:00Z">
              <w:tcPr>
                <w:tcW w:w="1846" w:type="dxa"/>
                <w:gridSpan w:val="2"/>
                <w:noWrap/>
                <w:hideMark/>
              </w:tcPr>
            </w:tcPrChange>
          </w:tcPr>
          <w:p w14:paraId="7D581D1B" w14:textId="77777777" w:rsidR="00C76A19" w:rsidRPr="00C76A19" w:rsidRDefault="00C76A19" w:rsidP="00C76A19">
            <w:pPr>
              <w:rPr>
                <w:ins w:id="1495" w:author="Felix Pascal (felixpas)" w:date="2025-07-01T19:16:00Z"/>
                <w:rPrChange w:id="1496" w:author="Felix Pascal (felixpas)" w:date="2025-07-01T19:16:00Z">
                  <w:rPr>
                    <w:ins w:id="1497" w:author="Felix Pascal (felixpas)" w:date="2025-07-01T19:16:00Z"/>
                    <w:rFonts w:ascii="Calibri" w:hAnsi="Calibri" w:cs="Calibri"/>
                    <w:color w:val="000000"/>
                  </w:rPr>
                </w:rPrChange>
              </w:rPr>
              <w:pPrChange w:id="1498" w:author="Felix Pascal (felixpas)" w:date="2025-07-01T19:16:00Z">
                <w:pPr>
                  <w:jc w:val="right"/>
                </w:pPr>
              </w:pPrChange>
            </w:pPr>
            <w:ins w:id="1499" w:author="Felix Pascal (felixpas)" w:date="2025-07-01T19:16:00Z">
              <w:r w:rsidRPr="00C76A19">
                <w:rPr>
                  <w:rPrChange w:id="1500" w:author="Felix Pascal (felixpas)" w:date="2025-07-01T19:16:00Z">
                    <w:rPr>
                      <w:rFonts w:ascii="Calibri" w:hAnsi="Calibri" w:cs="Calibri"/>
                      <w:color w:val="000000"/>
                    </w:rPr>
                  </w:rPrChange>
                </w:rPr>
                <w:t>26</w:t>
              </w:r>
            </w:ins>
          </w:p>
        </w:tc>
      </w:tr>
      <w:tr w:rsidR="00C76A19" w:rsidRPr="00C76A19" w14:paraId="7865E626" w14:textId="77777777" w:rsidTr="00D247C6">
        <w:trPr>
          <w:trHeight w:val="288"/>
          <w:ins w:id="1501" w:author="Felix Pascal (felixpas)" w:date="2025-07-01T19:16:00Z"/>
          <w:trPrChange w:id="1502" w:author="Felix Pascal (felixpas)" w:date="2025-07-01T19:34:00Z">
            <w:trPr>
              <w:gridAfter w:val="0"/>
              <w:trHeight w:val="288"/>
            </w:trPr>
          </w:trPrChange>
        </w:trPr>
        <w:tc>
          <w:tcPr>
            <w:tcW w:w="3397" w:type="dxa"/>
            <w:noWrap/>
            <w:hideMark/>
            <w:tcPrChange w:id="1503" w:author="Felix Pascal (felixpas)" w:date="2025-07-01T19:34:00Z">
              <w:tcPr>
                <w:tcW w:w="2740" w:type="dxa"/>
                <w:noWrap/>
                <w:hideMark/>
              </w:tcPr>
            </w:tcPrChange>
          </w:tcPr>
          <w:p w14:paraId="0F9EE84C" w14:textId="77777777" w:rsidR="00C76A19" w:rsidRPr="00C76A19" w:rsidRDefault="00C76A19">
            <w:pPr>
              <w:rPr>
                <w:ins w:id="1504" w:author="Felix Pascal (felixpas)" w:date="2025-07-01T19:16:00Z"/>
                <w:rPrChange w:id="1505" w:author="Felix Pascal (felixpas)" w:date="2025-07-01T19:16:00Z">
                  <w:rPr>
                    <w:ins w:id="1506" w:author="Felix Pascal (felixpas)" w:date="2025-07-01T19:16:00Z"/>
                    <w:rFonts w:ascii="Calibri" w:hAnsi="Calibri" w:cs="Calibri"/>
                    <w:color w:val="000000"/>
                  </w:rPr>
                </w:rPrChange>
              </w:rPr>
            </w:pPr>
            <w:ins w:id="1507" w:author="Felix Pascal (felixpas)" w:date="2025-07-01T19:16:00Z">
              <w:r w:rsidRPr="00C76A19">
                <w:rPr>
                  <w:rPrChange w:id="1508" w:author="Felix Pascal (felixpas)" w:date="2025-07-01T19:16:00Z">
                    <w:rPr>
                      <w:rFonts w:ascii="Calibri" w:hAnsi="Calibri" w:cs="Calibri"/>
                      <w:color w:val="000000"/>
                    </w:rPr>
                  </w:rPrChange>
                </w:rPr>
                <w:t>Sempervivum tectorum</w:t>
              </w:r>
            </w:ins>
          </w:p>
        </w:tc>
        <w:tc>
          <w:tcPr>
            <w:tcW w:w="1823" w:type="dxa"/>
            <w:noWrap/>
            <w:hideMark/>
            <w:tcPrChange w:id="1509" w:author="Felix Pascal (felixpas)" w:date="2025-07-01T19:34:00Z">
              <w:tcPr>
                <w:tcW w:w="2480" w:type="dxa"/>
                <w:gridSpan w:val="2"/>
                <w:noWrap/>
                <w:hideMark/>
              </w:tcPr>
            </w:tcPrChange>
          </w:tcPr>
          <w:p w14:paraId="5E42526C" w14:textId="77777777" w:rsidR="00C76A19" w:rsidRPr="00C76A19" w:rsidRDefault="00C76A19" w:rsidP="00C76A19">
            <w:pPr>
              <w:rPr>
                <w:ins w:id="1510" w:author="Felix Pascal (felixpas)" w:date="2025-07-01T19:16:00Z"/>
                <w:rPrChange w:id="1511" w:author="Felix Pascal (felixpas)" w:date="2025-07-01T19:16:00Z">
                  <w:rPr>
                    <w:ins w:id="1512" w:author="Felix Pascal (felixpas)" w:date="2025-07-01T19:16:00Z"/>
                    <w:rFonts w:ascii="Calibri" w:hAnsi="Calibri" w:cs="Calibri"/>
                    <w:color w:val="000000"/>
                  </w:rPr>
                </w:rPrChange>
              </w:rPr>
              <w:pPrChange w:id="1513" w:author="Felix Pascal (felixpas)" w:date="2025-07-01T19:16:00Z">
                <w:pPr>
                  <w:jc w:val="right"/>
                </w:pPr>
              </w:pPrChange>
            </w:pPr>
            <w:ins w:id="1514" w:author="Felix Pascal (felixpas)" w:date="2025-07-01T19:16:00Z">
              <w:r w:rsidRPr="00C76A19">
                <w:rPr>
                  <w:rPrChange w:id="1515" w:author="Felix Pascal (felixpas)" w:date="2025-07-01T19:16:00Z">
                    <w:rPr>
                      <w:rFonts w:ascii="Calibri" w:hAnsi="Calibri" w:cs="Calibri"/>
                      <w:color w:val="000000"/>
                    </w:rPr>
                  </w:rPrChange>
                </w:rPr>
                <w:t>-20.55346413</w:t>
              </w:r>
            </w:ins>
          </w:p>
        </w:tc>
        <w:tc>
          <w:tcPr>
            <w:tcW w:w="1387" w:type="dxa"/>
            <w:noWrap/>
            <w:hideMark/>
            <w:tcPrChange w:id="1516" w:author="Felix Pascal (felixpas)" w:date="2025-07-01T19:34:00Z">
              <w:tcPr>
                <w:tcW w:w="1300" w:type="dxa"/>
                <w:noWrap/>
                <w:hideMark/>
              </w:tcPr>
            </w:tcPrChange>
          </w:tcPr>
          <w:p w14:paraId="3160D685" w14:textId="77777777" w:rsidR="00C76A19" w:rsidRPr="00C76A19" w:rsidRDefault="00C76A19" w:rsidP="00C76A19">
            <w:pPr>
              <w:rPr>
                <w:ins w:id="1517" w:author="Felix Pascal (felixpas)" w:date="2025-07-01T19:16:00Z"/>
                <w:rPrChange w:id="1518" w:author="Felix Pascal (felixpas)" w:date="2025-07-01T19:16:00Z">
                  <w:rPr>
                    <w:ins w:id="1519" w:author="Felix Pascal (felixpas)" w:date="2025-07-01T19:16:00Z"/>
                    <w:rFonts w:ascii="Calibri" w:hAnsi="Calibri" w:cs="Calibri"/>
                    <w:color w:val="000000"/>
                  </w:rPr>
                </w:rPrChange>
              </w:rPr>
              <w:pPrChange w:id="1520" w:author="Felix Pascal (felixpas)" w:date="2025-07-01T19:16:00Z">
                <w:pPr>
                  <w:jc w:val="right"/>
                </w:pPr>
              </w:pPrChange>
            </w:pPr>
            <w:ins w:id="1521" w:author="Felix Pascal (felixpas)" w:date="2025-07-01T19:16:00Z">
              <w:r w:rsidRPr="00C76A19">
                <w:rPr>
                  <w:rPrChange w:id="1522" w:author="Felix Pascal (felixpas)" w:date="2025-07-01T19:16:00Z">
                    <w:rPr>
                      <w:rFonts w:ascii="Calibri" w:hAnsi="Calibri" w:cs="Calibri"/>
                      <w:color w:val="000000"/>
                    </w:rPr>
                  </w:rPrChange>
                </w:rPr>
                <w:t>0.00064424</w:t>
              </w:r>
            </w:ins>
          </w:p>
        </w:tc>
        <w:tc>
          <w:tcPr>
            <w:tcW w:w="2035" w:type="dxa"/>
            <w:noWrap/>
            <w:hideMark/>
            <w:tcPrChange w:id="1523" w:author="Felix Pascal (felixpas)" w:date="2025-07-01T19:34:00Z">
              <w:tcPr>
                <w:tcW w:w="1040" w:type="dxa"/>
                <w:noWrap/>
                <w:hideMark/>
              </w:tcPr>
            </w:tcPrChange>
          </w:tcPr>
          <w:p w14:paraId="6B128B9F" w14:textId="77777777" w:rsidR="00C76A19" w:rsidRPr="00C76A19" w:rsidRDefault="00C76A19">
            <w:pPr>
              <w:rPr>
                <w:ins w:id="1524" w:author="Felix Pascal (felixpas)" w:date="2025-07-01T19:16:00Z"/>
                <w:rPrChange w:id="1525" w:author="Felix Pascal (felixpas)" w:date="2025-07-01T19:16:00Z">
                  <w:rPr>
                    <w:ins w:id="1526" w:author="Felix Pascal (felixpas)" w:date="2025-07-01T19:16:00Z"/>
                    <w:rFonts w:ascii="Calibri" w:hAnsi="Calibri" w:cs="Calibri"/>
                    <w:color w:val="000000"/>
                  </w:rPr>
                </w:rPrChange>
              </w:rPr>
            </w:pPr>
            <w:ins w:id="1527" w:author="Felix Pascal (felixpas)" w:date="2025-07-01T19:16:00Z">
              <w:r w:rsidRPr="00C76A19">
                <w:rPr>
                  <w:rPrChange w:id="1528" w:author="Felix Pascal (felixpas)" w:date="2025-07-01T19:16:00Z">
                    <w:rPr>
                      <w:rFonts w:ascii="Calibri" w:hAnsi="Calibri" w:cs="Calibri"/>
                      <w:color w:val="000000"/>
                    </w:rPr>
                  </w:rPrChange>
                </w:rPr>
                <w:t>decreasing</w:t>
              </w:r>
            </w:ins>
          </w:p>
        </w:tc>
        <w:tc>
          <w:tcPr>
            <w:tcW w:w="851" w:type="dxa"/>
            <w:noWrap/>
            <w:hideMark/>
            <w:tcPrChange w:id="1529" w:author="Felix Pascal (felixpas)" w:date="2025-07-01T19:34:00Z">
              <w:tcPr>
                <w:tcW w:w="900" w:type="dxa"/>
                <w:noWrap/>
                <w:hideMark/>
              </w:tcPr>
            </w:tcPrChange>
          </w:tcPr>
          <w:p w14:paraId="418354C3" w14:textId="77777777" w:rsidR="00C76A19" w:rsidRPr="00C76A19" w:rsidRDefault="00C76A19" w:rsidP="00C76A19">
            <w:pPr>
              <w:rPr>
                <w:ins w:id="1530" w:author="Felix Pascal (felixpas)" w:date="2025-07-01T19:16:00Z"/>
                <w:rPrChange w:id="1531" w:author="Felix Pascal (felixpas)" w:date="2025-07-01T19:16:00Z">
                  <w:rPr>
                    <w:ins w:id="1532" w:author="Felix Pascal (felixpas)" w:date="2025-07-01T19:16:00Z"/>
                    <w:rFonts w:ascii="Calibri" w:hAnsi="Calibri" w:cs="Calibri"/>
                    <w:color w:val="000000"/>
                  </w:rPr>
                </w:rPrChange>
              </w:rPr>
              <w:pPrChange w:id="1533" w:author="Felix Pascal (felixpas)" w:date="2025-07-01T19:16:00Z">
                <w:pPr>
                  <w:jc w:val="right"/>
                </w:pPr>
              </w:pPrChange>
            </w:pPr>
            <w:ins w:id="1534" w:author="Felix Pascal (felixpas)" w:date="2025-07-01T19:16:00Z">
              <w:r w:rsidRPr="00C76A19">
                <w:rPr>
                  <w:rPrChange w:id="1535" w:author="Felix Pascal (felixpas)" w:date="2025-07-01T19:16:00Z">
                    <w:rPr>
                      <w:rFonts w:ascii="Calibri" w:hAnsi="Calibri" w:cs="Calibri"/>
                      <w:color w:val="000000"/>
                    </w:rPr>
                  </w:rPrChange>
                </w:rPr>
                <w:t>39</w:t>
              </w:r>
            </w:ins>
          </w:p>
        </w:tc>
      </w:tr>
      <w:tr w:rsidR="00D247C6" w:rsidRPr="00D247C6" w14:paraId="4F5D2AFA" w14:textId="77777777" w:rsidTr="00D247C6">
        <w:tblPrEx>
          <w:tblPrExChange w:id="1536" w:author="Felix Pascal (felixpas)" w:date="2025-07-01T19:34:00Z">
            <w:tblPrEx>
              <w:tblW w:w="9493" w:type="dxa"/>
            </w:tblPrEx>
          </w:tblPrExChange>
        </w:tblPrEx>
        <w:trPr>
          <w:trHeight w:val="288"/>
          <w:ins w:id="1537" w:author="Felix Pascal (felixpas)" w:date="2025-07-01T19:16:00Z"/>
          <w:trPrChange w:id="1538" w:author="Felix Pascal (felixpas)" w:date="2025-07-01T19:34:00Z">
            <w:trPr>
              <w:trHeight w:val="288"/>
            </w:trPr>
          </w:trPrChange>
        </w:trPr>
        <w:tc>
          <w:tcPr>
            <w:tcW w:w="3397" w:type="dxa"/>
            <w:noWrap/>
            <w:hideMark/>
            <w:tcPrChange w:id="1539" w:author="Felix Pascal (felixpas)" w:date="2025-07-01T19:34:00Z">
              <w:tcPr>
                <w:tcW w:w="3397" w:type="dxa"/>
                <w:gridSpan w:val="2"/>
                <w:noWrap/>
                <w:hideMark/>
              </w:tcPr>
            </w:tcPrChange>
          </w:tcPr>
          <w:p w14:paraId="4A16D90E" w14:textId="77777777" w:rsidR="00C76A19" w:rsidRPr="00C76A19" w:rsidRDefault="00C76A19">
            <w:pPr>
              <w:rPr>
                <w:ins w:id="1540" w:author="Felix Pascal (felixpas)" w:date="2025-07-01T19:16:00Z"/>
                <w:rPrChange w:id="1541" w:author="Felix Pascal (felixpas)" w:date="2025-07-01T19:16:00Z">
                  <w:rPr>
                    <w:ins w:id="1542" w:author="Felix Pascal (felixpas)" w:date="2025-07-01T19:16:00Z"/>
                    <w:rFonts w:ascii="Calibri" w:hAnsi="Calibri" w:cs="Calibri"/>
                    <w:color w:val="000000"/>
                  </w:rPr>
                </w:rPrChange>
              </w:rPr>
            </w:pPr>
            <w:ins w:id="1543" w:author="Felix Pascal (felixpas)" w:date="2025-07-01T19:16:00Z">
              <w:r w:rsidRPr="00C76A19">
                <w:rPr>
                  <w:rPrChange w:id="1544" w:author="Felix Pascal (felixpas)" w:date="2025-07-01T19:16:00Z">
                    <w:rPr>
                      <w:rFonts w:ascii="Calibri" w:hAnsi="Calibri" w:cs="Calibri"/>
                      <w:color w:val="000000"/>
                    </w:rPr>
                  </w:rPrChange>
                </w:rPr>
                <w:t>Vinca minor</w:t>
              </w:r>
            </w:ins>
          </w:p>
        </w:tc>
        <w:tc>
          <w:tcPr>
            <w:tcW w:w="1823" w:type="dxa"/>
            <w:noWrap/>
            <w:hideMark/>
            <w:tcPrChange w:id="1545" w:author="Felix Pascal (felixpas)" w:date="2025-07-01T19:34:00Z">
              <w:tcPr>
                <w:tcW w:w="1823" w:type="dxa"/>
                <w:noWrap/>
                <w:hideMark/>
              </w:tcPr>
            </w:tcPrChange>
          </w:tcPr>
          <w:p w14:paraId="6991C12E" w14:textId="77777777" w:rsidR="00C76A19" w:rsidRPr="00C76A19" w:rsidRDefault="00C76A19" w:rsidP="00C76A19">
            <w:pPr>
              <w:rPr>
                <w:ins w:id="1546" w:author="Felix Pascal (felixpas)" w:date="2025-07-01T19:16:00Z"/>
                <w:rPrChange w:id="1547" w:author="Felix Pascal (felixpas)" w:date="2025-07-01T19:16:00Z">
                  <w:rPr>
                    <w:ins w:id="1548" w:author="Felix Pascal (felixpas)" w:date="2025-07-01T19:16:00Z"/>
                    <w:rFonts w:ascii="Calibri" w:hAnsi="Calibri" w:cs="Calibri"/>
                    <w:color w:val="000000"/>
                  </w:rPr>
                </w:rPrChange>
              </w:rPr>
              <w:pPrChange w:id="1549" w:author="Felix Pascal (felixpas)" w:date="2025-07-01T19:16:00Z">
                <w:pPr>
                  <w:jc w:val="right"/>
                </w:pPr>
              </w:pPrChange>
            </w:pPr>
            <w:ins w:id="1550" w:author="Felix Pascal (felixpas)" w:date="2025-07-01T19:16:00Z">
              <w:r w:rsidRPr="00C76A19">
                <w:rPr>
                  <w:rPrChange w:id="1551" w:author="Felix Pascal (felixpas)" w:date="2025-07-01T19:16:00Z">
                    <w:rPr>
                      <w:rFonts w:ascii="Calibri" w:hAnsi="Calibri" w:cs="Calibri"/>
                      <w:color w:val="000000"/>
                    </w:rPr>
                  </w:rPrChange>
                </w:rPr>
                <w:t>-20.4784057</w:t>
              </w:r>
            </w:ins>
          </w:p>
        </w:tc>
        <w:tc>
          <w:tcPr>
            <w:tcW w:w="1387" w:type="dxa"/>
            <w:noWrap/>
            <w:hideMark/>
            <w:tcPrChange w:id="1552" w:author="Felix Pascal (felixpas)" w:date="2025-07-01T19:34:00Z">
              <w:tcPr>
                <w:tcW w:w="1387" w:type="dxa"/>
                <w:noWrap/>
                <w:hideMark/>
              </w:tcPr>
            </w:tcPrChange>
          </w:tcPr>
          <w:p w14:paraId="17ACEC69" w14:textId="77777777" w:rsidR="00C76A19" w:rsidRPr="00C76A19" w:rsidRDefault="00C76A19" w:rsidP="00C76A19">
            <w:pPr>
              <w:rPr>
                <w:ins w:id="1553" w:author="Felix Pascal (felixpas)" w:date="2025-07-01T19:16:00Z"/>
                <w:rPrChange w:id="1554" w:author="Felix Pascal (felixpas)" w:date="2025-07-01T19:16:00Z">
                  <w:rPr>
                    <w:ins w:id="1555" w:author="Felix Pascal (felixpas)" w:date="2025-07-01T19:16:00Z"/>
                    <w:rFonts w:ascii="Calibri" w:hAnsi="Calibri" w:cs="Calibri"/>
                    <w:color w:val="000000"/>
                  </w:rPr>
                </w:rPrChange>
              </w:rPr>
              <w:pPrChange w:id="1556" w:author="Felix Pascal (felixpas)" w:date="2025-07-01T19:16:00Z">
                <w:pPr>
                  <w:jc w:val="right"/>
                </w:pPr>
              </w:pPrChange>
            </w:pPr>
            <w:ins w:id="1557" w:author="Felix Pascal (felixpas)" w:date="2025-07-01T19:16:00Z">
              <w:r w:rsidRPr="00C76A19">
                <w:rPr>
                  <w:rPrChange w:id="1558" w:author="Felix Pascal (felixpas)" w:date="2025-07-01T19:16:00Z">
                    <w:rPr>
                      <w:rFonts w:ascii="Calibri" w:hAnsi="Calibri" w:cs="Calibri"/>
                      <w:color w:val="000000"/>
                    </w:rPr>
                  </w:rPrChange>
                </w:rPr>
                <w:t>0.027627839</w:t>
              </w:r>
            </w:ins>
          </w:p>
        </w:tc>
        <w:tc>
          <w:tcPr>
            <w:tcW w:w="2035" w:type="dxa"/>
            <w:noWrap/>
            <w:hideMark/>
            <w:tcPrChange w:id="1559" w:author="Felix Pascal (felixpas)" w:date="2025-07-01T19:34:00Z">
              <w:tcPr>
                <w:tcW w:w="1040" w:type="dxa"/>
                <w:noWrap/>
                <w:hideMark/>
              </w:tcPr>
            </w:tcPrChange>
          </w:tcPr>
          <w:p w14:paraId="5FF644CB" w14:textId="77777777" w:rsidR="00C76A19" w:rsidRPr="00C76A19" w:rsidRDefault="00C76A19">
            <w:pPr>
              <w:rPr>
                <w:ins w:id="1560" w:author="Felix Pascal (felixpas)" w:date="2025-07-01T19:16:00Z"/>
                <w:rPrChange w:id="1561" w:author="Felix Pascal (felixpas)" w:date="2025-07-01T19:16:00Z">
                  <w:rPr>
                    <w:ins w:id="1562" w:author="Felix Pascal (felixpas)" w:date="2025-07-01T19:16:00Z"/>
                    <w:rFonts w:ascii="Calibri" w:hAnsi="Calibri" w:cs="Calibri"/>
                    <w:color w:val="000000"/>
                  </w:rPr>
                </w:rPrChange>
              </w:rPr>
            </w:pPr>
            <w:ins w:id="1563" w:author="Felix Pascal (felixpas)" w:date="2025-07-01T19:16:00Z">
              <w:r w:rsidRPr="00C76A19">
                <w:rPr>
                  <w:rPrChange w:id="1564" w:author="Felix Pascal (felixpas)" w:date="2025-07-01T19:16:00Z">
                    <w:rPr>
                      <w:rFonts w:ascii="Calibri" w:hAnsi="Calibri" w:cs="Calibri"/>
                      <w:color w:val="000000"/>
                    </w:rPr>
                  </w:rPrChange>
                </w:rPr>
                <w:t>decreasing</w:t>
              </w:r>
            </w:ins>
          </w:p>
        </w:tc>
        <w:tc>
          <w:tcPr>
            <w:tcW w:w="851" w:type="dxa"/>
            <w:noWrap/>
            <w:hideMark/>
            <w:tcPrChange w:id="1565" w:author="Felix Pascal (felixpas)" w:date="2025-07-01T19:34:00Z">
              <w:tcPr>
                <w:tcW w:w="1846" w:type="dxa"/>
                <w:gridSpan w:val="2"/>
                <w:noWrap/>
                <w:hideMark/>
              </w:tcPr>
            </w:tcPrChange>
          </w:tcPr>
          <w:p w14:paraId="05BA18FC" w14:textId="77777777" w:rsidR="00C76A19" w:rsidRPr="00C76A19" w:rsidRDefault="00C76A19" w:rsidP="00C76A19">
            <w:pPr>
              <w:rPr>
                <w:ins w:id="1566" w:author="Felix Pascal (felixpas)" w:date="2025-07-01T19:16:00Z"/>
                <w:rPrChange w:id="1567" w:author="Felix Pascal (felixpas)" w:date="2025-07-01T19:16:00Z">
                  <w:rPr>
                    <w:ins w:id="1568" w:author="Felix Pascal (felixpas)" w:date="2025-07-01T19:16:00Z"/>
                    <w:rFonts w:ascii="Calibri" w:hAnsi="Calibri" w:cs="Calibri"/>
                    <w:color w:val="000000"/>
                  </w:rPr>
                </w:rPrChange>
              </w:rPr>
              <w:pPrChange w:id="1569" w:author="Felix Pascal (felixpas)" w:date="2025-07-01T19:16:00Z">
                <w:pPr>
                  <w:jc w:val="right"/>
                </w:pPr>
              </w:pPrChange>
            </w:pPr>
            <w:ins w:id="1570" w:author="Felix Pascal (felixpas)" w:date="2025-07-01T19:16:00Z">
              <w:r w:rsidRPr="00C76A19">
                <w:rPr>
                  <w:rPrChange w:id="1571" w:author="Felix Pascal (felixpas)" w:date="2025-07-01T19:16:00Z">
                    <w:rPr>
                      <w:rFonts w:ascii="Calibri" w:hAnsi="Calibri" w:cs="Calibri"/>
                      <w:color w:val="000000"/>
                    </w:rPr>
                  </w:rPrChange>
                </w:rPr>
                <w:t>35</w:t>
              </w:r>
            </w:ins>
          </w:p>
        </w:tc>
      </w:tr>
      <w:tr w:rsidR="00C76A19" w:rsidRPr="00C76A19" w14:paraId="006A109A" w14:textId="77777777" w:rsidTr="00D247C6">
        <w:trPr>
          <w:trHeight w:val="288"/>
          <w:ins w:id="1572" w:author="Felix Pascal (felixpas)" w:date="2025-07-01T19:16:00Z"/>
          <w:trPrChange w:id="1573" w:author="Felix Pascal (felixpas)" w:date="2025-07-01T19:34:00Z">
            <w:trPr>
              <w:gridAfter w:val="0"/>
              <w:trHeight w:val="288"/>
            </w:trPr>
          </w:trPrChange>
        </w:trPr>
        <w:tc>
          <w:tcPr>
            <w:tcW w:w="3397" w:type="dxa"/>
            <w:noWrap/>
            <w:hideMark/>
            <w:tcPrChange w:id="1574" w:author="Felix Pascal (felixpas)" w:date="2025-07-01T19:34:00Z">
              <w:tcPr>
                <w:tcW w:w="2740" w:type="dxa"/>
                <w:noWrap/>
                <w:hideMark/>
              </w:tcPr>
            </w:tcPrChange>
          </w:tcPr>
          <w:p w14:paraId="444691D6" w14:textId="77777777" w:rsidR="00C76A19" w:rsidRPr="00C76A19" w:rsidRDefault="00C76A19">
            <w:pPr>
              <w:rPr>
                <w:ins w:id="1575" w:author="Felix Pascal (felixpas)" w:date="2025-07-01T19:16:00Z"/>
                <w:rPrChange w:id="1576" w:author="Felix Pascal (felixpas)" w:date="2025-07-01T19:16:00Z">
                  <w:rPr>
                    <w:ins w:id="1577" w:author="Felix Pascal (felixpas)" w:date="2025-07-01T19:16:00Z"/>
                    <w:rFonts w:ascii="Calibri" w:hAnsi="Calibri" w:cs="Calibri"/>
                    <w:color w:val="000000"/>
                  </w:rPr>
                </w:rPrChange>
              </w:rPr>
            </w:pPr>
            <w:proofErr w:type="spellStart"/>
            <w:ins w:id="1578" w:author="Felix Pascal (felixpas)" w:date="2025-07-01T19:16:00Z">
              <w:r w:rsidRPr="00C76A19">
                <w:rPr>
                  <w:rPrChange w:id="1579" w:author="Felix Pascal (felixpas)" w:date="2025-07-01T19:16:00Z">
                    <w:rPr>
                      <w:rFonts w:ascii="Calibri" w:hAnsi="Calibri" w:cs="Calibri"/>
                      <w:color w:val="000000"/>
                    </w:rPr>
                  </w:rPrChange>
                </w:rPr>
                <w:t>Galium</w:t>
              </w:r>
              <w:proofErr w:type="spellEnd"/>
              <w:r w:rsidRPr="00C76A19">
                <w:rPr>
                  <w:rPrChange w:id="1580" w:author="Felix Pascal (felixpas)" w:date="2025-07-01T19:16:00Z">
                    <w:rPr>
                      <w:rFonts w:ascii="Calibri" w:hAnsi="Calibri" w:cs="Calibri"/>
                      <w:color w:val="000000"/>
                    </w:rPr>
                  </w:rPrChange>
                </w:rPr>
                <w:t xml:space="preserve"> </w:t>
              </w:r>
              <w:proofErr w:type="spellStart"/>
              <w:r w:rsidRPr="00C76A19">
                <w:rPr>
                  <w:rPrChange w:id="1581" w:author="Felix Pascal (felixpas)" w:date="2025-07-01T19:16:00Z">
                    <w:rPr>
                      <w:rFonts w:ascii="Calibri" w:hAnsi="Calibri" w:cs="Calibri"/>
                      <w:color w:val="000000"/>
                    </w:rPr>
                  </w:rPrChange>
                </w:rPr>
                <w:t>palustre</w:t>
              </w:r>
              <w:proofErr w:type="spellEnd"/>
            </w:ins>
          </w:p>
        </w:tc>
        <w:tc>
          <w:tcPr>
            <w:tcW w:w="1823" w:type="dxa"/>
            <w:noWrap/>
            <w:hideMark/>
            <w:tcPrChange w:id="1582" w:author="Felix Pascal (felixpas)" w:date="2025-07-01T19:34:00Z">
              <w:tcPr>
                <w:tcW w:w="2480" w:type="dxa"/>
                <w:gridSpan w:val="2"/>
                <w:noWrap/>
                <w:hideMark/>
              </w:tcPr>
            </w:tcPrChange>
          </w:tcPr>
          <w:p w14:paraId="6255907D" w14:textId="77777777" w:rsidR="00C76A19" w:rsidRPr="00C76A19" w:rsidRDefault="00C76A19" w:rsidP="00C76A19">
            <w:pPr>
              <w:rPr>
                <w:ins w:id="1583" w:author="Felix Pascal (felixpas)" w:date="2025-07-01T19:16:00Z"/>
                <w:rPrChange w:id="1584" w:author="Felix Pascal (felixpas)" w:date="2025-07-01T19:16:00Z">
                  <w:rPr>
                    <w:ins w:id="1585" w:author="Felix Pascal (felixpas)" w:date="2025-07-01T19:16:00Z"/>
                    <w:rFonts w:ascii="Calibri" w:hAnsi="Calibri" w:cs="Calibri"/>
                    <w:color w:val="000000"/>
                  </w:rPr>
                </w:rPrChange>
              </w:rPr>
              <w:pPrChange w:id="1586" w:author="Felix Pascal (felixpas)" w:date="2025-07-01T19:16:00Z">
                <w:pPr>
                  <w:jc w:val="right"/>
                </w:pPr>
              </w:pPrChange>
            </w:pPr>
            <w:ins w:id="1587" w:author="Felix Pascal (felixpas)" w:date="2025-07-01T19:16:00Z">
              <w:r w:rsidRPr="00C76A19">
                <w:rPr>
                  <w:rPrChange w:id="1588" w:author="Felix Pascal (felixpas)" w:date="2025-07-01T19:16:00Z">
                    <w:rPr>
                      <w:rFonts w:ascii="Calibri" w:hAnsi="Calibri" w:cs="Calibri"/>
                      <w:color w:val="000000"/>
                    </w:rPr>
                  </w:rPrChange>
                </w:rPr>
                <w:t>-20.1011401</w:t>
              </w:r>
            </w:ins>
          </w:p>
        </w:tc>
        <w:tc>
          <w:tcPr>
            <w:tcW w:w="1387" w:type="dxa"/>
            <w:noWrap/>
            <w:hideMark/>
            <w:tcPrChange w:id="1589" w:author="Felix Pascal (felixpas)" w:date="2025-07-01T19:34:00Z">
              <w:tcPr>
                <w:tcW w:w="1300" w:type="dxa"/>
                <w:noWrap/>
                <w:hideMark/>
              </w:tcPr>
            </w:tcPrChange>
          </w:tcPr>
          <w:p w14:paraId="0794EBC6" w14:textId="77777777" w:rsidR="00C76A19" w:rsidRPr="00C76A19" w:rsidRDefault="00C76A19" w:rsidP="00C76A19">
            <w:pPr>
              <w:rPr>
                <w:ins w:id="1590" w:author="Felix Pascal (felixpas)" w:date="2025-07-01T19:16:00Z"/>
                <w:rPrChange w:id="1591" w:author="Felix Pascal (felixpas)" w:date="2025-07-01T19:16:00Z">
                  <w:rPr>
                    <w:ins w:id="1592" w:author="Felix Pascal (felixpas)" w:date="2025-07-01T19:16:00Z"/>
                    <w:rFonts w:ascii="Calibri" w:hAnsi="Calibri" w:cs="Calibri"/>
                    <w:color w:val="000000"/>
                  </w:rPr>
                </w:rPrChange>
              </w:rPr>
              <w:pPrChange w:id="1593" w:author="Felix Pascal (felixpas)" w:date="2025-07-01T19:16:00Z">
                <w:pPr>
                  <w:jc w:val="right"/>
                </w:pPr>
              </w:pPrChange>
            </w:pPr>
            <w:ins w:id="1594" w:author="Felix Pascal (felixpas)" w:date="2025-07-01T19:16:00Z">
              <w:r w:rsidRPr="00C76A19">
                <w:rPr>
                  <w:rPrChange w:id="1595" w:author="Felix Pascal (felixpas)" w:date="2025-07-01T19:16:00Z">
                    <w:rPr>
                      <w:rFonts w:ascii="Calibri" w:hAnsi="Calibri" w:cs="Calibri"/>
                      <w:color w:val="000000"/>
                    </w:rPr>
                  </w:rPrChange>
                </w:rPr>
                <w:t>0.017924744</w:t>
              </w:r>
            </w:ins>
          </w:p>
        </w:tc>
        <w:tc>
          <w:tcPr>
            <w:tcW w:w="2035" w:type="dxa"/>
            <w:noWrap/>
            <w:hideMark/>
            <w:tcPrChange w:id="1596" w:author="Felix Pascal (felixpas)" w:date="2025-07-01T19:34:00Z">
              <w:tcPr>
                <w:tcW w:w="1040" w:type="dxa"/>
                <w:noWrap/>
                <w:hideMark/>
              </w:tcPr>
            </w:tcPrChange>
          </w:tcPr>
          <w:p w14:paraId="7725AEAB" w14:textId="77777777" w:rsidR="00C76A19" w:rsidRPr="00C76A19" w:rsidRDefault="00C76A19">
            <w:pPr>
              <w:rPr>
                <w:ins w:id="1597" w:author="Felix Pascal (felixpas)" w:date="2025-07-01T19:16:00Z"/>
                <w:rPrChange w:id="1598" w:author="Felix Pascal (felixpas)" w:date="2025-07-01T19:16:00Z">
                  <w:rPr>
                    <w:ins w:id="1599" w:author="Felix Pascal (felixpas)" w:date="2025-07-01T19:16:00Z"/>
                    <w:rFonts w:ascii="Calibri" w:hAnsi="Calibri" w:cs="Calibri"/>
                    <w:color w:val="000000"/>
                  </w:rPr>
                </w:rPrChange>
              </w:rPr>
            </w:pPr>
            <w:ins w:id="1600" w:author="Felix Pascal (felixpas)" w:date="2025-07-01T19:16:00Z">
              <w:r w:rsidRPr="00C76A19">
                <w:rPr>
                  <w:rPrChange w:id="1601" w:author="Felix Pascal (felixpas)" w:date="2025-07-01T19:16:00Z">
                    <w:rPr>
                      <w:rFonts w:ascii="Calibri" w:hAnsi="Calibri" w:cs="Calibri"/>
                      <w:color w:val="000000"/>
                    </w:rPr>
                  </w:rPrChange>
                </w:rPr>
                <w:t>decreasing</w:t>
              </w:r>
            </w:ins>
          </w:p>
        </w:tc>
        <w:tc>
          <w:tcPr>
            <w:tcW w:w="851" w:type="dxa"/>
            <w:noWrap/>
            <w:hideMark/>
            <w:tcPrChange w:id="1602" w:author="Felix Pascal (felixpas)" w:date="2025-07-01T19:34:00Z">
              <w:tcPr>
                <w:tcW w:w="900" w:type="dxa"/>
                <w:noWrap/>
                <w:hideMark/>
              </w:tcPr>
            </w:tcPrChange>
          </w:tcPr>
          <w:p w14:paraId="7BAAC89C" w14:textId="77777777" w:rsidR="00C76A19" w:rsidRPr="00C76A19" w:rsidRDefault="00C76A19" w:rsidP="00C76A19">
            <w:pPr>
              <w:rPr>
                <w:ins w:id="1603" w:author="Felix Pascal (felixpas)" w:date="2025-07-01T19:16:00Z"/>
                <w:rPrChange w:id="1604" w:author="Felix Pascal (felixpas)" w:date="2025-07-01T19:16:00Z">
                  <w:rPr>
                    <w:ins w:id="1605" w:author="Felix Pascal (felixpas)" w:date="2025-07-01T19:16:00Z"/>
                    <w:rFonts w:ascii="Calibri" w:hAnsi="Calibri" w:cs="Calibri"/>
                    <w:color w:val="000000"/>
                  </w:rPr>
                </w:rPrChange>
              </w:rPr>
              <w:pPrChange w:id="1606" w:author="Felix Pascal (felixpas)" w:date="2025-07-01T19:16:00Z">
                <w:pPr>
                  <w:jc w:val="right"/>
                </w:pPr>
              </w:pPrChange>
            </w:pPr>
            <w:ins w:id="1607" w:author="Felix Pascal (felixpas)" w:date="2025-07-01T19:16:00Z">
              <w:r w:rsidRPr="00C76A19">
                <w:rPr>
                  <w:rPrChange w:id="1608" w:author="Felix Pascal (felixpas)" w:date="2025-07-01T19:16:00Z">
                    <w:rPr>
                      <w:rFonts w:ascii="Calibri" w:hAnsi="Calibri" w:cs="Calibri"/>
                      <w:color w:val="000000"/>
                    </w:rPr>
                  </w:rPrChange>
                </w:rPr>
                <w:t>22</w:t>
              </w:r>
            </w:ins>
          </w:p>
        </w:tc>
      </w:tr>
      <w:tr w:rsidR="00D247C6" w:rsidRPr="00D247C6" w14:paraId="4BC90531" w14:textId="77777777" w:rsidTr="00D247C6">
        <w:tblPrEx>
          <w:tblPrExChange w:id="1609" w:author="Felix Pascal (felixpas)" w:date="2025-07-01T19:34:00Z">
            <w:tblPrEx>
              <w:tblW w:w="9493" w:type="dxa"/>
            </w:tblPrEx>
          </w:tblPrExChange>
        </w:tblPrEx>
        <w:trPr>
          <w:trHeight w:val="288"/>
          <w:ins w:id="1610" w:author="Felix Pascal (felixpas)" w:date="2025-07-01T19:16:00Z"/>
          <w:trPrChange w:id="1611" w:author="Felix Pascal (felixpas)" w:date="2025-07-01T19:34:00Z">
            <w:trPr>
              <w:trHeight w:val="288"/>
            </w:trPr>
          </w:trPrChange>
        </w:trPr>
        <w:tc>
          <w:tcPr>
            <w:tcW w:w="3397" w:type="dxa"/>
            <w:noWrap/>
            <w:hideMark/>
            <w:tcPrChange w:id="1612" w:author="Felix Pascal (felixpas)" w:date="2025-07-01T19:34:00Z">
              <w:tcPr>
                <w:tcW w:w="3397" w:type="dxa"/>
                <w:gridSpan w:val="2"/>
                <w:noWrap/>
                <w:hideMark/>
              </w:tcPr>
            </w:tcPrChange>
          </w:tcPr>
          <w:p w14:paraId="41C96920" w14:textId="77777777" w:rsidR="00C76A19" w:rsidRPr="00C76A19" w:rsidRDefault="00C76A19">
            <w:pPr>
              <w:rPr>
                <w:ins w:id="1613" w:author="Felix Pascal (felixpas)" w:date="2025-07-01T19:16:00Z"/>
                <w:rPrChange w:id="1614" w:author="Felix Pascal (felixpas)" w:date="2025-07-01T19:16:00Z">
                  <w:rPr>
                    <w:ins w:id="1615" w:author="Felix Pascal (felixpas)" w:date="2025-07-01T19:16:00Z"/>
                    <w:rFonts w:ascii="Calibri" w:hAnsi="Calibri" w:cs="Calibri"/>
                    <w:color w:val="000000"/>
                  </w:rPr>
                </w:rPrChange>
              </w:rPr>
            </w:pPr>
            <w:ins w:id="1616" w:author="Felix Pascal (felixpas)" w:date="2025-07-01T19:16:00Z">
              <w:r w:rsidRPr="00C76A19">
                <w:rPr>
                  <w:rPrChange w:id="1617" w:author="Felix Pascal (felixpas)" w:date="2025-07-01T19:16:00Z">
                    <w:rPr>
                      <w:rFonts w:ascii="Calibri" w:hAnsi="Calibri" w:cs="Calibri"/>
                      <w:color w:val="000000"/>
                    </w:rPr>
                  </w:rPrChange>
                </w:rPr>
                <w:t>Solidago canadensis</w:t>
              </w:r>
            </w:ins>
          </w:p>
        </w:tc>
        <w:tc>
          <w:tcPr>
            <w:tcW w:w="1823" w:type="dxa"/>
            <w:noWrap/>
            <w:hideMark/>
            <w:tcPrChange w:id="1618" w:author="Felix Pascal (felixpas)" w:date="2025-07-01T19:34:00Z">
              <w:tcPr>
                <w:tcW w:w="1823" w:type="dxa"/>
                <w:noWrap/>
                <w:hideMark/>
              </w:tcPr>
            </w:tcPrChange>
          </w:tcPr>
          <w:p w14:paraId="66D2CDFC" w14:textId="77777777" w:rsidR="00C76A19" w:rsidRPr="00C76A19" w:rsidRDefault="00C76A19" w:rsidP="00C76A19">
            <w:pPr>
              <w:rPr>
                <w:ins w:id="1619" w:author="Felix Pascal (felixpas)" w:date="2025-07-01T19:16:00Z"/>
                <w:rPrChange w:id="1620" w:author="Felix Pascal (felixpas)" w:date="2025-07-01T19:16:00Z">
                  <w:rPr>
                    <w:ins w:id="1621" w:author="Felix Pascal (felixpas)" w:date="2025-07-01T19:16:00Z"/>
                    <w:rFonts w:ascii="Calibri" w:hAnsi="Calibri" w:cs="Calibri"/>
                    <w:color w:val="000000"/>
                  </w:rPr>
                </w:rPrChange>
              </w:rPr>
              <w:pPrChange w:id="1622" w:author="Felix Pascal (felixpas)" w:date="2025-07-01T19:16:00Z">
                <w:pPr>
                  <w:jc w:val="right"/>
                </w:pPr>
              </w:pPrChange>
            </w:pPr>
            <w:ins w:id="1623" w:author="Felix Pascal (felixpas)" w:date="2025-07-01T19:16:00Z">
              <w:r w:rsidRPr="00C76A19">
                <w:rPr>
                  <w:rPrChange w:id="1624" w:author="Felix Pascal (felixpas)" w:date="2025-07-01T19:16:00Z">
                    <w:rPr>
                      <w:rFonts w:ascii="Calibri" w:hAnsi="Calibri" w:cs="Calibri"/>
                      <w:color w:val="000000"/>
                    </w:rPr>
                  </w:rPrChange>
                </w:rPr>
                <w:t>-19.09976391</w:t>
              </w:r>
            </w:ins>
          </w:p>
        </w:tc>
        <w:tc>
          <w:tcPr>
            <w:tcW w:w="1387" w:type="dxa"/>
            <w:noWrap/>
            <w:hideMark/>
            <w:tcPrChange w:id="1625" w:author="Felix Pascal (felixpas)" w:date="2025-07-01T19:34:00Z">
              <w:tcPr>
                <w:tcW w:w="1387" w:type="dxa"/>
                <w:noWrap/>
                <w:hideMark/>
              </w:tcPr>
            </w:tcPrChange>
          </w:tcPr>
          <w:p w14:paraId="403522D3" w14:textId="77777777" w:rsidR="00C76A19" w:rsidRPr="00C76A19" w:rsidRDefault="00C76A19" w:rsidP="00C76A19">
            <w:pPr>
              <w:rPr>
                <w:ins w:id="1626" w:author="Felix Pascal (felixpas)" w:date="2025-07-01T19:16:00Z"/>
                <w:rPrChange w:id="1627" w:author="Felix Pascal (felixpas)" w:date="2025-07-01T19:16:00Z">
                  <w:rPr>
                    <w:ins w:id="1628" w:author="Felix Pascal (felixpas)" w:date="2025-07-01T19:16:00Z"/>
                    <w:rFonts w:ascii="Calibri" w:hAnsi="Calibri" w:cs="Calibri"/>
                    <w:color w:val="000000"/>
                  </w:rPr>
                </w:rPrChange>
              </w:rPr>
              <w:pPrChange w:id="1629" w:author="Felix Pascal (felixpas)" w:date="2025-07-01T19:16:00Z">
                <w:pPr>
                  <w:jc w:val="right"/>
                </w:pPr>
              </w:pPrChange>
            </w:pPr>
            <w:ins w:id="1630" w:author="Felix Pascal (felixpas)" w:date="2025-07-01T19:16:00Z">
              <w:r w:rsidRPr="00C76A19">
                <w:rPr>
                  <w:rPrChange w:id="1631" w:author="Felix Pascal (felixpas)" w:date="2025-07-01T19:16:00Z">
                    <w:rPr>
                      <w:rFonts w:ascii="Calibri" w:hAnsi="Calibri" w:cs="Calibri"/>
                      <w:color w:val="000000"/>
                    </w:rPr>
                  </w:rPrChange>
                </w:rPr>
                <w:t>0.013894539</w:t>
              </w:r>
            </w:ins>
          </w:p>
        </w:tc>
        <w:tc>
          <w:tcPr>
            <w:tcW w:w="2035" w:type="dxa"/>
            <w:noWrap/>
            <w:hideMark/>
            <w:tcPrChange w:id="1632" w:author="Felix Pascal (felixpas)" w:date="2025-07-01T19:34:00Z">
              <w:tcPr>
                <w:tcW w:w="1040" w:type="dxa"/>
                <w:noWrap/>
                <w:hideMark/>
              </w:tcPr>
            </w:tcPrChange>
          </w:tcPr>
          <w:p w14:paraId="5185D02B" w14:textId="77777777" w:rsidR="00C76A19" w:rsidRPr="00C76A19" w:rsidRDefault="00C76A19">
            <w:pPr>
              <w:rPr>
                <w:ins w:id="1633" w:author="Felix Pascal (felixpas)" w:date="2025-07-01T19:16:00Z"/>
                <w:rPrChange w:id="1634" w:author="Felix Pascal (felixpas)" w:date="2025-07-01T19:16:00Z">
                  <w:rPr>
                    <w:ins w:id="1635" w:author="Felix Pascal (felixpas)" w:date="2025-07-01T19:16:00Z"/>
                    <w:rFonts w:ascii="Calibri" w:hAnsi="Calibri" w:cs="Calibri"/>
                    <w:color w:val="000000"/>
                  </w:rPr>
                </w:rPrChange>
              </w:rPr>
            </w:pPr>
            <w:ins w:id="1636" w:author="Felix Pascal (felixpas)" w:date="2025-07-01T19:16:00Z">
              <w:r w:rsidRPr="00C76A19">
                <w:rPr>
                  <w:rPrChange w:id="1637" w:author="Felix Pascal (felixpas)" w:date="2025-07-01T19:16:00Z">
                    <w:rPr>
                      <w:rFonts w:ascii="Calibri" w:hAnsi="Calibri" w:cs="Calibri"/>
                      <w:color w:val="000000"/>
                    </w:rPr>
                  </w:rPrChange>
                </w:rPr>
                <w:t>decreasing</w:t>
              </w:r>
            </w:ins>
          </w:p>
        </w:tc>
        <w:tc>
          <w:tcPr>
            <w:tcW w:w="851" w:type="dxa"/>
            <w:noWrap/>
            <w:hideMark/>
            <w:tcPrChange w:id="1638" w:author="Felix Pascal (felixpas)" w:date="2025-07-01T19:34:00Z">
              <w:tcPr>
                <w:tcW w:w="1846" w:type="dxa"/>
                <w:gridSpan w:val="2"/>
                <w:noWrap/>
                <w:hideMark/>
              </w:tcPr>
            </w:tcPrChange>
          </w:tcPr>
          <w:p w14:paraId="158FE175" w14:textId="77777777" w:rsidR="00C76A19" w:rsidRPr="00C76A19" w:rsidRDefault="00C76A19" w:rsidP="00C76A19">
            <w:pPr>
              <w:rPr>
                <w:ins w:id="1639" w:author="Felix Pascal (felixpas)" w:date="2025-07-01T19:16:00Z"/>
                <w:rPrChange w:id="1640" w:author="Felix Pascal (felixpas)" w:date="2025-07-01T19:16:00Z">
                  <w:rPr>
                    <w:ins w:id="1641" w:author="Felix Pascal (felixpas)" w:date="2025-07-01T19:16:00Z"/>
                    <w:rFonts w:ascii="Calibri" w:hAnsi="Calibri" w:cs="Calibri"/>
                    <w:color w:val="000000"/>
                  </w:rPr>
                </w:rPrChange>
              </w:rPr>
              <w:pPrChange w:id="1642" w:author="Felix Pascal (felixpas)" w:date="2025-07-01T19:16:00Z">
                <w:pPr>
                  <w:jc w:val="right"/>
                </w:pPr>
              </w:pPrChange>
            </w:pPr>
            <w:ins w:id="1643" w:author="Felix Pascal (felixpas)" w:date="2025-07-01T19:16:00Z">
              <w:r w:rsidRPr="00C76A19">
                <w:rPr>
                  <w:rPrChange w:id="1644" w:author="Felix Pascal (felixpas)" w:date="2025-07-01T19:16:00Z">
                    <w:rPr>
                      <w:rFonts w:ascii="Calibri" w:hAnsi="Calibri" w:cs="Calibri"/>
                      <w:color w:val="000000"/>
                    </w:rPr>
                  </w:rPrChange>
                </w:rPr>
                <w:t>10</w:t>
              </w:r>
            </w:ins>
          </w:p>
        </w:tc>
      </w:tr>
      <w:tr w:rsidR="00C76A19" w:rsidRPr="00C76A19" w14:paraId="43040EE2" w14:textId="77777777" w:rsidTr="00D247C6">
        <w:trPr>
          <w:trHeight w:val="288"/>
          <w:ins w:id="1645" w:author="Felix Pascal (felixpas)" w:date="2025-07-01T19:16:00Z"/>
          <w:trPrChange w:id="1646" w:author="Felix Pascal (felixpas)" w:date="2025-07-01T19:34:00Z">
            <w:trPr>
              <w:gridAfter w:val="0"/>
              <w:trHeight w:val="288"/>
            </w:trPr>
          </w:trPrChange>
        </w:trPr>
        <w:tc>
          <w:tcPr>
            <w:tcW w:w="3397" w:type="dxa"/>
            <w:noWrap/>
            <w:hideMark/>
            <w:tcPrChange w:id="1647" w:author="Felix Pascal (felixpas)" w:date="2025-07-01T19:34:00Z">
              <w:tcPr>
                <w:tcW w:w="2740" w:type="dxa"/>
                <w:noWrap/>
                <w:hideMark/>
              </w:tcPr>
            </w:tcPrChange>
          </w:tcPr>
          <w:p w14:paraId="79D911C6" w14:textId="77777777" w:rsidR="00C76A19" w:rsidRPr="00C76A19" w:rsidRDefault="00C76A19">
            <w:pPr>
              <w:rPr>
                <w:ins w:id="1648" w:author="Felix Pascal (felixpas)" w:date="2025-07-01T19:16:00Z"/>
                <w:rPrChange w:id="1649" w:author="Felix Pascal (felixpas)" w:date="2025-07-01T19:16:00Z">
                  <w:rPr>
                    <w:ins w:id="1650" w:author="Felix Pascal (felixpas)" w:date="2025-07-01T19:16:00Z"/>
                    <w:rFonts w:ascii="Calibri" w:hAnsi="Calibri" w:cs="Calibri"/>
                    <w:color w:val="000000"/>
                  </w:rPr>
                </w:rPrChange>
              </w:rPr>
            </w:pPr>
            <w:ins w:id="1651" w:author="Felix Pascal (felixpas)" w:date="2025-07-01T19:16:00Z">
              <w:r w:rsidRPr="00C76A19">
                <w:rPr>
                  <w:rPrChange w:id="1652" w:author="Felix Pascal (felixpas)" w:date="2025-07-01T19:16:00Z">
                    <w:rPr>
                      <w:rFonts w:ascii="Calibri" w:hAnsi="Calibri" w:cs="Calibri"/>
                      <w:color w:val="000000"/>
                    </w:rPr>
                  </w:rPrChange>
                </w:rPr>
                <w:t xml:space="preserve">Daphne </w:t>
              </w:r>
              <w:proofErr w:type="spellStart"/>
              <w:r w:rsidRPr="00C76A19">
                <w:rPr>
                  <w:rPrChange w:id="1653" w:author="Felix Pascal (felixpas)" w:date="2025-07-01T19:16:00Z">
                    <w:rPr>
                      <w:rFonts w:ascii="Calibri" w:hAnsi="Calibri" w:cs="Calibri"/>
                      <w:color w:val="000000"/>
                    </w:rPr>
                  </w:rPrChange>
                </w:rPr>
                <w:t>laureola</w:t>
              </w:r>
              <w:proofErr w:type="spellEnd"/>
            </w:ins>
          </w:p>
        </w:tc>
        <w:tc>
          <w:tcPr>
            <w:tcW w:w="1823" w:type="dxa"/>
            <w:noWrap/>
            <w:hideMark/>
            <w:tcPrChange w:id="1654" w:author="Felix Pascal (felixpas)" w:date="2025-07-01T19:34:00Z">
              <w:tcPr>
                <w:tcW w:w="2480" w:type="dxa"/>
                <w:gridSpan w:val="2"/>
                <w:noWrap/>
                <w:hideMark/>
              </w:tcPr>
            </w:tcPrChange>
          </w:tcPr>
          <w:p w14:paraId="178BC521" w14:textId="77777777" w:rsidR="00C76A19" w:rsidRPr="00C76A19" w:rsidRDefault="00C76A19" w:rsidP="00C76A19">
            <w:pPr>
              <w:rPr>
                <w:ins w:id="1655" w:author="Felix Pascal (felixpas)" w:date="2025-07-01T19:16:00Z"/>
                <w:rPrChange w:id="1656" w:author="Felix Pascal (felixpas)" w:date="2025-07-01T19:16:00Z">
                  <w:rPr>
                    <w:ins w:id="1657" w:author="Felix Pascal (felixpas)" w:date="2025-07-01T19:16:00Z"/>
                    <w:rFonts w:ascii="Calibri" w:hAnsi="Calibri" w:cs="Calibri"/>
                    <w:color w:val="000000"/>
                  </w:rPr>
                </w:rPrChange>
              </w:rPr>
              <w:pPrChange w:id="1658" w:author="Felix Pascal (felixpas)" w:date="2025-07-01T19:16:00Z">
                <w:pPr>
                  <w:jc w:val="right"/>
                </w:pPr>
              </w:pPrChange>
            </w:pPr>
            <w:ins w:id="1659" w:author="Felix Pascal (felixpas)" w:date="2025-07-01T19:16:00Z">
              <w:r w:rsidRPr="00C76A19">
                <w:rPr>
                  <w:rPrChange w:id="1660" w:author="Felix Pascal (felixpas)" w:date="2025-07-01T19:16:00Z">
                    <w:rPr>
                      <w:rFonts w:ascii="Calibri" w:hAnsi="Calibri" w:cs="Calibri"/>
                      <w:color w:val="000000"/>
                    </w:rPr>
                  </w:rPrChange>
                </w:rPr>
                <w:t>-18.5614038</w:t>
              </w:r>
            </w:ins>
          </w:p>
        </w:tc>
        <w:tc>
          <w:tcPr>
            <w:tcW w:w="1387" w:type="dxa"/>
            <w:noWrap/>
            <w:hideMark/>
            <w:tcPrChange w:id="1661" w:author="Felix Pascal (felixpas)" w:date="2025-07-01T19:34:00Z">
              <w:tcPr>
                <w:tcW w:w="1300" w:type="dxa"/>
                <w:noWrap/>
                <w:hideMark/>
              </w:tcPr>
            </w:tcPrChange>
          </w:tcPr>
          <w:p w14:paraId="6816418D" w14:textId="77777777" w:rsidR="00C76A19" w:rsidRPr="00C76A19" w:rsidRDefault="00C76A19" w:rsidP="00C76A19">
            <w:pPr>
              <w:rPr>
                <w:ins w:id="1662" w:author="Felix Pascal (felixpas)" w:date="2025-07-01T19:16:00Z"/>
                <w:rPrChange w:id="1663" w:author="Felix Pascal (felixpas)" w:date="2025-07-01T19:16:00Z">
                  <w:rPr>
                    <w:ins w:id="1664" w:author="Felix Pascal (felixpas)" w:date="2025-07-01T19:16:00Z"/>
                    <w:rFonts w:ascii="Calibri" w:hAnsi="Calibri" w:cs="Calibri"/>
                    <w:color w:val="000000"/>
                  </w:rPr>
                </w:rPrChange>
              </w:rPr>
              <w:pPrChange w:id="1665" w:author="Felix Pascal (felixpas)" w:date="2025-07-01T19:16:00Z">
                <w:pPr>
                  <w:jc w:val="right"/>
                </w:pPr>
              </w:pPrChange>
            </w:pPr>
            <w:ins w:id="1666" w:author="Felix Pascal (felixpas)" w:date="2025-07-01T19:16:00Z">
              <w:r w:rsidRPr="00C76A19">
                <w:rPr>
                  <w:rPrChange w:id="1667" w:author="Felix Pascal (felixpas)" w:date="2025-07-01T19:16:00Z">
                    <w:rPr>
                      <w:rFonts w:ascii="Calibri" w:hAnsi="Calibri" w:cs="Calibri"/>
                      <w:color w:val="000000"/>
                    </w:rPr>
                  </w:rPrChange>
                </w:rPr>
                <w:t>0.029962746</w:t>
              </w:r>
            </w:ins>
          </w:p>
        </w:tc>
        <w:tc>
          <w:tcPr>
            <w:tcW w:w="2035" w:type="dxa"/>
            <w:noWrap/>
            <w:hideMark/>
            <w:tcPrChange w:id="1668" w:author="Felix Pascal (felixpas)" w:date="2025-07-01T19:34:00Z">
              <w:tcPr>
                <w:tcW w:w="1040" w:type="dxa"/>
                <w:noWrap/>
                <w:hideMark/>
              </w:tcPr>
            </w:tcPrChange>
          </w:tcPr>
          <w:p w14:paraId="38DDB1C3" w14:textId="77777777" w:rsidR="00C76A19" w:rsidRPr="00C76A19" w:rsidRDefault="00C76A19">
            <w:pPr>
              <w:rPr>
                <w:ins w:id="1669" w:author="Felix Pascal (felixpas)" w:date="2025-07-01T19:16:00Z"/>
                <w:rPrChange w:id="1670" w:author="Felix Pascal (felixpas)" w:date="2025-07-01T19:16:00Z">
                  <w:rPr>
                    <w:ins w:id="1671" w:author="Felix Pascal (felixpas)" w:date="2025-07-01T19:16:00Z"/>
                    <w:rFonts w:ascii="Calibri" w:hAnsi="Calibri" w:cs="Calibri"/>
                    <w:color w:val="000000"/>
                  </w:rPr>
                </w:rPrChange>
              </w:rPr>
            </w:pPr>
            <w:ins w:id="1672" w:author="Felix Pascal (felixpas)" w:date="2025-07-01T19:16:00Z">
              <w:r w:rsidRPr="00C76A19">
                <w:rPr>
                  <w:rPrChange w:id="1673" w:author="Felix Pascal (felixpas)" w:date="2025-07-01T19:16:00Z">
                    <w:rPr>
                      <w:rFonts w:ascii="Calibri" w:hAnsi="Calibri" w:cs="Calibri"/>
                      <w:color w:val="000000"/>
                    </w:rPr>
                  </w:rPrChange>
                </w:rPr>
                <w:t>decreasing</w:t>
              </w:r>
            </w:ins>
          </w:p>
        </w:tc>
        <w:tc>
          <w:tcPr>
            <w:tcW w:w="851" w:type="dxa"/>
            <w:noWrap/>
            <w:hideMark/>
            <w:tcPrChange w:id="1674" w:author="Felix Pascal (felixpas)" w:date="2025-07-01T19:34:00Z">
              <w:tcPr>
                <w:tcW w:w="900" w:type="dxa"/>
                <w:noWrap/>
                <w:hideMark/>
              </w:tcPr>
            </w:tcPrChange>
          </w:tcPr>
          <w:p w14:paraId="2BF96321" w14:textId="77777777" w:rsidR="00C76A19" w:rsidRPr="00C76A19" w:rsidRDefault="00C76A19" w:rsidP="00C76A19">
            <w:pPr>
              <w:rPr>
                <w:ins w:id="1675" w:author="Felix Pascal (felixpas)" w:date="2025-07-01T19:16:00Z"/>
                <w:rPrChange w:id="1676" w:author="Felix Pascal (felixpas)" w:date="2025-07-01T19:16:00Z">
                  <w:rPr>
                    <w:ins w:id="1677" w:author="Felix Pascal (felixpas)" w:date="2025-07-01T19:16:00Z"/>
                    <w:rFonts w:ascii="Calibri" w:hAnsi="Calibri" w:cs="Calibri"/>
                    <w:color w:val="000000"/>
                  </w:rPr>
                </w:rPrChange>
              </w:rPr>
              <w:pPrChange w:id="1678" w:author="Felix Pascal (felixpas)" w:date="2025-07-01T19:16:00Z">
                <w:pPr>
                  <w:jc w:val="right"/>
                </w:pPr>
              </w:pPrChange>
            </w:pPr>
            <w:ins w:id="1679" w:author="Felix Pascal (felixpas)" w:date="2025-07-01T19:16:00Z">
              <w:r w:rsidRPr="00C76A19">
                <w:rPr>
                  <w:rPrChange w:id="1680" w:author="Felix Pascal (felixpas)" w:date="2025-07-01T19:16:00Z">
                    <w:rPr>
                      <w:rFonts w:ascii="Calibri" w:hAnsi="Calibri" w:cs="Calibri"/>
                      <w:color w:val="000000"/>
                    </w:rPr>
                  </w:rPrChange>
                </w:rPr>
                <w:t>11</w:t>
              </w:r>
            </w:ins>
          </w:p>
        </w:tc>
      </w:tr>
      <w:tr w:rsidR="00D247C6" w:rsidRPr="00D247C6" w14:paraId="1BBCCB38" w14:textId="77777777" w:rsidTr="00D247C6">
        <w:tblPrEx>
          <w:tblPrExChange w:id="1681" w:author="Felix Pascal (felixpas)" w:date="2025-07-01T19:34:00Z">
            <w:tblPrEx>
              <w:tblW w:w="9493" w:type="dxa"/>
            </w:tblPrEx>
          </w:tblPrExChange>
        </w:tblPrEx>
        <w:trPr>
          <w:trHeight w:val="288"/>
          <w:ins w:id="1682" w:author="Felix Pascal (felixpas)" w:date="2025-07-01T19:16:00Z"/>
          <w:trPrChange w:id="1683" w:author="Felix Pascal (felixpas)" w:date="2025-07-01T19:34:00Z">
            <w:trPr>
              <w:trHeight w:val="288"/>
            </w:trPr>
          </w:trPrChange>
        </w:trPr>
        <w:tc>
          <w:tcPr>
            <w:tcW w:w="3397" w:type="dxa"/>
            <w:noWrap/>
            <w:hideMark/>
            <w:tcPrChange w:id="1684" w:author="Felix Pascal (felixpas)" w:date="2025-07-01T19:34:00Z">
              <w:tcPr>
                <w:tcW w:w="3397" w:type="dxa"/>
                <w:gridSpan w:val="2"/>
                <w:noWrap/>
                <w:hideMark/>
              </w:tcPr>
            </w:tcPrChange>
          </w:tcPr>
          <w:p w14:paraId="11BD2977" w14:textId="77777777" w:rsidR="00C76A19" w:rsidRPr="00C76A19" w:rsidRDefault="00C76A19">
            <w:pPr>
              <w:rPr>
                <w:ins w:id="1685" w:author="Felix Pascal (felixpas)" w:date="2025-07-01T19:16:00Z"/>
                <w:rPrChange w:id="1686" w:author="Felix Pascal (felixpas)" w:date="2025-07-01T19:16:00Z">
                  <w:rPr>
                    <w:ins w:id="1687" w:author="Felix Pascal (felixpas)" w:date="2025-07-01T19:16:00Z"/>
                    <w:rFonts w:ascii="Calibri" w:hAnsi="Calibri" w:cs="Calibri"/>
                    <w:color w:val="000000"/>
                  </w:rPr>
                </w:rPrChange>
              </w:rPr>
            </w:pPr>
            <w:proofErr w:type="spellStart"/>
            <w:ins w:id="1688" w:author="Felix Pascal (felixpas)" w:date="2025-07-01T19:16:00Z">
              <w:r w:rsidRPr="00C76A19">
                <w:rPr>
                  <w:rPrChange w:id="1689" w:author="Felix Pascal (felixpas)" w:date="2025-07-01T19:16:00Z">
                    <w:rPr>
                      <w:rFonts w:ascii="Calibri" w:hAnsi="Calibri" w:cs="Calibri"/>
                      <w:color w:val="000000"/>
                    </w:rPr>
                  </w:rPrChange>
                </w:rPr>
                <w:t>Onobrychis</w:t>
              </w:r>
              <w:proofErr w:type="spellEnd"/>
              <w:r w:rsidRPr="00C76A19">
                <w:rPr>
                  <w:rPrChange w:id="1690" w:author="Felix Pascal (felixpas)" w:date="2025-07-01T19:16:00Z">
                    <w:rPr>
                      <w:rFonts w:ascii="Calibri" w:hAnsi="Calibri" w:cs="Calibri"/>
                      <w:color w:val="000000"/>
                    </w:rPr>
                  </w:rPrChange>
                </w:rPr>
                <w:t xml:space="preserve"> </w:t>
              </w:r>
              <w:proofErr w:type="spellStart"/>
              <w:r w:rsidRPr="00C76A19">
                <w:rPr>
                  <w:rPrChange w:id="1691" w:author="Felix Pascal (felixpas)" w:date="2025-07-01T19:16:00Z">
                    <w:rPr>
                      <w:rFonts w:ascii="Calibri" w:hAnsi="Calibri" w:cs="Calibri"/>
                      <w:color w:val="000000"/>
                    </w:rPr>
                  </w:rPrChange>
                </w:rPr>
                <w:t>viciifolia</w:t>
              </w:r>
              <w:proofErr w:type="spellEnd"/>
            </w:ins>
          </w:p>
        </w:tc>
        <w:tc>
          <w:tcPr>
            <w:tcW w:w="1823" w:type="dxa"/>
            <w:noWrap/>
            <w:hideMark/>
            <w:tcPrChange w:id="1692" w:author="Felix Pascal (felixpas)" w:date="2025-07-01T19:34:00Z">
              <w:tcPr>
                <w:tcW w:w="1823" w:type="dxa"/>
                <w:noWrap/>
                <w:hideMark/>
              </w:tcPr>
            </w:tcPrChange>
          </w:tcPr>
          <w:p w14:paraId="20EC7354" w14:textId="77777777" w:rsidR="00C76A19" w:rsidRPr="00C76A19" w:rsidRDefault="00C76A19" w:rsidP="00C76A19">
            <w:pPr>
              <w:rPr>
                <w:ins w:id="1693" w:author="Felix Pascal (felixpas)" w:date="2025-07-01T19:16:00Z"/>
                <w:rPrChange w:id="1694" w:author="Felix Pascal (felixpas)" w:date="2025-07-01T19:16:00Z">
                  <w:rPr>
                    <w:ins w:id="1695" w:author="Felix Pascal (felixpas)" w:date="2025-07-01T19:16:00Z"/>
                    <w:rFonts w:ascii="Calibri" w:hAnsi="Calibri" w:cs="Calibri"/>
                    <w:color w:val="000000"/>
                  </w:rPr>
                </w:rPrChange>
              </w:rPr>
              <w:pPrChange w:id="1696" w:author="Felix Pascal (felixpas)" w:date="2025-07-01T19:16:00Z">
                <w:pPr>
                  <w:jc w:val="right"/>
                </w:pPr>
              </w:pPrChange>
            </w:pPr>
            <w:ins w:id="1697" w:author="Felix Pascal (felixpas)" w:date="2025-07-01T19:16:00Z">
              <w:r w:rsidRPr="00C76A19">
                <w:rPr>
                  <w:rPrChange w:id="1698" w:author="Felix Pascal (felixpas)" w:date="2025-07-01T19:16:00Z">
                    <w:rPr>
                      <w:rFonts w:ascii="Calibri" w:hAnsi="Calibri" w:cs="Calibri"/>
                      <w:color w:val="000000"/>
                    </w:rPr>
                  </w:rPrChange>
                </w:rPr>
                <w:t>-17.67929328</w:t>
              </w:r>
            </w:ins>
          </w:p>
        </w:tc>
        <w:tc>
          <w:tcPr>
            <w:tcW w:w="1387" w:type="dxa"/>
            <w:noWrap/>
            <w:hideMark/>
            <w:tcPrChange w:id="1699" w:author="Felix Pascal (felixpas)" w:date="2025-07-01T19:34:00Z">
              <w:tcPr>
                <w:tcW w:w="1387" w:type="dxa"/>
                <w:noWrap/>
                <w:hideMark/>
              </w:tcPr>
            </w:tcPrChange>
          </w:tcPr>
          <w:p w14:paraId="2A1120BA" w14:textId="77777777" w:rsidR="00C76A19" w:rsidRPr="00C76A19" w:rsidRDefault="00C76A19" w:rsidP="00C76A19">
            <w:pPr>
              <w:rPr>
                <w:ins w:id="1700" w:author="Felix Pascal (felixpas)" w:date="2025-07-01T19:16:00Z"/>
                <w:rPrChange w:id="1701" w:author="Felix Pascal (felixpas)" w:date="2025-07-01T19:16:00Z">
                  <w:rPr>
                    <w:ins w:id="1702" w:author="Felix Pascal (felixpas)" w:date="2025-07-01T19:16:00Z"/>
                    <w:rFonts w:ascii="Calibri" w:hAnsi="Calibri" w:cs="Calibri"/>
                    <w:color w:val="000000"/>
                  </w:rPr>
                </w:rPrChange>
              </w:rPr>
              <w:pPrChange w:id="1703" w:author="Felix Pascal (felixpas)" w:date="2025-07-01T19:16:00Z">
                <w:pPr>
                  <w:jc w:val="right"/>
                </w:pPr>
              </w:pPrChange>
            </w:pPr>
            <w:ins w:id="1704" w:author="Felix Pascal (felixpas)" w:date="2025-07-01T19:16:00Z">
              <w:r w:rsidRPr="00C76A19">
                <w:rPr>
                  <w:rPrChange w:id="1705" w:author="Felix Pascal (felixpas)" w:date="2025-07-01T19:16:00Z">
                    <w:rPr>
                      <w:rFonts w:ascii="Calibri" w:hAnsi="Calibri" w:cs="Calibri"/>
                      <w:color w:val="000000"/>
                    </w:rPr>
                  </w:rPrChange>
                </w:rPr>
                <w:t>0.012445267</w:t>
              </w:r>
            </w:ins>
          </w:p>
        </w:tc>
        <w:tc>
          <w:tcPr>
            <w:tcW w:w="2035" w:type="dxa"/>
            <w:noWrap/>
            <w:hideMark/>
            <w:tcPrChange w:id="1706" w:author="Felix Pascal (felixpas)" w:date="2025-07-01T19:34:00Z">
              <w:tcPr>
                <w:tcW w:w="1040" w:type="dxa"/>
                <w:noWrap/>
                <w:hideMark/>
              </w:tcPr>
            </w:tcPrChange>
          </w:tcPr>
          <w:p w14:paraId="6E2156C9" w14:textId="77777777" w:rsidR="00C76A19" w:rsidRPr="00C76A19" w:rsidRDefault="00C76A19">
            <w:pPr>
              <w:rPr>
                <w:ins w:id="1707" w:author="Felix Pascal (felixpas)" w:date="2025-07-01T19:16:00Z"/>
                <w:rPrChange w:id="1708" w:author="Felix Pascal (felixpas)" w:date="2025-07-01T19:16:00Z">
                  <w:rPr>
                    <w:ins w:id="1709" w:author="Felix Pascal (felixpas)" w:date="2025-07-01T19:16:00Z"/>
                    <w:rFonts w:ascii="Calibri" w:hAnsi="Calibri" w:cs="Calibri"/>
                    <w:color w:val="000000"/>
                  </w:rPr>
                </w:rPrChange>
              </w:rPr>
            </w:pPr>
            <w:ins w:id="1710" w:author="Felix Pascal (felixpas)" w:date="2025-07-01T19:16:00Z">
              <w:r w:rsidRPr="00C76A19">
                <w:rPr>
                  <w:rPrChange w:id="1711" w:author="Felix Pascal (felixpas)" w:date="2025-07-01T19:16:00Z">
                    <w:rPr>
                      <w:rFonts w:ascii="Calibri" w:hAnsi="Calibri" w:cs="Calibri"/>
                      <w:color w:val="000000"/>
                    </w:rPr>
                  </w:rPrChange>
                </w:rPr>
                <w:t>decreasing</w:t>
              </w:r>
            </w:ins>
          </w:p>
        </w:tc>
        <w:tc>
          <w:tcPr>
            <w:tcW w:w="851" w:type="dxa"/>
            <w:noWrap/>
            <w:hideMark/>
            <w:tcPrChange w:id="1712" w:author="Felix Pascal (felixpas)" w:date="2025-07-01T19:34:00Z">
              <w:tcPr>
                <w:tcW w:w="1846" w:type="dxa"/>
                <w:gridSpan w:val="2"/>
                <w:noWrap/>
                <w:hideMark/>
              </w:tcPr>
            </w:tcPrChange>
          </w:tcPr>
          <w:p w14:paraId="100B4759" w14:textId="77777777" w:rsidR="00C76A19" w:rsidRPr="00C76A19" w:rsidRDefault="00C76A19" w:rsidP="00C76A19">
            <w:pPr>
              <w:rPr>
                <w:ins w:id="1713" w:author="Felix Pascal (felixpas)" w:date="2025-07-01T19:16:00Z"/>
                <w:rPrChange w:id="1714" w:author="Felix Pascal (felixpas)" w:date="2025-07-01T19:16:00Z">
                  <w:rPr>
                    <w:ins w:id="1715" w:author="Felix Pascal (felixpas)" w:date="2025-07-01T19:16:00Z"/>
                    <w:rFonts w:ascii="Calibri" w:hAnsi="Calibri" w:cs="Calibri"/>
                    <w:color w:val="000000"/>
                  </w:rPr>
                </w:rPrChange>
              </w:rPr>
              <w:pPrChange w:id="1716" w:author="Felix Pascal (felixpas)" w:date="2025-07-01T19:16:00Z">
                <w:pPr>
                  <w:jc w:val="right"/>
                </w:pPr>
              </w:pPrChange>
            </w:pPr>
            <w:ins w:id="1717" w:author="Felix Pascal (felixpas)" w:date="2025-07-01T19:16:00Z">
              <w:r w:rsidRPr="00C76A19">
                <w:rPr>
                  <w:rPrChange w:id="1718" w:author="Felix Pascal (felixpas)" w:date="2025-07-01T19:16:00Z">
                    <w:rPr>
                      <w:rFonts w:ascii="Calibri" w:hAnsi="Calibri" w:cs="Calibri"/>
                      <w:color w:val="000000"/>
                    </w:rPr>
                  </w:rPrChange>
                </w:rPr>
                <w:t>22</w:t>
              </w:r>
            </w:ins>
          </w:p>
        </w:tc>
      </w:tr>
      <w:tr w:rsidR="00C76A19" w:rsidRPr="00C76A19" w14:paraId="6329005E" w14:textId="77777777" w:rsidTr="00D247C6">
        <w:trPr>
          <w:trHeight w:val="288"/>
          <w:ins w:id="1719" w:author="Felix Pascal (felixpas)" w:date="2025-07-01T19:16:00Z"/>
          <w:trPrChange w:id="1720" w:author="Felix Pascal (felixpas)" w:date="2025-07-01T19:34:00Z">
            <w:trPr>
              <w:gridAfter w:val="0"/>
              <w:trHeight w:val="288"/>
            </w:trPr>
          </w:trPrChange>
        </w:trPr>
        <w:tc>
          <w:tcPr>
            <w:tcW w:w="3397" w:type="dxa"/>
            <w:noWrap/>
            <w:hideMark/>
            <w:tcPrChange w:id="1721" w:author="Felix Pascal (felixpas)" w:date="2025-07-01T19:34:00Z">
              <w:tcPr>
                <w:tcW w:w="2740" w:type="dxa"/>
                <w:noWrap/>
                <w:hideMark/>
              </w:tcPr>
            </w:tcPrChange>
          </w:tcPr>
          <w:p w14:paraId="34CCEB6D" w14:textId="77777777" w:rsidR="00C76A19" w:rsidRPr="00C76A19" w:rsidRDefault="00C76A19">
            <w:pPr>
              <w:rPr>
                <w:ins w:id="1722" w:author="Felix Pascal (felixpas)" w:date="2025-07-01T19:16:00Z"/>
                <w:rPrChange w:id="1723" w:author="Felix Pascal (felixpas)" w:date="2025-07-01T19:16:00Z">
                  <w:rPr>
                    <w:ins w:id="1724" w:author="Felix Pascal (felixpas)" w:date="2025-07-01T19:16:00Z"/>
                    <w:rFonts w:ascii="Calibri" w:hAnsi="Calibri" w:cs="Calibri"/>
                    <w:color w:val="000000"/>
                  </w:rPr>
                </w:rPrChange>
              </w:rPr>
            </w:pPr>
            <w:ins w:id="1725" w:author="Felix Pascal (felixpas)" w:date="2025-07-01T19:16:00Z">
              <w:r w:rsidRPr="00C76A19">
                <w:rPr>
                  <w:rPrChange w:id="1726" w:author="Felix Pascal (felixpas)" w:date="2025-07-01T19:16:00Z">
                    <w:rPr>
                      <w:rFonts w:ascii="Calibri" w:hAnsi="Calibri" w:cs="Calibri"/>
                      <w:color w:val="000000"/>
                    </w:rPr>
                  </w:rPrChange>
                </w:rPr>
                <w:t xml:space="preserve">Allium </w:t>
              </w:r>
              <w:proofErr w:type="spellStart"/>
              <w:r w:rsidRPr="00C76A19">
                <w:rPr>
                  <w:rPrChange w:id="1727" w:author="Felix Pascal (felixpas)" w:date="2025-07-01T19:16:00Z">
                    <w:rPr>
                      <w:rFonts w:ascii="Calibri" w:hAnsi="Calibri" w:cs="Calibri"/>
                      <w:color w:val="000000"/>
                    </w:rPr>
                  </w:rPrChange>
                </w:rPr>
                <w:t>oleraceum</w:t>
              </w:r>
              <w:proofErr w:type="spellEnd"/>
            </w:ins>
          </w:p>
        </w:tc>
        <w:tc>
          <w:tcPr>
            <w:tcW w:w="1823" w:type="dxa"/>
            <w:noWrap/>
            <w:hideMark/>
            <w:tcPrChange w:id="1728" w:author="Felix Pascal (felixpas)" w:date="2025-07-01T19:34:00Z">
              <w:tcPr>
                <w:tcW w:w="2480" w:type="dxa"/>
                <w:gridSpan w:val="2"/>
                <w:noWrap/>
                <w:hideMark/>
              </w:tcPr>
            </w:tcPrChange>
          </w:tcPr>
          <w:p w14:paraId="34708466" w14:textId="77777777" w:rsidR="00C76A19" w:rsidRPr="00C76A19" w:rsidRDefault="00C76A19" w:rsidP="00C76A19">
            <w:pPr>
              <w:rPr>
                <w:ins w:id="1729" w:author="Felix Pascal (felixpas)" w:date="2025-07-01T19:16:00Z"/>
                <w:rPrChange w:id="1730" w:author="Felix Pascal (felixpas)" w:date="2025-07-01T19:16:00Z">
                  <w:rPr>
                    <w:ins w:id="1731" w:author="Felix Pascal (felixpas)" w:date="2025-07-01T19:16:00Z"/>
                    <w:rFonts w:ascii="Calibri" w:hAnsi="Calibri" w:cs="Calibri"/>
                    <w:color w:val="000000"/>
                  </w:rPr>
                </w:rPrChange>
              </w:rPr>
              <w:pPrChange w:id="1732" w:author="Felix Pascal (felixpas)" w:date="2025-07-01T19:16:00Z">
                <w:pPr>
                  <w:jc w:val="right"/>
                </w:pPr>
              </w:pPrChange>
            </w:pPr>
            <w:ins w:id="1733" w:author="Felix Pascal (felixpas)" w:date="2025-07-01T19:16:00Z">
              <w:r w:rsidRPr="00C76A19">
                <w:rPr>
                  <w:rPrChange w:id="1734" w:author="Felix Pascal (felixpas)" w:date="2025-07-01T19:16:00Z">
                    <w:rPr>
                      <w:rFonts w:ascii="Calibri" w:hAnsi="Calibri" w:cs="Calibri"/>
                      <w:color w:val="000000"/>
                    </w:rPr>
                  </w:rPrChange>
                </w:rPr>
                <w:t>-17.2473244</w:t>
              </w:r>
            </w:ins>
          </w:p>
        </w:tc>
        <w:tc>
          <w:tcPr>
            <w:tcW w:w="1387" w:type="dxa"/>
            <w:noWrap/>
            <w:hideMark/>
            <w:tcPrChange w:id="1735" w:author="Felix Pascal (felixpas)" w:date="2025-07-01T19:34:00Z">
              <w:tcPr>
                <w:tcW w:w="1300" w:type="dxa"/>
                <w:noWrap/>
                <w:hideMark/>
              </w:tcPr>
            </w:tcPrChange>
          </w:tcPr>
          <w:p w14:paraId="5B9401B0" w14:textId="77777777" w:rsidR="00C76A19" w:rsidRPr="00C76A19" w:rsidRDefault="00C76A19" w:rsidP="00C76A19">
            <w:pPr>
              <w:rPr>
                <w:ins w:id="1736" w:author="Felix Pascal (felixpas)" w:date="2025-07-01T19:16:00Z"/>
                <w:rPrChange w:id="1737" w:author="Felix Pascal (felixpas)" w:date="2025-07-01T19:16:00Z">
                  <w:rPr>
                    <w:ins w:id="1738" w:author="Felix Pascal (felixpas)" w:date="2025-07-01T19:16:00Z"/>
                    <w:rFonts w:ascii="Calibri" w:hAnsi="Calibri" w:cs="Calibri"/>
                    <w:color w:val="000000"/>
                  </w:rPr>
                </w:rPrChange>
              </w:rPr>
              <w:pPrChange w:id="1739" w:author="Felix Pascal (felixpas)" w:date="2025-07-01T19:16:00Z">
                <w:pPr>
                  <w:jc w:val="right"/>
                </w:pPr>
              </w:pPrChange>
            </w:pPr>
            <w:ins w:id="1740" w:author="Felix Pascal (felixpas)" w:date="2025-07-01T19:16:00Z">
              <w:r w:rsidRPr="00C76A19">
                <w:rPr>
                  <w:rPrChange w:id="1741" w:author="Felix Pascal (felixpas)" w:date="2025-07-01T19:16:00Z">
                    <w:rPr>
                      <w:rFonts w:ascii="Calibri" w:hAnsi="Calibri" w:cs="Calibri"/>
                      <w:color w:val="000000"/>
                    </w:rPr>
                  </w:rPrChange>
                </w:rPr>
                <w:t>0.00983476</w:t>
              </w:r>
            </w:ins>
          </w:p>
        </w:tc>
        <w:tc>
          <w:tcPr>
            <w:tcW w:w="2035" w:type="dxa"/>
            <w:noWrap/>
            <w:hideMark/>
            <w:tcPrChange w:id="1742" w:author="Felix Pascal (felixpas)" w:date="2025-07-01T19:34:00Z">
              <w:tcPr>
                <w:tcW w:w="1040" w:type="dxa"/>
                <w:noWrap/>
                <w:hideMark/>
              </w:tcPr>
            </w:tcPrChange>
          </w:tcPr>
          <w:p w14:paraId="5811A576" w14:textId="77777777" w:rsidR="00C76A19" w:rsidRPr="00C76A19" w:rsidRDefault="00C76A19">
            <w:pPr>
              <w:rPr>
                <w:ins w:id="1743" w:author="Felix Pascal (felixpas)" w:date="2025-07-01T19:16:00Z"/>
                <w:rPrChange w:id="1744" w:author="Felix Pascal (felixpas)" w:date="2025-07-01T19:16:00Z">
                  <w:rPr>
                    <w:ins w:id="1745" w:author="Felix Pascal (felixpas)" w:date="2025-07-01T19:16:00Z"/>
                    <w:rFonts w:ascii="Calibri" w:hAnsi="Calibri" w:cs="Calibri"/>
                    <w:color w:val="000000"/>
                  </w:rPr>
                </w:rPrChange>
              </w:rPr>
            </w:pPr>
            <w:ins w:id="1746" w:author="Felix Pascal (felixpas)" w:date="2025-07-01T19:16:00Z">
              <w:r w:rsidRPr="00C76A19">
                <w:rPr>
                  <w:rPrChange w:id="1747" w:author="Felix Pascal (felixpas)" w:date="2025-07-01T19:16:00Z">
                    <w:rPr>
                      <w:rFonts w:ascii="Calibri" w:hAnsi="Calibri" w:cs="Calibri"/>
                      <w:color w:val="000000"/>
                    </w:rPr>
                  </w:rPrChange>
                </w:rPr>
                <w:t>decreasing</w:t>
              </w:r>
            </w:ins>
          </w:p>
        </w:tc>
        <w:tc>
          <w:tcPr>
            <w:tcW w:w="851" w:type="dxa"/>
            <w:noWrap/>
            <w:hideMark/>
            <w:tcPrChange w:id="1748" w:author="Felix Pascal (felixpas)" w:date="2025-07-01T19:34:00Z">
              <w:tcPr>
                <w:tcW w:w="900" w:type="dxa"/>
                <w:noWrap/>
                <w:hideMark/>
              </w:tcPr>
            </w:tcPrChange>
          </w:tcPr>
          <w:p w14:paraId="3805889E" w14:textId="77777777" w:rsidR="00C76A19" w:rsidRPr="00C76A19" w:rsidRDefault="00C76A19" w:rsidP="00C76A19">
            <w:pPr>
              <w:rPr>
                <w:ins w:id="1749" w:author="Felix Pascal (felixpas)" w:date="2025-07-01T19:16:00Z"/>
                <w:rPrChange w:id="1750" w:author="Felix Pascal (felixpas)" w:date="2025-07-01T19:16:00Z">
                  <w:rPr>
                    <w:ins w:id="1751" w:author="Felix Pascal (felixpas)" w:date="2025-07-01T19:16:00Z"/>
                    <w:rFonts w:ascii="Calibri" w:hAnsi="Calibri" w:cs="Calibri"/>
                    <w:color w:val="000000"/>
                  </w:rPr>
                </w:rPrChange>
              </w:rPr>
              <w:pPrChange w:id="1752" w:author="Felix Pascal (felixpas)" w:date="2025-07-01T19:16:00Z">
                <w:pPr>
                  <w:jc w:val="right"/>
                </w:pPr>
              </w:pPrChange>
            </w:pPr>
            <w:ins w:id="1753" w:author="Felix Pascal (felixpas)" w:date="2025-07-01T19:16:00Z">
              <w:r w:rsidRPr="00C76A19">
                <w:rPr>
                  <w:rPrChange w:id="1754" w:author="Felix Pascal (felixpas)" w:date="2025-07-01T19:16:00Z">
                    <w:rPr>
                      <w:rFonts w:ascii="Calibri" w:hAnsi="Calibri" w:cs="Calibri"/>
                      <w:color w:val="000000"/>
                    </w:rPr>
                  </w:rPrChange>
                </w:rPr>
                <w:t>18</w:t>
              </w:r>
            </w:ins>
          </w:p>
        </w:tc>
      </w:tr>
      <w:tr w:rsidR="00D247C6" w:rsidRPr="00D247C6" w14:paraId="56EDC027" w14:textId="77777777" w:rsidTr="00D247C6">
        <w:tblPrEx>
          <w:tblPrExChange w:id="1755" w:author="Felix Pascal (felixpas)" w:date="2025-07-01T19:34:00Z">
            <w:tblPrEx>
              <w:tblW w:w="9493" w:type="dxa"/>
            </w:tblPrEx>
          </w:tblPrExChange>
        </w:tblPrEx>
        <w:trPr>
          <w:trHeight w:val="288"/>
          <w:ins w:id="1756" w:author="Felix Pascal (felixpas)" w:date="2025-07-01T19:16:00Z"/>
          <w:trPrChange w:id="1757" w:author="Felix Pascal (felixpas)" w:date="2025-07-01T19:34:00Z">
            <w:trPr>
              <w:trHeight w:val="288"/>
            </w:trPr>
          </w:trPrChange>
        </w:trPr>
        <w:tc>
          <w:tcPr>
            <w:tcW w:w="3397" w:type="dxa"/>
            <w:noWrap/>
            <w:hideMark/>
            <w:tcPrChange w:id="1758" w:author="Felix Pascal (felixpas)" w:date="2025-07-01T19:34:00Z">
              <w:tcPr>
                <w:tcW w:w="3397" w:type="dxa"/>
                <w:gridSpan w:val="2"/>
                <w:noWrap/>
                <w:hideMark/>
              </w:tcPr>
            </w:tcPrChange>
          </w:tcPr>
          <w:p w14:paraId="6CC30D3A" w14:textId="77777777" w:rsidR="00C76A19" w:rsidRPr="00C76A19" w:rsidRDefault="00C76A19">
            <w:pPr>
              <w:rPr>
                <w:ins w:id="1759" w:author="Felix Pascal (felixpas)" w:date="2025-07-01T19:16:00Z"/>
                <w:rPrChange w:id="1760" w:author="Felix Pascal (felixpas)" w:date="2025-07-01T19:16:00Z">
                  <w:rPr>
                    <w:ins w:id="1761" w:author="Felix Pascal (felixpas)" w:date="2025-07-01T19:16:00Z"/>
                    <w:rFonts w:ascii="Calibri" w:hAnsi="Calibri" w:cs="Calibri"/>
                    <w:color w:val="000000"/>
                  </w:rPr>
                </w:rPrChange>
              </w:rPr>
            </w:pPr>
            <w:ins w:id="1762" w:author="Felix Pascal (felixpas)" w:date="2025-07-01T19:16:00Z">
              <w:r w:rsidRPr="00C76A19">
                <w:rPr>
                  <w:rPrChange w:id="1763" w:author="Felix Pascal (felixpas)" w:date="2025-07-01T19:16:00Z">
                    <w:rPr>
                      <w:rFonts w:ascii="Calibri" w:hAnsi="Calibri" w:cs="Calibri"/>
                      <w:color w:val="000000"/>
                    </w:rPr>
                  </w:rPrChange>
                </w:rPr>
                <w:t xml:space="preserve">Sedum </w:t>
              </w:r>
              <w:proofErr w:type="spellStart"/>
              <w:r w:rsidRPr="00C76A19">
                <w:rPr>
                  <w:rPrChange w:id="1764" w:author="Felix Pascal (felixpas)" w:date="2025-07-01T19:16:00Z">
                    <w:rPr>
                      <w:rFonts w:ascii="Calibri" w:hAnsi="Calibri" w:cs="Calibri"/>
                      <w:color w:val="000000"/>
                    </w:rPr>
                  </w:rPrChange>
                </w:rPr>
                <w:t>rupestre</w:t>
              </w:r>
              <w:proofErr w:type="spellEnd"/>
              <w:r w:rsidRPr="00C76A19">
                <w:rPr>
                  <w:rPrChange w:id="1765" w:author="Felix Pascal (felixpas)" w:date="2025-07-01T19:16:00Z">
                    <w:rPr>
                      <w:rFonts w:ascii="Calibri" w:hAnsi="Calibri" w:cs="Calibri"/>
                      <w:color w:val="000000"/>
                    </w:rPr>
                  </w:rPrChange>
                </w:rPr>
                <w:t xml:space="preserve"> </w:t>
              </w:r>
              <w:proofErr w:type="spellStart"/>
              <w:r w:rsidRPr="00C76A19">
                <w:rPr>
                  <w:rPrChange w:id="1766" w:author="Felix Pascal (felixpas)" w:date="2025-07-01T19:16:00Z">
                    <w:rPr>
                      <w:rFonts w:ascii="Calibri" w:hAnsi="Calibri" w:cs="Calibri"/>
                      <w:color w:val="000000"/>
                    </w:rPr>
                  </w:rPrChange>
                </w:rPr>
                <w:t>aggr</w:t>
              </w:r>
              <w:proofErr w:type="spellEnd"/>
              <w:r w:rsidRPr="00C76A19">
                <w:rPr>
                  <w:rPrChange w:id="1767" w:author="Felix Pascal (felixpas)" w:date="2025-07-01T19:16:00Z">
                    <w:rPr>
                      <w:rFonts w:ascii="Calibri" w:hAnsi="Calibri" w:cs="Calibri"/>
                      <w:color w:val="000000"/>
                    </w:rPr>
                  </w:rPrChange>
                </w:rPr>
                <w:t>.</w:t>
              </w:r>
            </w:ins>
          </w:p>
        </w:tc>
        <w:tc>
          <w:tcPr>
            <w:tcW w:w="1823" w:type="dxa"/>
            <w:noWrap/>
            <w:hideMark/>
            <w:tcPrChange w:id="1768" w:author="Felix Pascal (felixpas)" w:date="2025-07-01T19:34:00Z">
              <w:tcPr>
                <w:tcW w:w="1823" w:type="dxa"/>
                <w:noWrap/>
                <w:hideMark/>
              </w:tcPr>
            </w:tcPrChange>
          </w:tcPr>
          <w:p w14:paraId="11DF5C7D" w14:textId="77777777" w:rsidR="00C76A19" w:rsidRPr="00C76A19" w:rsidRDefault="00C76A19" w:rsidP="00C76A19">
            <w:pPr>
              <w:rPr>
                <w:ins w:id="1769" w:author="Felix Pascal (felixpas)" w:date="2025-07-01T19:16:00Z"/>
                <w:rPrChange w:id="1770" w:author="Felix Pascal (felixpas)" w:date="2025-07-01T19:16:00Z">
                  <w:rPr>
                    <w:ins w:id="1771" w:author="Felix Pascal (felixpas)" w:date="2025-07-01T19:16:00Z"/>
                    <w:rFonts w:ascii="Calibri" w:hAnsi="Calibri" w:cs="Calibri"/>
                    <w:color w:val="000000"/>
                  </w:rPr>
                </w:rPrChange>
              </w:rPr>
              <w:pPrChange w:id="1772" w:author="Felix Pascal (felixpas)" w:date="2025-07-01T19:16:00Z">
                <w:pPr>
                  <w:jc w:val="right"/>
                </w:pPr>
              </w:pPrChange>
            </w:pPr>
            <w:ins w:id="1773" w:author="Felix Pascal (felixpas)" w:date="2025-07-01T19:16:00Z">
              <w:r w:rsidRPr="00C76A19">
                <w:rPr>
                  <w:rPrChange w:id="1774" w:author="Felix Pascal (felixpas)" w:date="2025-07-01T19:16:00Z">
                    <w:rPr>
                      <w:rFonts w:ascii="Calibri" w:hAnsi="Calibri" w:cs="Calibri"/>
                      <w:color w:val="000000"/>
                    </w:rPr>
                  </w:rPrChange>
                </w:rPr>
                <w:t>-17.13648833</w:t>
              </w:r>
            </w:ins>
          </w:p>
        </w:tc>
        <w:tc>
          <w:tcPr>
            <w:tcW w:w="1387" w:type="dxa"/>
            <w:noWrap/>
            <w:hideMark/>
            <w:tcPrChange w:id="1775" w:author="Felix Pascal (felixpas)" w:date="2025-07-01T19:34:00Z">
              <w:tcPr>
                <w:tcW w:w="1387" w:type="dxa"/>
                <w:noWrap/>
                <w:hideMark/>
              </w:tcPr>
            </w:tcPrChange>
          </w:tcPr>
          <w:p w14:paraId="40EBE8F9" w14:textId="77777777" w:rsidR="00C76A19" w:rsidRPr="00C76A19" w:rsidRDefault="00C76A19" w:rsidP="00C76A19">
            <w:pPr>
              <w:rPr>
                <w:ins w:id="1776" w:author="Felix Pascal (felixpas)" w:date="2025-07-01T19:16:00Z"/>
                <w:rPrChange w:id="1777" w:author="Felix Pascal (felixpas)" w:date="2025-07-01T19:16:00Z">
                  <w:rPr>
                    <w:ins w:id="1778" w:author="Felix Pascal (felixpas)" w:date="2025-07-01T19:16:00Z"/>
                    <w:rFonts w:ascii="Calibri" w:hAnsi="Calibri" w:cs="Calibri"/>
                    <w:color w:val="000000"/>
                  </w:rPr>
                </w:rPrChange>
              </w:rPr>
              <w:pPrChange w:id="1779" w:author="Felix Pascal (felixpas)" w:date="2025-07-01T19:16:00Z">
                <w:pPr>
                  <w:jc w:val="right"/>
                </w:pPr>
              </w:pPrChange>
            </w:pPr>
            <w:ins w:id="1780" w:author="Felix Pascal (felixpas)" w:date="2025-07-01T19:16:00Z">
              <w:r w:rsidRPr="00C76A19">
                <w:rPr>
                  <w:rPrChange w:id="1781" w:author="Felix Pascal (felixpas)" w:date="2025-07-01T19:16:00Z">
                    <w:rPr>
                      <w:rFonts w:ascii="Calibri" w:hAnsi="Calibri" w:cs="Calibri"/>
                      <w:color w:val="000000"/>
                    </w:rPr>
                  </w:rPrChange>
                </w:rPr>
                <w:t>0.004514848</w:t>
              </w:r>
            </w:ins>
          </w:p>
        </w:tc>
        <w:tc>
          <w:tcPr>
            <w:tcW w:w="2035" w:type="dxa"/>
            <w:noWrap/>
            <w:hideMark/>
            <w:tcPrChange w:id="1782" w:author="Felix Pascal (felixpas)" w:date="2025-07-01T19:34:00Z">
              <w:tcPr>
                <w:tcW w:w="1040" w:type="dxa"/>
                <w:noWrap/>
                <w:hideMark/>
              </w:tcPr>
            </w:tcPrChange>
          </w:tcPr>
          <w:p w14:paraId="35556FD3" w14:textId="77777777" w:rsidR="00C76A19" w:rsidRPr="00C76A19" w:rsidRDefault="00C76A19">
            <w:pPr>
              <w:rPr>
                <w:ins w:id="1783" w:author="Felix Pascal (felixpas)" w:date="2025-07-01T19:16:00Z"/>
                <w:rPrChange w:id="1784" w:author="Felix Pascal (felixpas)" w:date="2025-07-01T19:16:00Z">
                  <w:rPr>
                    <w:ins w:id="1785" w:author="Felix Pascal (felixpas)" w:date="2025-07-01T19:16:00Z"/>
                    <w:rFonts w:ascii="Calibri" w:hAnsi="Calibri" w:cs="Calibri"/>
                    <w:color w:val="000000"/>
                  </w:rPr>
                </w:rPrChange>
              </w:rPr>
            </w:pPr>
            <w:ins w:id="1786" w:author="Felix Pascal (felixpas)" w:date="2025-07-01T19:16:00Z">
              <w:r w:rsidRPr="00C76A19">
                <w:rPr>
                  <w:rPrChange w:id="1787" w:author="Felix Pascal (felixpas)" w:date="2025-07-01T19:16:00Z">
                    <w:rPr>
                      <w:rFonts w:ascii="Calibri" w:hAnsi="Calibri" w:cs="Calibri"/>
                      <w:color w:val="000000"/>
                    </w:rPr>
                  </w:rPrChange>
                </w:rPr>
                <w:t>decreasing</w:t>
              </w:r>
            </w:ins>
          </w:p>
        </w:tc>
        <w:tc>
          <w:tcPr>
            <w:tcW w:w="851" w:type="dxa"/>
            <w:noWrap/>
            <w:hideMark/>
            <w:tcPrChange w:id="1788" w:author="Felix Pascal (felixpas)" w:date="2025-07-01T19:34:00Z">
              <w:tcPr>
                <w:tcW w:w="1846" w:type="dxa"/>
                <w:gridSpan w:val="2"/>
                <w:noWrap/>
                <w:hideMark/>
              </w:tcPr>
            </w:tcPrChange>
          </w:tcPr>
          <w:p w14:paraId="29AFC38D" w14:textId="77777777" w:rsidR="00C76A19" w:rsidRPr="00C76A19" w:rsidRDefault="00C76A19" w:rsidP="00C76A19">
            <w:pPr>
              <w:rPr>
                <w:ins w:id="1789" w:author="Felix Pascal (felixpas)" w:date="2025-07-01T19:16:00Z"/>
                <w:rPrChange w:id="1790" w:author="Felix Pascal (felixpas)" w:date="2025-07-01T19:16:00Z">
                  <w:rPr>
                    <w:ins w:id="1791" w:author="Felix Pascal (felixpas)" w:date="2025-07-01T19:16:00Z"/>
                    <w:rFonts w:ascii="Calibri" w:hAnsi="Calibri" w:cs="Calibri"/>
                    <w:color w:val="000000"/>
                  </w:rPr>
                </w:rPrChange>
              </w:rPr>
              <w:pPrChange w:id="1792" w:author="Felix Pascal (felixpas)" w:date="2025-07-01T19:16:00Z">
                <w:pPr>
                  <w:jc w:val="right"/>
                </w:pPr>
              </w:pPrChange>
            </w:pPr>
            <w:ins w:id="1793" w:author="Felix Pascal (felixpas)" w:date="2025-07-01T19:16:00Z">
              <w:r w:rsidRPr="00C76A19">
                <w:rPr>
                  <w:rPrChange w:id="1794" w:author="Felix Pascal (felixpas)" w:date="2025-07-01T19:16:00Z">
                    <w:rPr>
                      <w:rFonts w:ascii="Calibri" w:hAnsi="Calibri" w:cs="Calibri"/>
                      <w:color w:val="000000"/>
                    </w:rPr>
                  </w:rPrChange>
                </w:rPr>
                <w:t>24</w:t>
              </w:r>
            </w:ins>
          </w:p>
        </w:tc>
      </w:tr>
      <w:tr w:rsidR="00C76A19" w:rsidRPr="00C76A19" w14:paraId="7AD50763" w14:textId="77777777" w:rsidTr="00D247C6">
        <w:trPr>
          <w:trHeight w:val="288"/>
          <w:ins w:id="1795" w:author="Felix Pascal (felixpas)" w:date="2025-07-01T19:16:00Z"/>
          <w:trPrChange w:id="1796" w:author="Felix Pascal (felixpas)" w:date="2025-07-01T19:34:00Z">
            <w:trPr>
              <w:gridAfter w:val="0"/>
              <w:trHeight w:val="288"/>
            </w:trPr>
          </w:trPrChange>
        </w:trPr>
        <w:tc>
          <w:tcPr>
            <w:tcW w:w="3397" w:type="dxa"/>
            <w:noWrap/>
            <w:hideMark/>
            <w:tcPrChange w:id="1797" w:author="Felix Pascal (felixpas)" w:date="2025-07-01T19:34:00Z">
              <w:tcPr>
                <w:tcW w:w="2740" w:type="dxa"/>
                <w:noWrap/>
                <w:hideMark/>
              </w:tcPr>
            </w:tcPrChange>
          </w:tcPr>
          <w:p w14:paraId="79F18064" w14:textId="77777777" w:rsidR="00C76A19" w:rsidRPr="00C76A19" w:rsidRDefault="00C76A19">
            <w:pPr>
              <w:rPr>
                <w:ins w:id="1798" w:author="Felix Pascal (felixpas)" w:date="2025-07-01T19:16:00Z"/>
                <w:rPrChange w:id="1799" w:author="Felix Pascal (felixpas)" w:date="2025-07-01T19:16:00Z">
                  <w:rPr>
                    <w:ins w:id="1800" w:author="Felix Pascal (felixpas)" w:date="2025-07-01T19:16:00Z"/>
                    <w:rFonts w:ascii="Calibri" w:hAnsi="Calibri" w:cs="Calibri"/>
                    <w:color w:val="000000"/>
                  </w:rPr>
                </w:rPrChange>
              </w:rPr>
            </w:pPr>
            <w:ins w:id="1801" w:author="Felix Pascal (felixpas)" w:date="2025-07-01T19:16:00Z">
              <w:r w:rsidRPr="00C76A19">
                <w:rPr>
                  <w:rPrChange w:id="1802" w:author="Felix Pascal (felixpas)" w:date="2025-07-01T19:16:00Z">
                    <w:rPr>
                      <w:rFonts w:ascii="Calibri" w:hAnsi="Calibri" w:cs="Calibri"/>
                      <w:color w:val="000000"/>
                    </w:rPr>
                  </w:rPrChange>
                </w:rPr>
                <w:t xml:space="preserve">Viola </w:t>
              </w:r>
              <w:proofErr w:type="spellStart"/>
              <w:r w:rsidRPr="00C76A19">
                <w:rPr>
                  <w:rPrChange w:id="1803" w:author="Felix Pascal (felixpas)" w:date="2025-07-01T19:16:00Z">
                    <w:rPr>
                      <w:rFonts w:ascii="Calibri" w:hAnsi="Calibri" w:cs="Calibri"/>
                      <w:color w:val="000000"/>
                    </w:rPr>
                  </w:rPrChange>
                </w:rPr>
                <w:t>rupestris</w:t>
              </w:r>
              <w:proofErr w:type="spellEnd"/>
            </w:ins>
          </w:p>
        </w:tc>
        <w:tc>
          <w:tcPr>
            <w:tcW w:w="1823" w:type="dxa"/>
            <w:noWrap/>
            <w:hideMark/>
            <w:tcPrChange w:id="1804" w:author="Felix Pascal (felixpas)" w:date="2025-07-01T19:34:00Z">
              <w:tcPr>
                <w:tcW w:w="2480" w:type="dxa"/>
                <w:gridSpan w:val="2"/>
                <w:noWrap/>
                <w:hideMark/>
              </w:tcPr>
            </w:tcPrChange>
          </w:tcPr>
          <w:p w14:paraId="40D76F91" w14:textId="77777777" w:rsidR="00C76A19" w:rsidRPr="00C76A19" w:rsidRDefault="00C76A19" w:rsidP="00C76A19">
            <w:pPr>
              <w:rPr>
                <w:ins w:id="1805" w:author="Felix Pascal (felixpas)" w:date="2025-07-01T19:16:00Z"/>
                <w:rPrChange w:id="1806" w:author="Felix Pascal (felixpas)" w:date="2025-07-01T19:16:00Z">
                  <w:rPr>
                    <w:ins w:id="1807" w:author="Felix Pascal (felixpas)" w:date="2025-07-01T19:16:00Z"/>
                    <w:rFonts w:ascii="Calibri" w:hAnsi="Calibri" w:cs="Calibri"/>
                    <w:color w:val="000000"/>
                  </w:rPr>
                </w:rPrChange>
              </w:rPr>
              <w:pPrChange w:id="1808" w:author="Felix Pascal (felixpas)" w:date="2025-07-01T19:16:00Z">
                <w:pPr>
                  <w:jc w:val="right"/>
                </w:pPr>
              </w:pPrChange>
            </w:pPr>
            <w:ins w:id="1809" w:author="Felix Pascal (felixpas)" w:date="2025-07-01T19:16:00Z">
              <w:r w:rsidRPr="00C76A19">
                <w:rPr>
                  <w:rPrChange w:id="1810" w:author="Felix Pascal (felixpas)" w:date="2025-07-01T19:16:00Z">
                    <w:rPr>
                      <w:rFonts w:ascii="Calibri" w:hAnsi="Calibri" w:cs="Calibri"/>
                      <w:color w:val="000000"/>
                    </w:rPr>
                  </w:rPrChange>
                </w:rPr>
                <w:t>-16.99737709</w:t>
              </w:r>
            </w:ins>
          </w:p>
        </w:tc>
        <w:tc>
          <w:tcPr>
            <w:tcW w:w="1387" w:type="dxa"/>
            <w:noWrap/>
            <w:hideMark/>
            <w:tcPrChange w:id="1811" w:author="Felix Pascal (felixpas)" w:date="2025-07-01T19:34:00Z">
              <w:tcPr>
                <w:tcW w:w="1300" w:type="dxa"/>
                <w:noWrap/>
                <w:hideMark/>
              </w:tcPr>
            </w:tcPrChange>
          </w:tcPr>
          <w:p w14:paraId="23DFF59A" w14:textId="77777777" w:rsidR="00C76A19" w:rsidRPr="00C76A19" w:rsidRDefault="00C76A19" w:rsidP="00C76A19">
            <w:pPr>
              <w:rPr>
                <w:ins w:id="1812" w:author="Felix Pascal (felixpas)" w:date="2025-07-01T19:16:00Z"/>
                <w:rPrChange w:id="1813" w:author="Felix Pascal (felixpas)" w:date="2025-07-01T19:16:00Z">
                  <w:rPr>
                    <w:ins w:id="1814" w:author="Felix Pascal (felixpas)" w:date="2025-07-01T19:16:00Z"/>
                    <w:rFonts w:ascii="Calibri" w:hAnsi="Calibri" w:cs="Calibri"/>
                    <w:color w:val="000000"/>
                  </w:rPr>
                </w:rPrChange>
              </w:rPr>
              <w:pPrChange w:id="1815" w:author="Felix Pascal (felixpas)" w:date="2025-07-01T19:16:00Z">
                <w:pPr>
                  <w:jc w:val="right"/>
                </w:pPr>
              </w:pPrChange>
            </w:pPr>
            <w:ins w:id="1816" w:author="Felix Pascal (felixpas)" w:date="2025-07-01T19:16:00Z">
              <w:r w:rsidRPr="00C76A19">
                <w:rPr>
                  <w:rPrChange w:id="1817" w:author="Felix Pascal (felixpas)" w:date="2025-07-01T19:16:00Z">
                    <w:rPr>
                      <w:rFonts w:ascii="Calibri" w:hAnsi="Calibri" w:cs="Calibri"/>
                      <w:color w:val="000000"/>
                    </w:rPr>
                  </w:rPrChange>
                </w:rPr>
                <w:t>0.003959145</w:t>
              </w:r>
            </w:ins>
          </w:p>
        </w:tc>
        <w:tc>
          <w:tcPr>
            <w:tcW w:w="2035" w:type="dxa"/>
            <w:noWrap/>
            <w:hideMark/>
            <w:tcPrChange w:id="1818" w:author="Felix Pascal (felixpas)" w:date="2025-07-01T19:34:00Z">
              <w:tcPr>
                <w:tcW w:w="1040" w:type="dxa"/>
                <w:noWrap/>
                <w:hideMark/>
              </w:tcPr>
            </w:tcPrChange>
          </w:tcPr>
          <w:p w14:paraId="61DDEC4F" w14:textId="77777777" w:rsidR="00C76A19" w:rsidRPr="00C76A19" w:rsidRDefault="00C76A19">
            <w:pPr>
              <w:rPr>
                <w:ins w:id="1819" w:author="Felix Pascal (felixpas)" w:date="2025-07-01T19:16:00Z"/>
                <w:rPrChange w:id="1820" w:author="Felix Pascal (felixpas)" w:date="2025-07-01T19:16:00Z">
                  <w:rPr>
                    <w:ins w:id="1821" w:author="Felix Pascal (felixpas)" w:date="2025-07-01T19:16:00Z"/>
                    <w:rFonts w:ascii="Calibri" w:hAnsi="Calibri" w:cs="Calibri"/>
                    <w:color w:val="000000"/>
                  </w:rPr>
                </w:rPrChange>
              </w:rPr>
            </w:pPr>
            <w:ins w:id="1822" w:author="Felix Pascal (felixpas)" w:date="2025-07-01T19:16:00Z">
              <w:r w:rsidRPr="00C76A19">
                <w:rPr>
                  <w:rPrChange w:id="1823" w:author="Felix Pascal (felixpas)" w:date="2025-07-01T19:16:00Z">
                    <w:rPr>
                      <w:rFonts w:ascii="Calibri" w:hAnsi="Calibri" w:cs="Calibri"/>
                      <w:color w:val="000000"/>
                    </w:rPr>
                  </w:rPrChange>
                </w:rPr>
                <w:t>decreasing</w:t>
              </w:r>
            </w:ins>
          </w:p>
        </w:tc>
        <w:tc>
          <w:tcPr>
            <w:tcW w:w="851" w:type="dxa"/>
            <w:noWrap/>
            <w:hideMark/>
            <w:tcPrChange w:id="1824" w:author="Felix Pascal (felixpas)" w:date="2025-07-01T19:34:00Z">
              <w:tcPr>
                <w:tcW w:w="900" w:type="dxa"/>
                <w:noWrap/>
                <w:hideMark/>
              </w:tcPr>
            </w:tcPrChange>
          </w:tcPr>
          <w:p w14:paraId="19BF8AF6" w14:textId="77777777" w:rsidR="00C76A19" w:rsidRPr="00C76A19" w:rsidRDefault="00C76A19" w:rsidP="00C76A19">
            <w:pPr>
              <w:rPr>
                <w:ins w:id="1825" w:author="Felix Pascal (felixpas)" w:date="2025-07-01T19:16:00Z"/>
                <w:rPrChange w:id="1826" w:author="Felix Pascal (felixpas)" w:date="2025-07-01T19:16:00Z">
                  <w:rPr>
                    <w:ins w:id="1827" w:author="Felix Pascal (felixpas)" w:date="2025-07-01T19:16:00Z"/>
                    <w:rFonts w:ascii="Calibri" w:hAnsi="Calibri" w:cs="Calibri"/>
                    <w:color w:val="000000"/>
                  </w:rPr>
                </w:rPrChange>
              </w:rPr>
              <w:pPrChange w:id="1828" w:author="Felix Pascal (felixpas)" w:date="2025-07-01T19:16:00Z">
                <w:pPr>
                  <w:jc w:val="right"/>
                </w:pPr>
              </w:pPrChange>
            </w:pPr>
            <w:ins w:id="1829" w:author="Felix Pascal (felixpas)" w:date="2025-07-01T19:16:00Z">
              <w:r w:rsidRPr="00C76A19">
                <w:rPr>
                  <w:rPrChange w:id="1830" w:author="Felix Pascal (felixpas)" w:date="2025-07-01T19:16:00Z">
                    <w:rPr>
                      <w:rFonts w:ascii="Calibri" w:hAnsi="Calibri" w:cs="Calibri"/>
                      <w:color w:val="000000"/>
                    </w:rPr>
                  </w:rPrChange>
                </w:rPr>
                <w:t>23</w:t>
              </w:r>
            </w:ins>
          </w:p>
        </w:tc>
      </w:tr>
      <w:tr w:rsidR="00D247C6" w:rsidRPr="00D247C6" w14:paraId="799D49A6" w14:textId="77777777" w:rsidTr="00D247C6">
        <w:tblPrEx>
          <w:tblPrExChange w:id="1831" w:author="Felix Pascal (felixpas)" w:date="2025-07-01T19:34:00Z">
            <w:tblPrEx>
              <w:tblW w:w="9493" w:type="dxa"/>
            </w:tblPrEx>
          </w:tblPrExChange>
        </w:tblPrEx>
        <w:trPr>
          <w:trHeight w:val="288"/>
          <w:ins w:id="1832" w:author="Felix Pascal (felixpas)" w:date="2025-07-01T19:16:00Z"/>
          <w:trPrChange w:id="1833" w:author="Felix Pascal (felixpas)" w:date="2025-07-01T19:34:00Z">
            <w:trPr>
              <w:trHeight w:val="288"/>
            </w:trPr>
          </w:trPrChange>
        </w:trPr>
        <w:tc>
          <w:tcPr>
            <w:tcW w:w="3397" w:type="dxa"/>
            <w:noWrap/>
            <w:hideMark/>
            <w:tcPrChange w:id="1834" w:author="Felix Pascal (felixpas)" w:date="2025-07-01T19:34:00Z">
              <w:tcPr>
                <w:tcW w:w="3397" w:type="dxa"/>
                <w:gridSpan w:val="2"/>
                <w:noWrap/>
                <w:hideMark/>
              </w:tcPr>
            </w:tcPrChange>
          </w:tcPr>
          <w:p w14:paraId="70E496D5" w14:textId="77777777" w:rsidR="00C76A19" w:rsidRPr="00C76A19" w:rsidRDefault="00C76A19">
            <w:pPr>
              <w:rPr>
                <w:ins w:id="1835" w:author="Felix Pascal (felixpas)" w:date="2025-07-01T19:16:00Z"/>
                <w:rPrChange w:id="1836" w:author="Felix Pascal (felixpas)" w:date="2025-07-01T19:16:00Z">
                  <w:rPr>
                    <w:ins w:id="1837" w:author="Felix Pascal (felixpas)" w:date="2025-07-01T19:16:00Z"/>
                    <w:rFonts w:ascii="Calibri" w:hAnsi="Calibri" w:cs="Calibri"/>
                    <w:color w:val="000000"/>
                  </w:rPr>
                </w:rPrChange>
              </w:rPr>
            </w:pPr>
            <w:ins w:id="1838" w:author="Felix Pascal (felixpas)" w:date="2025-07-01T19:16:00Z">
              <w:r w:rsidRPr="00C76A19">
                <w:rPr>
                  <w:rPrChange w:id="1839" w:author="Felix Pascal (felixpas)" w:date="2025-07-01T19:16:00Z">
                    <w:rPr>
                      <w:rFonts w:ascii="Calibri" w:hAnsi="Calibri" w:cs="Calibri"/>
                      <w:color w:val="000000"/>
                    </w:rPr>
                  </w:rPrChange>
                </w:rPr>
                <w:t xml:space="preserve">Lathyrus </w:t>
              </w:r>
              <w:proofErr w:type="spellStart"/>
              <w:r w:rsidRPr="00C76A19">
                <w:rPr>
                  <w:rPrChange w:id="1840" w:author="Felix Pascal (felixpas)" w:date="2025-07-01T19:16:00Z">
                    <w:rPr>
                      <w:rFonts w:ascii="Calibri" w:hAnsi="Calibri" w:cs="Calibri"/>
                      <w:color w:val="000000"/>
                    </w:rPr>
                  </w:rPrChange>
                </w:rPr>
                <w:t>vernus</w:t>
              </w:r>
              <w:proofErr w:type="spellEnd"/>
            </w:ins>
          </w:p>
        </w:tc>
        <w:tc>
          <w:tcPr>
            <w:tcW w:w="1823" w:type="dxa"/>
            <w:noWrap/>
            <w:hideMark/>
            <w:tcPrChange w:id="1841" w:author="Felix Pascal (felixpas)" w:date="2025-07-01T19:34:00Z">
              <w:tcPr>
                <w:tcW w:w="1823" w:type="dxa"/>
                <w:noWrap/>
                <w:hideMark/>
              </w:tcPr>
            </w:tcPrChange>
          </w:tcPr>
          <w:p w14:paraId="0C7B5C9F" w14:textId="77777777" w:rsidR="00C76A19" w:rsidRPr="00C76A19" w:rsidRDefault="00C76A19" w:rsidP="00C76A19">
            <w:pPr>
              <w:rPr>
                <w:ins w:id="1842" w:author="Felix Pascal (felixpas)" w:date="2025-07-01T19:16:00Z"/>
                <w:rPrChange w:id="1843" w:author="Felix Pascal (felixpas)" w:date="2025-07-01T19:16:00Z">
                  <w:rPr>
                    <w:ins w:id="1844" w:author="Felix Pascal (felixpas)" w:date="2025-07-01T19:16:00Z"/>
                    <w:rFonts w:ascii="Calibri" w:hAnsi="Calibri" w:cs="Calibri"/>
                    <w:color w:val="000000"/>
                  </w:rPr>
                </w:rPrChange>
              </w:rPr>
              <w:pPrChange w:id="1845" w:author="Felix Pascal (felixpas)" w:date="2025-07-01T19:16:00Z">
                <w:pPr>
                  <w:jc w:val="right"/>
                </w:pPr>
              </w:pPrChange>
            </w:pPr>
            <w:ins w:id="1846" w:author="Felix Pascal (felixpas)" w:date="2025-07-01T19:16:00Z">
              <w:r w:rsidRPr="00C76A19">
                <w:rPr>
                  <w:rPrChange w:id="1847" w:author="Felix Pascal (felixpas)" w:date="2025-07-01T19:16:00Z">
                    <w:rPr>
                      <w:rFonts w:ascii="Calibri" w:hAnsi="Calibri" w:cs="Calibri"/>
                      <w:color w:val="000000"/>
                    </w:rPr>
                  </w:rPrChange>
                </w:rPr>
                <w:t>-16.56917902</w:t>
              </w:r>
            </w:ins>
          </w:p>
        </w:tc>
        <w:tc>
          <w:tcPr>
            <w:tcW w:w="1387" w:type="dxa"/>
            <w:noWrap/>
            <w:hideMark/>
            <w:tcPrChange w:id="1848" w:author="Felix Pascal (felixpas)" w:date="2025-07-01T19:34:00Z">
              <w:tcPr>
                <w:tcW w:w="1387" w:type="dxa"/>
                <w:noWrap/>
                <w:hideMark/>
              </w:tcPr>
            </w:tcPrChange>
          </w:tcPr>
          <w:p w14:paraId="739D0152" w14:textId="77777777" w:rsidR="00C76A19" w:rsidRPr="00C76A19" w:rsidRDefault="00C76A19" w:rsidP="00C76A19">
            <w:pPr>
              <w:rPr>
                <w:ins w:id="1849" w:author="Felix Pascal (felixpas)" w:date="2025-07-01T19:16:00Z"/>
                <w:rPrChange w:id="1850" w:author="Felix Pascal (felixpas)" w:date="2025-07-01T19:16:00Z">
                  <w:rPr>
                    <w:ins w:id="1851" w:author="Felix Pascal (felixpas)" w:date="2025-07-01T19:16:00Z"/>
                    <w:rFonts w:ascii="Calibri" w:hAnsi="Calibri" w:cs="Calibri"/>
                    <w:color w:val="000000"/>
                  </w:rPr>
                </w:rPrChange>
              </w:rPr>
              <w:pPrChange w:id="1852" w:author="Felix Pascal (felixpas)" w:date="2025-07-01T19:16:00Z">
                <w:pPr>
                  <w:jc w:val="right"/>
                </w:pPr>
              </w:pPrChange>
            </w:pPr>
            <w:ins w:id="1853" w:author="Felix Pascal (felixpas)" w:date="2025-07-01T19:16:00Z">
              <w:r w:rsidRPr="00C76A19">
                <w:rPr>
                  <w:rPrChange w:id="1854" w:author="Felix Pascal (felixpas)" w:date="2025-07-01T19:16:00Z">
                    <w:rPr>
                      <w:rFonts w:ascii="Calibri" w:hAnsi="Calibri" w:cs="Calibri"/>
                      <w:color w:val="000000"/>
                    </w:rPr>
                  </w:rPrChange>
                </w:rPr>
                <w:t>0.002826813</w:t>
              </w:r>
            </w:ins>
          </w:p>
        </w:tc>
        <w:tc>
          <w:tcPr>
            <w:tcW w:w="2035" w:type="dxa"/>
            <w:noWrap/>
            <w:hideMark/>
            <w:tcPrChange w:id="1855" w:author="Felix Pascal (felixpas)" w:date="2025-07-01T19:34:00Z">
              <w:tcPr>
                <w:tcW w:w="1040" w:type="dxa"/>
                <w:noWrap/>
                <w:hideMark/>
              </w:tcPr>
            </w:tcPrChange>
          </w:tcPr>
          <w:p w14:paraId="6948A484" w14:textId="77777777" w:rsidR="00C76A19" w:rsidRPr="00C76A19" w:rsidRDefault="00C76A19">
            <w:pPr>
              <w:rPr>
                <w:ins w:id="1856" w:author="Felix Pascal (felixpas)" w:date="2025-07-01T19:16:00Z"/>
                <w:rPrChange w:id="1857" w:author="Felix Pascal (felixpas)" w:date="2025-07-01T19:16:00Z">
                  <w:rPr>
                    <w:ins w:id="1858" w:author="Felix Pascal (felixpas)" w:date="2025-07-01T19:16:00Z"/>
                    <w:rFonts w:ascii="Calibri" w:hAnsi="Calibri" w:cs="Calibri"/>
                    <w:color w:val="000000"/>
                  </w:rPr>
                </w:rPrChange>
              </w:rPr>
            </w:pPr>
            <w:ins w:id="1859" w:author="Felix Pascal (felixpas)" w:date="2025-07-01T19:16:00Z">
              <w:r w:rsidRPr="00C76A19">
                <w:rPr>
                  <w:rPrChange w:id="1860" w:author="Felix Pascal (felixpas)" w:date="2025-07-01T19:16:00Z">
                    <w:rPr>
                      <w:rFonts w:ascii="Calibri" w:hAnsi="Calibri" w:cs="Calibri"/>
                      <w:color w:val="000000"/>
                    </w:rPr>
                  </w:rPrChange>
                </w:rPr>
                <w:t>decreasing</w:t>
              </w:r>
            </w:ins>
          </w:p>
        </w:tc>
        <w:tc>
          <w:tcPr>
            <w:tcW w:w="851" w:type="dxa"/>
            <w:noWrap/>
            <w:hideMark/>
            <w:tcPrChange w:id="1861" w:author="Felix Pascal (felixpas)" w:date="2025-07-01T19:34:00Z">
              <w:tcPr>
                <w:tcW w:w="1846" w:type="dxa"/>
                <w:gridSpan w:val="2"/>
                <w:noWrap/>
                <w:hideMark/>
              </w:tcPr>
            </w:tcPrChange>
          </w:tcPr>
          <w:p w14:paraId="22DC545D" w14:textId="77777777" w:rsidR="00C76A19" w:rsidRPr="00C76A19" w:rsidRDefault="00C76A19" w:rsidP="00C76A19">
            <w:pPr>
              <w:rPr>
                <w:ins w:id="1862" w:author="Felix Pascal (felixpas)" w:date="2025-07-01T19:16:00Z"/>
                <w:rPrChange w:id="1863" w:author="Felix Pascal (felixpas)" w:date="2025-07-01T19:16:00Z">
                  <w:rPr>
                    <w:ins w:id="1864" w:author="Felix Pascal (felixpas)" w:date="2025-07-01T19:16:00Z"/>
                    <w:rFonts w:ascii="Calibri" w:hAnsi="Calibri" w:cs="Calibri"/>
                    <w:color w:val="000000"/>
                  </w:rPr>
                </w:rPrChange>
              </w:rPr>
              <w:pPrChange w:id="1865" w:author="Felix Pascal (felixpas)" w:date="2025-07-01T19:16:00Z">
                <w:pPr>
                  <w:jc w:val="right"/>
                </w:pPr>
              </w:pPrChange>
            </w:pPr>
            <w:ins w:id="1866" w:author="Felix Pascal (felixpas)" w:date="2025-07-01T19:16:00Z">
              <w:r w:rsidRPr="00C76A19">
                <w:rPr>
                  <w:rPrChange w:id="1867" w:author="Felix Pascal (felixpas)" w:date="2025-07-01T19:16:00Z">
                    <w:rPr>
                      <w:rFonts w:ascii="Calibri" w:hAnsi="Calibri" w:cs="Calibri"/>
                      <w:color w:val="000000"/>
                    </w:rPr>
                  </w:rPrChange>
                </w:rPr>
                <w:t>91</w:t>
              </w:r>
            </w:ins>
          </w:p>
        </w:tc>
      </w:tr>
      <w:tr w:rsidR="00C76A19" w:rsidRPr="00C76A19" w14:paraId="7BD6F933" w14:textId="77777777" w:rsidTr="00D247C6">
        <w:trPr>
          <w:trHeight w:val="288"/>
          <w:ins w:id="1868" w:author="Felix Pascal (felixpas)" w:date="2025-07-01T19:16:00Z"/>
          <w:trPrChange w:id="1869" w:author="Felix Pascal (felixpas)" w:date="2025-07-01T19:34:00Z">
            <w:trPr>
              <w:gridAfter w:val="0"/>
              <w:trHeight w:val="288"/>
            </w:trPr>
          </w:trPrChange>
        </w:trPr>
        <w:tc>
          <w:tcPr>
            <w:tcW w:w="3397" w:type="dxa"/>
            <w:noWrap/>
            <w:hideMark/>
            <w:tcPrChange w:id="1870" w:author="Felix Pascal (felixpas)" w:date="2025-07-01T19:34:00Z">
              <w:tcPr>
                <w:tcW w:w="2740" w:type="dxa"/>
                <w:noWrap/>
                <w:hideMark/>
              </w:tcPr>
            </w:tcPrChange>
          </w:tcPr>
          <w:p w14:paraId="221F6BA7" w14:textId="77777777" w:rsidR="00C76A19" w:rsidRPr="00C76A19" w:rsidRDefault="00C76A19">
            <w:pPr>
              <w:rPr>
                <w:ins w:id="1871" w:author="Felix Pascal (felixpas)" w:date="2025-07-01T19:16:00Z"/>
                <w:rPrChange w:id="1872" w:author="Felix Pascal (felixpas)" w:date="2025-07-01T19:16:00Z">
                  <w:rPr>
                    <w:ins w:id="1873" w:author="Felix Pascal (felixpas)" w:date="2025-07-01T19:16:00Z"/>
                    <w:rFonts w:ascii="Calibri" w:hAnsi="Calibri" w:cs="Calibri"/>
                    <w:color w:val="000000"/>
                  </w:rPr>
                </w:rPrChange>
              </w:rPr>
            </w:pPr>
            <w:ins w:id="1874" w:author="Felix Pascal (felixpas)" w:date="2025-07-01T19:16:00Z">
              <w:r w:rsidRPr="00C76A19">
                <w:rPr>
                  <w:rPrChange w:id="1875" w:author="Felix Pascal (felixpas)" w:date="2025-07-01T19:16:00Z">
                    <w:rPr>
                      <w:rFonts w:ascii="Calibri" w:hAnsi="Calibri" w:cs="Calibri"/>
                      <w:color w:val="000000"/>
                    </w:rPr>
                  </w:rPrChange>
                </w:rPr>
                <w:t>Astrantia minor</w:t>
              </w:r>
            </w:ins>
          </w:p>
        </w:tc>
        <w:tc>
          <w:tcPr>
            <w:tcW w:w="1823" w:type="dxa"/>
            <w:noWrap/>
            <w:hideMark/>
            <w:tcPrChange w:id="1876" w:author="Felix Pascal (felixpas)" w:date="2025-07-01T19:34:00Z">
              <w:tcPr>
                <w:tcW w:w="2480" w:type="dxa"/>
                <w:gridSpan w:val="2"/>
                <w:noWrap/>
                <w:hideMark/>
              </w:tcPr>
            </w:tcPrChange>
          </w:tcPr>
          <w:p w14:paraId="2A71B35F" w14:textId="77777777" w:rsidR="00C76A19" w:rsidRPr="00C76A19" w:rsidRDefault="00C76A19" w:rsidP="00C76A19">
            <w:pPr>
              <w:rPr>
                <w:ins w:id="1877" w:author="Felix Pascal (felixpas)" w:date="2025-07-01T19:16:00Z"/>
                <w:rPrChange w:id="1878" w:author="Felix Pascal (felixpas)" w:date="2025-07-01T19:16:00Z">
                  <w:rPr>
                    <w:ins w:id="1879" w:author="Felix Pascal (felixpas)" w:date="2025-07-01T19:16:00Z"/>
                    <w:rFonts w:ascii="Calibri" w:hAnsi="Calibri" w:cs="Calibri"/>
                    <w:color w:val="000000"/>
                  </w:rPr>
                </w:rPrChange>
              </w:rPr>
              <w:pPrChange w:id="1880" w:author="Felix Pascal (felixpas)" w:date="2025-07-01T19:16:00Z">
                <w:pPr>
                  <w:jc w:val="right"/>
                </w:pPr>
              </w:pPrChange>
            </w:pPr>
            <w:ins w:id="1881" w:author="Felix Pascal (felixpas)" w:date="2025-07-01T19:16:00Z">
              <w:r w:rsidRPr="00C76A19">
                <w:rPr>
                  <w:rPrChange w:id="1882" w:author="Felix Pascal (felixpas)" w:date="2025-07-01T19:16:00Z">
                    <w:rPr>
                      <w:rFonts w:ascii="Calibri" w:hAnsi="Calibri" w:cs="Calibri"/>
                      <w:color w:val="000000"/>
                    </w:rPr>
                  </w:rPrChange>
                </w:rPr>
                <w:t>-16.54788582</w:t>
              </w:r>
            </w:ins>
          </w:p>
        </w:tc>
        <w:tc>
          <w:tcPr>
            <w:tcW w:w="1387" w:type="dxa"/>
            <w:noWrap/>
            <w:hideMark/>
            <w:tcPrChange w:id="1883" w:author="Felix Pascal (felixpas)" w:date="2025-07-01T19:34:00Z">
              <w:tcPr>
                <w:tcW w:w="1300" w:type="dxa"/>
                <w:noWrap/>
                <w:hideMark/>
              </w:tcPr>
            </w:tcPrChange>
          </w:tcPr>
          <w:p w14:paraId="66FB04D9" w14:textId="77777777" w:rsidR="00C76A19" w:rsidRPr="00C76A19" w:rsidRDefault="00C76A19" w:rsidP="00C76A19">
            <w:pPr>
              <w:rPr>
                <w:ins w:id="1884" w:author="Felix Pascal (felixpas)" w:date="2025-07-01T19:16:00Z"/>
                <w:rPrChange w:id="1885" w:author="Felix Pascal (felixpas)" w:date="2025-07-01T19:16:00Z">
                  <w:rPr>
                    <w:ins w:id="1886" w:author="Felix Pascal (felixpas)" w:date="2025-07-01T19:16:00Z"/>
                    <w:rFonts w:ascii="Calibri" w:hAnsi="Calibri" w:cs="Calibri"/>
                    <w:color w:val="000000"/>
                  </w:rPr>
                </w:rPrChange>
              </w:rPr>
              <w:pPrChange w:id="1887" w:author="Felix Pascal (felixpas)" w:date="2025-07-01T19:16:00Z">
                <w:pPr>
                  <w:jc w:val="right"/>
                </w:pPr>
              </w:pPrChange>
            </w:pPr>
            <w:ins w:id="1888" w:author="Felix Pascal (felixpas)" w:date="2025-07-01T19:16:00Z">
              <w:r w:rsidRPr="00C76A19">
                <w:rPr>
                  <w:rPrChange w:id="1889" w:author="Felix Pascal (felixpas)" w:date="2025-07-01T19:16:00Z">
                    <w:rPr>
                      <w:rFonts w:ascii="Calibri" w:hAnsi="Calibri" w:cs="Calibri"/>
                      <w:color w:val="000000"/>
                    </w:rPr>
                  </w:rPrChange>
                </w:rPr>
                <w:t>0.000213406</w:t>
              </w:r>
            </w:ins>
          </w:p>
        </w:tc>
        <w:tc>
          <w:tcPr>
            <w:tcW w:w="2035" w:type="dxa"/>
            <w:noWrap/>
            <w:hideMark/>
            <w:tcPrChange w:id="1890" w:author="Felix Pascal (felixpas)" w:date="2025-07-01T19:34:00Z">
              <w:tcPr>
                <w:tcW w:w="1040" w:type="dxa"/>
                <w:noWrap/>
                <w:hideMark/>
              </w:tcPr>
            </w:tcPrChange>
          </w:tcPr>
          <w:p w14:paraId="46F5E1A8" w14:textId="77777777" w:rsidR="00C76A19" w:rsidRPr="00C76A19" w:rsidRDefault="00C76A19">
            <w:pPr>
              <w:rPr>
                <w:ins w:id="1891" w:author="Felix Pascal (felixpas)" w:date="2025-07-01T19:16:00Z"/>
                <w:rPrChange w:id="1892" w:author="Felix Pascal (felixpas)" w:date="2025-07-01T19:16:00Z">
                  <w:rPr>
                    <w:ins w:id="1893" w:author="Felix Pascal (felixpas)" w:date="2025-07-01T19:16:00Z"/>
                    <w:rFonts w:ascii="Calibri" w:hAnsi="Calibri" w:cs="Calibri"/>
                    <w:color w:val="000000"/>
                  </w:rPr>
                </w:rPrChange>
              </w:rPr>
            </w:pPr>
            <w:ins w:id="1894" w:author="Felix Pascal (felixpas)" w:date="2025-07-01T19:16:00Z">
              <w:r w:rsidRPr="00C76A19">
                <w:rPr>
                  <w:rPrChange w:id="1895" w:author="Felix Pascal (felixpas)" w:date="2025-07-01T19:16:00Z">
                    <w:rPr>
                      <w:rFonts w:ascii="Calibri" w:hAnsi="Calibri" w:cs="Calibri"/>
                      <w:color w:val="000000"/>
                    </w:rPr>
                  </w:rPrChange>
                </w:rPr>
                <w:t>decreasing</w:t>
              </w:r>
            </w:ins>
          </w:p>
        </w:tc>
        <w:tc>
          <w:tcPr>
            <w:tcW w:w="851" w:type="dxa"/>
            <w:noWrap/>
            <w:hideMark/>
            <w:tcPrChange w:id="1896" w:author="Felix Pascal (felixpas)" w:date="2025-07-01T19:34:00Z">
              <w:tcPr>
                <w:tcW w:w="900" w:type="dxa"/>
                <w:noWrap/>
                <w:hideMark/>
              </w:tcPr>
            </w:tcPrChange>
          </w:tcPr>
          <w:p w14:paraId="61DEC84A" w14:textId="77777777" w:rsidR="00C76A19" w:rsidRPr="00C76A19" w:rsidRDefault="00C76A19" w:rsidP="00C76A19">
            <w:pPr>
              <w:rPr>
                <w:ins w:id="1897" w:author="Felix Pascal (felixpas)" w:date="2025-07-01T19:16:00Z"/>
                <w:rPrChange w:id="1898" w:author="Felix Pascal (felixpas)" w:date="2025-07-01T19:16:00Z">
                  <w:rPr>
                    <w:ins w:id="1899" w:author="Felix Pascal (felixpas)" w:date="2025-07-01T19:16:00Z"/>
                    <w:rFonts w:ascii="Calibri" w:hAnsi="Calibri" w:cs="Calibri"/>
                    <w:color w:val="000000"/>
                  </w:rPr>
                </w:rPrChange>
              </w:rPr>
              <w:pPrChange w:id="1900" w:author="Felix Pascal (felixpas)" w:date="2025-07-01T19:16:00Z">
                <w:pPr>
                  <w:jc w:val="right"/>
                </w:pPr>
              </w:pPrChange>
            </w:pPr>
            <w:ins w:id="1901" w:author="Felix Pascal (felixpas)" w:date="2025-07-01T19:16:00Z">
              <w:r w:rsidRPr="00C76A19">
                <w:rPr>
                  <w:rPrChange w:id="1902" w:author="Felix Pascal (felixpas)" w:date="2025-07-01T19:16:00Z">
                    <w:rPr>
                      <w:rFonts w:ascii="Calibri" w:hAnsi="Calibri" w:cs="Calibri"/>
                      <w:color w:val="000000"/>
                    </w:rPr>
                  </w:rPrChange>
                </w:rPr>
                <w:t>72</w:t>
              </w:r>
            </w:ins>
          </w:p>
        </w:tc>
      </w:tr>
      <w:tr w:rsidR="00D247C6" w:rsidRPr="00D247C6" w14:paraId="6F51D4F0" w14:textId="77777777" w:rsidTr="00D247C6">
        <w:tblPrEx>
          <w:tblPrExChange w:id="1903" w:author="Felix Pascal (felixpas)" w:date="2025-07-01T19:34:00Z">
            <w:tblPrEx>
              <w:tblW w:w="9493" w:type="dxa"/>
            </w:tblPrEx>
          </w:tblPrExChange>
        </w:tblPrEx>
        <w:trPr>
          <w:trHeight w:val="288"/>
          <w:ins w:id="1904" w:author="Felix Pascal (felixpas)" w:date="2025-07-01T19:16:00Z"/>
          <w:trPrChange w:id="1905" w:author="Felix Pascal (felixpas)" w:date="2025-07-01T19:34:00Z">
            <w:trPr>
              <w:trHeight w:val="288"/>
            </w:trPr>
          </w:trPrChange>
        </w:trPr>
        <w:tc>
          <w:tcPr>
            <w:tcW w:w="3397" w:type="dxa"/>
            <w:noWrap/>
            <w:hideMark/>
            <w:tcPrChange w:id="1906" w:author="Felix Pascal (felixpas)" w:date="2025-07-01T19:34:00Z">
              <w:tcPr>
                <w:tcW w:w="3397" w:type="dxa"/>
                <w:gridSpan w:val="2"/>
                <w:noWrap/>
                <w:hideMark/>
              </w:tcPr>
            </w:tcPrChange>
          </w:tcPr>
          <w:p w14:paraId="0CF36184" w14:textId="77777777" w:rsidR="00C76A19" w:rsidRPr="00C76A19" w:rsidRDefault="00C76A19">
            <w:pPr>
              <w:rPr>
                <w:ins w:id="1907" w:author="Felix Pascal (felixpas)" w:date="2025-07-01T19:16:00Z"/>
                <w:rPrChange w:id="1908" w:author="Felix Pascal (felixpas)" w:date="2025-07-01T19:16:00Z">
                  <w:rPr>
                    <w:ins w:id="1909" w:author="Felix Pascal (felixpas)" w:date="2025-07-01T19:16:00Z"/>
                    <w:rFonts w:ascii="Calibri" w:hAnsi="Calibri" w:cs="Calibri"/>
                    <w:color w:val="000000"/>
                  </w:rPr>
                </w:rPrChange>
              </w:rPr>
            </w:pPr>
            <w:ins w:id="1910" w:author="Felix Pascal (felixpas)" w:date="2025-07-01T19:16:00Z">
              <w:r w:rsidRPr="00C76A19">
                <w:rPr>
                  <w:rPrChange w:id="1911" w:author="Felix Pascal (felixpas)" w:date="2025-07-01T19:16:00Z">
                    <w:rPr>
                      <w:rFonts w:ascii="Calibri" w:hAnsi="Calibri" w:cs="Calibri"/>
                      <w:color w:val="000000"/>
                    </w:rPr>
                  </w:rPrChange>
                </w:rPr>
                <w:t xml:space="preserve">Potentilla </w:t>
              </w:r>
              <w:proofErr w:type="spellStart"/>
              <w:r w:rsidRPr="00C76A19">
                <w:rPr>
                  <w:rPrChange w:id="1912" w:author="Felix Pascal (felixpas)" w:date="2025-07-01T19:16:00Z">
                    <w:rPr>
                      <w:rFonts w:ascii="Calibri" w:hAnsi="Calibri" w:cs="Calibri"/>
                      <w:color w:val="000000"/>
                    </w:rPr>
                  </w:rPrChange>
                </w:rPr>
                <w:t>pusilla</w:t>
              </w:r>
              <w:proofErr w:type="spellEnd"/>
            </w:ins>
          </w:p>
        </w:tc>
        <w:tc>
          <w:tcPr>
            <w:tcW w:w="1823" w:type="dxa"/>
            <w:noWrap/>
            <w:hideMark/>
            <w:tcPrChange w:id="1913" w:author="Felix Pascal (felixpas)" w:date="2025-07-01T19:34:00Z">
              <w:tcPr>
                <w:tcW w:w="1823" w:type="dxa"/>
                <w:noWrap/>
                <w:hideMark/>
              </w:tcPr>
            </w:tcPrChange>
          </w:tcPr>
          <w:p w14:paraId="6FF0C2EB" w14:textId="77777777" w:rsidR="00C76A19" w:rsidRPr="00C76A19" w:rsidRDefault="00C76A19" w:rsidP="00C76A19">
            <w:pPr>
              <w:rPr>
                <w:ins w:id="1914" w:author="Felix Pascal (felixpas)" w:date="2025-07-01T19:16:00Z"/>
                <w:rPrChange w:id="1915" w:author="Felix Pascal (felixpas)" w:date="2025-07-01T19:16:00Z">
                  <w:rPr>
                    <w:ins w:id="1916" w:author="Felix Pascal (felixpas)" w:date="2025-07-01T19:16:00Z"/>
                    <w:rFonts w:ascii="Calibri" w:hAnsi="Calibri" w:cs="Calibri"/>
                    <w:color w:val="000000"/>
                  </w:rPr>
                </w:rPrChange>
              </w:rPr>
              <w:pPrChange w:id="1917" w:author="Felix Pascal (felixpas)" w:date="2025-07-01T19:16:00Z">
                <w:pPr>
                  <w:jc w:val="right"/>
                </w:pPr>
              </w:pPrChange>
            </w:pPr>
            <w:ins w:id="1918" w:author="Felix Pascal (felixpas)" w:date="2025-07-01T19:16:00Z">
              <w:r w:rsidRPr="00C76A19">
                <w:rPr>
                  <w:rPrChange w:id="1919" w:author="Felix Pascal (felixpas)" w:date="2025-07-01T19:16:00Z">
                    <w:rPr>
                      <w:rFonts w:ascii="Calibri" w:hAnsi="Calibri" w:cs="Calibri"/>
                      <w:color w:val="000000"/>
                    </w:rPr>
                  </w:rPrChange>
                </w:rPr>
                <w:t>-14.3097907</w:t>
              </w:r>
            </w:ins>
          </w:p>
        </w:tc>
        <w:tc>
          <w:tcPr>
            <w:tcW w:w="1387" w:type="dxa"/>
            <w:noWrap/>
            <w:hideMark/>
            <w:tcPrChange w:id="1920" w:author="Felix Pascal (felixpas)" w:date="2025-07-01T19:34:00Z">
              <w:tcPr>
                <w:tcW w:w="1387" w:type="dxa"/>
                <w:noWrap/>
                <w:hideMark/>
              </w:tcPr>
            </w:tcPrChange>
          </w:tcPr>
          <w:p w14:paraId="02729388" w14:textId="77777777" w:rsidR="00C76A19" w:rsidRPr="00C76A19" w:rsidRDefault="00C76A19" w:rsidP="00C76A19">
            <w:pPr>
              <w:rPr>
                <w:ins w:id="1921" w:author="Felix Pascal (felixpas)" w:date="2025-07-01T19:16:00Z"/>
                <w:rPrChange w:id="1922" w:author="Felix Pascal (felixpas)" w:date="2025-07-01T19:16:00Z">
                  <w:rPr>
                    <w:ins w:id="1923" w:author="Felix Pascal (felixpas)" w:date="2025-07-01T19:16:00Z"/>
                    <w:rFonts w:ascii="Calibri" w:hAnsi="Calibri" w:cs="Calibri"/>
                    <w:color w:val="000000"/>
                  </w:rPr>
                </w:rPrChange>
              </w:rPr>
              <w:pPrChange w:id="1924" w:author="Felix Pascal (felixpas)" w:date="2025-07-01T19:16:00Z">
                <w:pPr>
                  <w:jc w:val="right"/>
                </w:pPr>
              </w:pPrChange>
            </w:pPr>
            <w:ins w:id="1925" w:author="Felix Pascal (felixpas)" w:date="2025-07-01T19:16:00Z">
              <w:r w:rsidRPr="00C76A19">
                <w:rPr>
                  <w:rPrChange w:id="1926" w:author="Felix Pascal (felixpas)" w:date="2025-07-01T19:16:00Z">
                    <w:rPr>
                      <w:rFonts w:ascii="Calibri" w:hAnsi="Calibri" w:cs="Calibri"/>
                      <w:color w:val="000000"/>
                    </w:rPr>
                  </w:rPrChange>
                </w:rPr>
                <w:t>0.008661406</w:t>
              </w:r>
            </w:ins>
          </w:p>
        </w:tc>
        <w:tc>
          <w:tcPr>
            <w:tcW w:w="2035" w:type="dxa"/>
            <w:noWrap/>
            <w:hideMark/>
            <w:tcPrChange w:id="1927" w:author="Felix Pascal (felixpas)" w:date="2025-07-01T19:34:00Z">
              <w:tcPr>
                <w:tcW w:w="1040" w:type="dxa"/>
                <w:noWrap/>
                <w:hideMark/>
              </w:tcPr>
            </w:tcPrChange>
          </w:tcPr>
          <w:p w14:paraId="00927A17" w14:textId="77777777" w:rsidR="00C76A19" w:rsidRPr="00C76A19" w:rsidRDefault="00C76A19">
            <w:pPr>
              <w:rPr>
                <w:ins w:id="1928" w:author="Felix Pascal (felixpas)" w:date="2025-07-01T19:16:00Z"/>
                <w:rPrChange w:id="1929" w:author="Felix Pascal (felixpas)" w:date="2025-07-01T19:16:00Z">
                  <w:rPr>
                    <w:ins w:id="1930" w:author="Felix Pascal (felixpas)" w:date="2025-07-01T19:16:00Z"/>
                    <w:rFonts w:ascii="Calibri" w:hAnsi="Calibri" w:cs="Calibri"/>
                    <w:color w:val="000000"/>
                  </w:rPr>
                </w:rPrChange>
              </w:rPr>
            </w:pPr>
            <w:ins w:id="1931" w:author="Felix Pascal (felixpas)" w:date="2025-07-01T19:16:00Z">
              <w:r w:rsidRPr="00C76A19">
                <w:rPr>
                  <w:rPrChange w:id="1932" w:author="Felix Pascal (felixpas)" w:date="2025-07-01T19:16:00Z">
                    <w:rPr>
                      <w:rFonts w:ascii="Calibri" w:hAnsi="Calibri" w:cs="Calibri"/>
                      <w:color w:val="000000"/>
                    </w:rPr>
                  </w:rPrChange>
                </w:rPr>
                <w:t>decreasing</w:t>
              </w:r>
            </w:ins>
          </w:p>
        </w:tc>
        <w:tc>
          <w:tcPr>
            <w:tcW w:w="851" w:type="dxa"/>
            <w:noWrap/>
            <w:hideMark/>
            <w:tcPrChange w:id="1933" w:author="Felix Pascal (felixpas)" w:date="2025-07-01T19:34:00Z">
              <w:tcPr>
                <w:tcW w:w="1846" w:type="dxa"/>
                <w:gridSpan w:val="2"/>
                <w:noWrap/>
                <w:hideMark/>
              </w:tcPr>
            </w:tcPrChange>
          </w:tcPr>
          <w:p w14:paraId="0E6261E2" w14:textId="77777777" w:rsidR="00C76A19" w:rsidRPr="00C76A19" w:rsidRDefault="00C76A19" w:rsidP="00C76A19">
            <w:pPr>
              <w:rPr>
                <w:ins w:id="1934" w:author="Felix Pascal (felixpas)" w:date="2025-07-01T19:16:00Z"/>
                <w:rPrChange w:id="1935" w:author="Felix Pascal (felixpas)" w:date="2025-07-01T19:16:00Z">
                  <w:rPr>
                    <w:ins w:id="1936" w:author="Felix Pascal (felixpas)" w:date="2025-07-01T19:16:00Z"/>
                    <w:rFonts w:ascii="Calibri" w:hAnsi="Calibri" w:cs="Calibri"/>
                    <w:color w:val="000000"/>
                  </w:rPr>
                </w:rPrChange>
              </w:rPr>
              <w:pPrChange w:id="1937" w:author="Felix Pascal (felixpas)" w:date="2025-07-01T19:16:00Z">
                <w:pPr>
                  <w:jc w:val="right"/>
                </w:pPr>
              </w:pPrChange>
            </w:pPr>
            <w:ins w:id="1938" w:author="Felix Pascal (felixpas)" w:date="2025-07-01T19:16:00Z">
              <w:r w:rsidRPr="00C76A19">
                <w:rPr>
                  <w:rPrChange w:id="1939" w:author="Felix Pascal (felixpas)" w:date="2025-07-01T19:16:00Z">
                    <w:rPr>
                      <w:rFonts w:ascii="Calibri" w:hAnsi="Calibri" w:cs="Calibri"/>
                      <w:color w:val="000000"/>
                    </w:rPr>
                  </w:rPrChange>
                </w:rPr>
                <w:t>21</w:t>
              </w:r>
            </w:ins>
          </w:p>
        </w:tc>
      </w:tr>
      <w:tr w:rsidR="00C76A19" w:rsidRPr="00C76A19" w14:paraId="56B55A5F" w14:textId="77777777" w:rsidTr="00D247C6">
        <w:trPr>
          <w:trHeight w:val="288"/>
          <w:ins w:id="1940" w:author="Felix Pascal (felixpas)" w:date="2025-07-01T19:16:00Z"/>
          <w:trPrChange w:id="1941" w:author="Felix Pascal (felixpas)" w:date="2025-07-01T19:34:00Z">
            <w:trPr>
              <w:gridAfter w:val="0"/>
              <w:trHeight w:val="288"/>
            </w:trPr>
          </w:trPrChange>
        </w:trPr>
        <w:tc>
          <w:tcPr>
            <w:tcW w:w="3397" w:type="dxa"/>
            <w:noWrap/>
            <w:hideMark/>
            <w:tcPrChange w:id="1942" w:author="Felix Pascal (felixpas)" w:date="2025-07-01T19:34:00Z">
              <w:tcPr>
                <w:tcW w:w="2740" w:type="dxa"/>
                <w:noWrap/>
                <w:hideMark/>
              </w:tcPr>
            </w:tcPrChange>
          </w:tcPr>
          <w:p w14:paraId="3162F0F5" w14:textId="77777777" w:rsidR="00C76A19" w:rsidRPr="00C76A19" w:rsidRDefault="00C76A19">
            <w:pPr>
              <w:rPr>
                <w:ins w:id="1943" w:author="Felix Pascal (felixpas)" w:date="2025-07-01T19:16:00Z"/>
                <w:rPrChange w:id="1944" w:author="Felix Pascal (felixpas)" w:date="2025-07-01T19:16:00Z">
                  <w:rPr>
                    <w:ins w:id="1945" w:author="Felix Pascal (felixpas)" w:date="2025-07-01T19:16:00Z"/>
                    <w:rFonts w:ascii="Calibri" w:hAnsi="Calibri" w:cs="Calibri"/>
                    <w:color w:val="000000"/>
                  </w:rPr>
                </w:rPrChange>
              </w:rPr>
            </w:pPr>
            <w:proofErr w:type="spellStart"/>
            <w:ins w:id="1946" w:author="Felix Pascal (felixpas)" w:date="2025-07-01T19:16:00Z">
              <w:r w:rsidRPr="00C76A19">
                <w:rPr>
                  <w:rPrChange w:id="1947" w:author="Felix Pascal (felixpas)" w:date="2025-07-01T19:16:00Z">
                    <w:rPr>
                      <w:rFonts w:ascii="Calibri" w:hAnsi="Calibri" w:cs="Calibri"/>
                      <w:color w:val="000000"/>
                    </w:rPr>
                  </w:rPrChange>
                </w:rPr>
                <w:t>Crepis</w:t>
              </w:r>
              <w:proofErr w:type="spellEnd"/>
              <w:r w:rsidRPr="00C76A19">
                <w:rPr>
                  <w:rPrChange w:id="1948" w:author="Felix Pascal (felixpas)" w:date="2025-07-01T19:16:00Z">
                    <w:rPr>
                      <w:rFonts w:ascii="Calibri" w:hAnsi="Calibri" w:cs="Calibri"/>
                      <w:color w:val="000000"/>
                    </w:rPr>
                  </w:rPrChange>
                </w:rPr>
                <w:t xml:space="preserve"> </w:t>
              </w:r>
              <w:proofErr w:type="spellStart"/>
              <w:r w:rsidRPr="00C76A19">
                <w:rPr>
                  <w:rPrChange w:id="1949" w:author="Felix Pascal (felixpas)" w:date="2025-07-01T19:16:00Z">
                    <w:rPr>
                      <w:rFonts w:ascii="Calibri" w:hAnsi="Calibri" w:cs="Calibri"/>
                      <w:color w:val="000000"/>
                    </w:rPr>
                  </w:rPrChange>
                </w:rPr>
                <w:t>conyzifolia</w:t>
              </w:r>
              <w:proofErr w:type="spellEnd"/>
            </w:ins>
          </w:p>
        </w:tc>
        <w:tc>
          <w:tcPr>
            <w:tcW w:w="1823" w:type="dxa"/>
            <w:noWrap/>
            <w:hideMark/>
            <w:tcPrChange w:id="1950" w:author="Felix Pascal (felixpas)" w:date="2025-07-01T19:34:00Z">
              <w:tcPr>
                <w:tcW w:w="2480" w:type="dxa"/>
                <w:gridSpan w:val="2"/>
                <w:noWrap/>
                <w:hideMark/>
              </w:tcPr>
            </w:tcPrChange>
          </w:tcPr>
          <w:p w14:paraId="3BC2B71A" w14:textId="77777777" w:rsidR="00C76A19" w:rsidRPr="00C76A19" w:rsidRDefault="00C76A19" w:rsidP="00C76A19">
            <w:pPr>
              <w:rPr>
                <w:ins w:id="1951" w:author="Felix Pascal (felixpas)" w:date="2025-07-01T19:16:00Z"/>
                <w:rPrChange w:id="1952" w:author="Felix Pascal (felixpas)" w:date="2025-07-01T19:16:00Z">
                  <w:rPr>
                    <w:ins w:id="1953" w:author="Felix Pascal (felixpas)" w:date="2025-07-01T19:16:00Z"/>
                    <w:rFonts w:ascii="Calibri" w:hAnsi="Calibri" w:cs="Calibri"/>
                    <w:color w:val="000000"/>
                  </w:rPr>
                </w:rPrChange>
              </w:rPr>
              <w:pPrChange w:id="1954" w:author="Felix Pascal (felixpas)" w:date="2025-07-01T19:16:00Z">
                <w:pPr>
                  <w:jc w:val="right"/>
                </w:pPr>
              </w:pPrChange>
            </w:pPr>
            <w:ins w:id="1955" w:author="Felix Pascal (felixpas)" w:date="2025-07-01T19:16:00Z">
              <w:r w:rsidRPr="00C76A19">
                <w:rPr>
                  <w:rPrChange w:id="1956" w:author="Felix Pascal (felixpas)" w:date="2025-07-01T19:16:00Z">
                    <w:rPr>
                      <w:rFonts w:ascii="Calibri" w:hAnsi="Calibri" w:cs="Calibri"/>
                      <w:color w:val="000000"/>
                    </w:rPr>
                  </w:rPrChange>
                </w:rPr>
                <w:t>-14.0223667</w:t>
              </w:r>
            </w:ins>
          </w:p>
        </w:tc>
        <w:tc>
          <w:tcPr>
            <w:tcW w:w="1387" w:type="dxa"/>
            <w:noWrap/>
            <w:hideMark/>
            <w:tcPrChange w:id="1957" w:author="Felix Pascal (felixpas)" w:date="2025-07-01T19:34:00Z">
              <w:tcPr>
                <w:tcW w:w="1300" w:type="dxa"/>
                <w:noWrap/>
                <w:hideMark/>
              </w:tcPr>
            </w:tcPrChange>
          </w:tcPr>
          <w:p w14:paraId="37F740F4" w14:textId="77777777" w:rsidR="00C76A19" w:rsidRPr="00C76A19" w:rsidRDefault="00C76A19" w:rsidP="00C76A19">
            <w:pPr>
              <w:rPr>
                <w:ins w:id="1958" w:author="Felix Pascal (felixpas)" w:date="2025-07-01T19:16:00Z"/>
                <w:rPrChange w:id="1959" w:author="Felix Pascal (felixpas)" w:date="2025-07-01T19:16:00Z">
                  <w:rPr>
                    <w:ins w:id="1960" w:author="Felix Pascal (felixpas)" w:date="2025-07-01T19:16:00Z"/>
                    <w:rFonts w:ascii="Calibri" w:hAnsi="Calibri" w:cs="Calibri"/>
                    <w:color w:val="000000"/>
                  </w:rPr>
                </w:rPrChange>
              </w:rPr>
              <w:pPrChange w:id="1961" w:author="Felix Pascal (felixpas)" w:date="2025-07-01T19:16:00Z">
                <w:pPr>
                  <w:jc w:val="right"/>
                </w:pPr>
              </w:pPrChange>
            </w:pPr>
            <w:ins w:id="1962" w:author="Felix Pascal (felixpas)" w:date="2025-07-01T19:16:00Z">
              <w:r w:rsidRPr="00C76A19">
                <w:rPr>
                  <w:rPrChange w:id="1963" w:author="Felix Pascal (felixpas)" w:date="2025-07-01T19:16:00Z">
                    <w:rPr>
                      <w:rFonts w:ascii="Calibri" w:hAnsi="Calibri" w:cs="Calibri"/>
                      <w:color w:val="000000"/>
                    </w:rPr>
                  </w:rPrChange>
                </w:rPr>
                <w:t>0.014404871</w:t>
              </w:r>
            </w:ins>
          </w:p>
        </w:tc>
        <w:tc>
          <w:tcPr>
            <w:tcW w:w="2035" w:type="dxa"/>
            <w:noWrap/>
            <w:hideMark/>
            <w:tcPrChange w:id="1964" w:author="Felix Pascal (felixpas)" w:date="2025-07-01T19:34:00Z">
              <w:tcPr>
                <w:tcW w:w="1040" w:type="dxa"/>
                <w:noWrap/>
                <w:hideMark/>
              </w:tcPr>
            </w:tcPrChange>
          </w:tcPr>
          <w:p w14:paraId="2383A8AF" w14:textId="77777777" w:rsidR="00C76A19" w:rsidRPr="00C76A19" w:rsidRDefault="00C76A19">
            <w:pPr>
              <w:rPr>
                <w:ins w:id="1965" w:author="Felix Pascal (felixpas)" w:date="2025-07-01T19:16:00Z"/>
                <w:rPrChange w:id="1966" w:author="Felix Pascal (felixpas)" w:date="2025-07-01T19:16:00Z">
                  <w:rPr>
                    <w:ins w:id="1967" w:author="Felix Pascal (felixpas)" w:date="2025-07-01T19:16:00Z"/>
                    <w:rFonts w:ascii="Calibri" w:hAnsi="Calibri" w:cs="Calibri"/>
                    <w:color w:val="000000"/>
                  </w:rPr>
                </w:rPrChange>
              </w:rPr>
            </w:pPr>
            <w:ins w:id="1968" w:author="Felix Pascal (felixpas)" w:date="2025-07-01T19:16:00Z">
              <w:r w:rsidRPr="00C76A19">
                <w:rPr>
                  <w:rPrChange w:id="1969" w:author="Felix Pascal (felixpas)" w:date="2025-07-01T19:16:00Z">
                    <w:rPr>
                      <w:rFonts w:ascii="Calibri" w:hAnsi="Calibri" w:cs="Calibri"/>
                      <w:color w:val="000000"/>
                    </w:rPr>
                  </w:rPrChange>
                </w:rPr>
                <w:t>decreasing</w:t>
              </w:r>
            </w:ins>
          </w:p>
        </w:tc>
        <w:tc>
          <w:tcPr>
            <w:tcW w:w="851" w:type="dxa"/>
            <w:noWrap/>
            <w:hideMark/>
            <w:tcPrChange w:id="1970" w:author="Felix Pascal (felixpas)" w:date="2025-07-01T19:34:00Z">
              <w:tcPr>
                <w:tcW w:w="900" w:type="dxa"/>
                <w:noWrap/>
                <w:hideMark/>
              </w:tcPr>
            </w:tcPrChange>
          </w:tcPr>
          <w:p w14:paraId="0CEB0576" w14:textId="77777777" w:rsidR="00C76A19" w:rsidRPr="00C76A19" w:rsidRDefault="00C76A19" w:rsidP="00C76A19">
            <w:pPr>
              <w:rPr>
                <w:ins w:id="1971" w:author="Felix Pascal (felixpas)" w:date="2025-07-01T19:16:00Z"/>
                <w:rPrChange w:id="1972" w:author="Felix Pascal (felixpas)" w:date="2025-07-01T19:16:00Z">
                  <w:rPr>
                    <w:ins w:id="1973" w:author="Felix Pascal (felixpas)" w:date="2025-07-01T19:16:00Z"/>
                    <w:rFonts w:ascii="Calibri" w:hAnsi="Calibri" w:cs="Calibri"/>
                    <w:color w:val="000000"/>
                  </w:rPr>
                </w:rPrChange>
              </w:rPr>
              <w:pPrChange w:id="1974" w:author="Felix Pascal (felixpas)" w:date="2025-07-01T19:16:00Z">
                <w:pPr>
                  <w:jc w:val="right"/>
                </w:pPr>
              </w:pPrChange>
            </w:pPr>
            <w:ins w:id="1975" w:author="Felix Pascal (felixpas)" w:date="2025-07-01T19:16:00Z">
              <w:r w:rsidRPr="00C76A19">
                <w:rPr>
                  <w:rPrChange w:id="1976" w:author="Felix Pascal (felixpas)" w:date="2025-07-01T19:16:00Z">
                    <w:rPr>
                      <w:rFonts w:ascii="Calibri" w:hAnsi="Calibri" w:cs="Calibri"/>
                      <w:color w:val="000000"/>
                    </w:rPr>
                  </w:rPrChange>
                </w:rPr>
                <w:t>26</w:t>
              </w:r>
            </w:ins>
          </w:p>
        </w:tc>
      </w:tr>
      <w:tr w:rsidR="00D247C6" w:rsidRPr="00D247C6" w14:paraId="3CBE38A2" w14:textId="77777777" w:rsidTr="00D247C6">
        <w:tblPrEx>
          <w:tblPrExChange w:id="1977" w:author="Felix Pascal (felixpas)" w:date="2025-07-01T19:34:00Z">
            <w:tblPrEx>
              <w:tblW w:w="9493" w:type="dxa"/>
            </w:tblPrEx>
          </w:tblPrExChange>
        </w:tblPrEx>
        <w:trPr>
          <w:trHeight w:val="288"/>
          <w:ins w:id="1978" w:author="Felix Pascal (felixpas)" w:date="2025-07-01T19:16:00Z"/>
          <w:trPrChange w:id="1979" w:author="Felix Pascal (felixpas)" w:date="2025-07-01T19:34:00Z">
            <w:trPr>
              <w:trHeight w:val="288"/>
            </w:trPr>
          </w:trPrChange>
        </w:trPr>
        <w:tc>
          <w:tcPr>
            <w:tcW w:w="3397" w:type="dxa"/>
            <w:noWrap/>
            <w:hideMark/>
            <w:tcPrChange w:id="1980" w:author="Felix Pascal (felixpas)" w:date="2025-07-01T19:34:00Z">
              <w:tcPr>
                <w:tcW w:w="3397" w:type="dxa"/>
                <w:gridSpan w:val="2"/>
                <w:noWrap/>
                <w:hideMark/>
              </w:tcPr>
            </w:tcPrChange>
          </w:tcPr>
          <w:p w14:paraId="5D292322" w14:textId="77777777" w:rsidR="00C76A19" w:rsidRPr="00C76A19" w:rsidRDefault="00C76A19">
            <w:pPr>
              <w:rPr>
                <w:ins w:id="1981" w:author="Felix Pascal (felixpas)" w:date="2025-07-01T19:16:00Z"/>
                <w:rPrChange w:id="1982" w:author="Felix Pascal (felixpas)" w:date="2025-07-01T19:16:00Z">
                  <w:rPr>
                    <w:ins w:id="1983" w:author="Felix Pascal (felixpas)" w:date="2025-07-01T19:16:00Z"/>
                    <w:rFonts w:ascii="Calibri" w:hAnsi="Calibri" w:cs="Calibri"/>
                    <w:color w:val="000000"/>
                  </w:rPr>
                </w:rPrChange>
              </w:rPr>
            </w:pPr>
            <w:ins w:id="1984" w:author="Felix Pascal (felixpas)" w:date="2025-07-01T19:16:00Z">
              <w:r w:rsidRPr="00C76A19">
                <w:rPr>
                  <w:rPrChange w:id="1985" w:author="Felix Pascal (felixpas)" w:date="2025-07-01T19:16:00Z">
                    <w:rPr>
                      <w:rFonts w:ascii="Calibri" w:hAnsi="Calibri" w:cs="Calibri"/>
                      <w:color w:val="000000"/>
                    </w:rPr>
                  </w:rPrChange>
                </w:rPr>
                <w:t xml:space="preserve">Stellaria </w:t>
              </w:r>
              <w:proofErr w:type="spellStart"/>
              <w:r w:rsidRPr="00C76A19">
                <w:rPr>
                  <w:rPrChange w:id="1986" w:author="Felix Pascal (felixpas)" w:date="2025-07-01T19:16:00Z">
                    <w:rPr>
                      <w:rFonts w:ascii="Calibri" w:hAnsi="Calibri" w:cs="Calibri"/>
                      <w:color w:val="000000"/>
                    </w:rPr>
                  </w:rPrChange>
                </w:rPr>
                <w:t>alsine</w:t>
              </w:r>
              <w:proofErr w:type="spellEnd"/>
            </w:ins>
          </w:p>
        </w:tc>
        <w:tc>
          <w:tcPr>
            <w:tcW w:w="1823" w:type="dxa"/>
            <w:noWrap/>
            <w:hideMark/>
            <w:tcPrChange w:id="1987" w:author="Felix Pascal (felixpas)" w:date="2025-07-01T19:34:00Z">
              <w:tcPr>
                <w:tcW w:w="1823" w:type="dxa"/>
                <w:noWrap/>
                <w:hideMark/>
              </w:tcPr>
            </w:tcPrChange>
          </w:tcPr>
          <w:p w14:paraId="0E35C943" w14:textId="77777777" w:rsidR="00C76A19" w:rsidRPr="00C76A19" w:rsidRDefault="00C76A19" w:rsidP="00C76A19">
            <w:pPr>
              <w:rPr>
                <w:ins w:id="1988" w:author="Felix Pascal (felixpas)" w:date="2025-07-01T19:16:00Z"/>
                <w:rPrChange w:id="1989" w:author="Felix Pascal (felixpas)" w:date="2025-07-01T19:16:00Z">
                  <w:rPr>
                    <w:ins w:id="1990" w:author="Felix Pascal (felixpas)" w:date="2025-07-01T19:16:00Z"/>
                    <w:rFonts w:ascii="Calibri" w:hAnsi="Calibri" w:cs="Calibri"/>
                    <w:color w:val="000000"/>
                  </w:rPr>
                </w:rPrChange>
              </w:rPr>
              <w:pPrChange w:id="1991" w:author="Felix Pascal (felixpas)" w:date="2025-07-01T19:16:00Z">
                <w:pPr>
                  <w:jc w:val="right"/>
                </w:pPr>
              </w:pPrChange>
            </w:pPr>
            <w:ins w:id="1992" w:author="Felix Pascal (felixpas)" w:date="2025-07-01T19:16:00Z">
              <w:r w:rsidRPr="00C76A19">
                <w:rPr>
                  <w:rPrChange w:id="1993" w:author="Felix Pascal (felixpas)" w:date="2025-07-01T19:16:00Z">
                    <w:rPr>
                      <w:rFonts w:ascii="Calibri" w:hAnsi="Calibri" w:cs="Calibri"/>
                      <w:color w:val="000000"/>
                    </w:rPr>
                  </w:rPrChange>
                </w:rPr>
                <w:t>-13.93658668</w:t>
              </w:r>
            </w:ins>
          </w:p>
        </w:tc>
        <w:tc>
          <w:tcPr>
            <w:tcW w:w="1387" w:type="dxa"/>
            <w:noWrap/>
            <w:hideMark/>
            <w:tcPrChange w:id="1994" w:author="Felix Pascal (felixpas)" w:date="2025-07-01T19:34:00Z">
              <w:tcPr>
                <w:tcW w:w="1387" w:type="dxa"/>
                <w:noWrap/>
                <w:hideMark/>
              </w:tcPr>
            </w:tcPrChange>
          </w:tcPr>
          <w:p w14:paraId="4076D71F" w14:textId="77777777" w:rsidR="00C76A19" w:rsidRPr="00C76A19" w:rsidRDefault="00C76A19" w:rsidP="00C76A19">
            <w:pPr>
              <w:rPr>
                <w:ins w:id="1995" w:author="Felix Pascal (felixpas)" w:date="2025-07-01T19:16:00Z"/>
                <w:rPrChange w:id="1996" w:author="Felix Pascal (felixpas)" w:date="2025-07-01T19:16:00Z">
                  <w:rPr>
                    <w:ins w:id="1997" w:author="Felix Pascal (felixpas)" w:date="2025-07-01T19:16:00Z"/>
                    <w:rFonts w:ascii="Calibri" w:hAnsi="Calibri" w:cs="Calibri"/>
                    <w:color w:val="000000"/>
                  </w:rPr>
                </w:rPrChange>
              </w:rPr>
              <w:pPrChange w:id="1998" w:author="Felix Pascal (felixpas)" w:date="2025-07-01T19:16:00Z">
                <w:pPr>
                  <w:jc w:val="right"/>
                </w:pPr>
              </w:pPrChange>
            </w:pPr>
            <w:ins w:id="1999" w:author="Felix Pascal (felixpas)" w:date="2025-07-01T19:16:00Z">
              <w:r w:rsidRPr="00C76A19">
                <w:rPr>
                  <w:rPrChange w:id="2000" w:author="Felix Pascal (felixpas)" w:date="2025-07-01T19:16:00Z">
                    <w:rPr>
                      <w:rFonts w:ascii="Calibri" w:hAnsi="Calibri" w:cs="Calibri"/>
                      <w:color w:val="000000"/>
                    </w:rPr>
                  </w:rPrChange>
                </w:rPr>
                <w:t>0.042490351</w:t>
              </w:r>
            </w:ins>
          </w:p>
        </w:tc>
        <w:tc>
          <w:tcPr>
            <w:tcW w:w="2035" w:type="dxa"/>
            <w:noWrap/>
            <w:hideMark/>
            <w:tcPrChange w:id="2001" w:author="Felix Pascal (felixpas)" w:date="2025-07-01T19:34:00Z">
              <w:tcPr>
                <w:tcW w:w="1040" w:type="dxa"/>
                <w:noWrap/>
                <w:hideMark/>
              </w:tcPr>
            </w:tcPrChange>
          </w:tcPr>
          <w:p w14:paraId="2A279A8D" w14:textId="77777777" w:rsidR="00C76A19" w:rsidRPr="00C76A19" w:rsidRDefault="00C76A19">
            <w:pPr>
              <w:rPr>
                <w:ins w:id="2002" w:author="Felix Pascal (felixpas)" w:date="2025-07-01T19:16:00Z"/>
                <w:rPrChange w:id="2003" w:author="Felix Pascal (felixpas)" w:date="2025-07-01T19:16:00Z">
                  <w:rPr>
                    <w:ins w:id="2004" w:author="Felix Pascal (felixpas)" w:date="2025-07-01T19:16:00Z"/>
                    <w:rFonts w:ascii="Calibri" w:hAnsi="Calibri" w:cs="Calibri"/>
                    <w:color w:val="000000"/>
                  </w:rPr>
                </w:rPrChange>
              </w:rPr>
            </w:pPr>
            <w:ins w:id="2005" w:author="Felix Pascal (felixpas)" w:date="2025-07-01T19:16:00Z">
              <w:r w:rsidRPr="00C76A19">
                <w:rPr>
                  <w:rPrChange w:id="2006" w:author="Felix Pascal (felixpas)" w:date="2025-07-01T19:16:00Z">
                    <w:rPr>
                      <w:rFonts w:ascii="Calibri" w:hAnsi="Calibri" w:cs="Calibri"/>
                      <w:color w:val="000000"/>
                    </w:rPr>
                  </w:rPrChange>
                </w:rPr>
                <w:t>decreasing</w:t>
              </w:r>
            </w:ins>
          </w:p>
        </w:tc>
        <w:tc>
          <w:tcPr>
            <w:tcW w:w="851" w:type="dxa"/>
            <w:noWrap/>
            <w:hideMark/>
            <w:tcPrChange w:id="2007" w:author="Felix Pascal (felixpas)" w:date="2025-07-01T19:34:00Z">
              <w:tcPr>
                <w:tcW w:w="1846" w:type="dxa"/>
                <w:gridSpan w:val="2"/>
                <w:noWrap/>
                <w:hideMark/>
              </w:tcPr>
            </w:tcPrChange>
          </w:tcPr>
          <w:p w14:paraId="4C60E857" w14:textId="77777777" w:rsidR="00C76A19" w:rsidRPr="00C76A19" w:rsidRDefault="00C76A19" w:rsidP="00C76A19">
            <w:pPr>
              <w:rPr>
                <w:ins w:id="2008" w:author="Felix Pascal (felixpas)" w:date="2025-07-01T19:16:00Z"/>
                <w:rPrChange w:id="2009" w:author="Felix Pascal (felixpas)" w:date="2025-07-01T19:16:00Z">
                  <w:rPr>
                    <w:ins w:id="2010" w:author="Felix Pascal (felixpas)" w:date="2025-07-01T19:16:00Z"/>
                    <w:rFonts w:ascii="Calibri" w:hAnsi="Calibri" w:cs="Calibri"/>
                    <w:color w:val="000000"/>
                  </w:rPr>
                </w:rPrChange>
              </w:rPr>
              <w:pPrChange w:id="2011" w:author="Felix Pascal (felixpas)" w:date="2025-07-01T19:16:00Z">
                <w:pPr>
                  <w:jc w:val="right"/>
                </w:pPr>
              </w:pPrChange>
            </w:pPr>
            <w:ins w:id="2012" w:author="Felix Pascal (felixpas)" w:date="2025-07-01T19:16:00Z">
              <w:r w:rsidRPr="00C76A19">
                <w:rPr>
                  <w:rPrChange w:id="2013" w:author="Felix Pascal (felixpas)" w:date="2025-07-01T19:16:00Z">
                    <w:rPr>
                      <w:rFonts w:ascii="Calibri" w:hAnsi="Calibri" w:cs="Calibri"/>
                      <w:color w:val="000000"/>
                    </w:rPr>
                  </w:rPrChange>
                </w:rPr>
                <w:t>18</w:t>
              </w:r>
            </w:ins>
          </w:p>
        </w:tc>
      </w:tr>
      <w:tr w:rsidR="00C76A19" w:rsidRPr="00C76A19" w14:paraId="0D6DF16D" w14:textId="77777777" w:rsidTr="00D247C6">
        <w:trPr>
          <w:trHeight w:val="288"/>
          <w:ins w:id="2014" w:author="Felix Pascal (felixpas)" w:date="2025-07-01T19:16:00Z"/>
          <w:trPrChange w:id="2015" w:author="Felix Pascal (felixpas)" w:date="2025-07-01T19:34:00Z">
            <w:trPr>
              <w:gridAfter w:val="0"/>
              <w:trHeight w:val="288"/>
            </w:trPr>
          </w:trPrChange>
        </w:trPr>
        <w:tc>
          <w:tcPr>
            <w:tcW w:w="3397" w:type="dxa"/>
            <w:noWrap/>
            <w:hideMark/>
            <w:tcPrChange w:id="2016" w:author="Felix Pascal (felixpas)" w:date="2025-07-01T19:34:00Z">
              <w:tcPr>
                <w:tcW w:w="2740" w:type="dxa"/>
                <w:noWrap/>
                <w:hideMark/>
              </w:tcPr>
            </w:tcPrChange>
          </w:tcPr>
          <w:p w14:paraId="688F6F53" w14:textId="77777777" w:rsidR="00C76A19" w:rsidRPr="00C76A19" w:rsidRDefault="00C76A19">
            <w:pPr>
              <w:rPr>
                <w:ins w:id="2017" w:author="Felix Pascal (felixpas)" w:date="2025-07-01T19:16:00Z"/>
                <w:rPrChange w:id="2018" w:author="Felix Pascal (felixpas)" w:date="2025-07-01T19:16:00Z">
                  <w:rPr>
                    <w:ins w:id="2019" w:author="Felix Pascal (felixpas)" w:date="2025-07-01T19:16:00Z"/>
                    <w:rFonts w:ascii="Calibri" w:hAnsi="Calibri" w:cs="Calibri"/>
                    <w:color w:val="000000"/>
                  </w:rPr>
                </w:rPrChange>
              </w:rPr>
            </w:pPr>
            <w:proofErr w:type="spellStart"/>
            <w:ins w:id="2020" w:author="Felix Pascal (felixpas)" w:date="2025-07-01T19:16:00Z">
              <w:r w:rsidRPr="00C76A19">
                <w:rPr>
                  <w:rPrChange w:id="2021" w:author="Felix Pascal (felixpas)" w:date="2025-07-01T19:16:00Z">
                    <w:rPr>
                      <w:rFonts w:ascii="Calibri" w:hAnsi="Calibri" w:cs="Calibri"/>
                      <w:color w:val="000000"/>
                    </w:rPr>
                  </w:rPrChange>
                </w:rPr>
                <w:t>Galium</w:t>
              </w:r>
              <w:proofErr w:type="spellEnd"/>
              <w:r w:rsidRPr="00C76A19">
                <w:rPr>
                  <w:rPrChange w:id="2022" w:author="Felix Pascal (felixpas)" w:date="2025-07-01T19:16:00Z">
                    <w:rPr>
                      <w:rFonts w:ascii="Calibri" w:hAnsi="Calibri" w:cs="Calibri"/>
                      <w:color w:val="000000"/>
                    </w:rPr>
                  </w:rPrChange>
                </w:rPr>
                <w:t xml:space="preserve"> verum</w:t>
              </w:r>
            </w:ins>
          </w:p>
        </w:tc>
        <w:tc>
          <w:tcPr>
            <w:tcW w:w="1823" w:type="dxa"/>
            <w:noWrap/>
            <w:hideMark/>
            <w:tcPrChange w:id="2023" w:author="Felix Pascal (felixpas)" w:date="2025-07-01T19:34:00Z">
              <w:tcPr>
                <w:tcW w:w="2480" w:type="dxa"/>
                <w:gridSpan w:val="2"/>
                <w:noWrap/>
                <w:hideMark/>
              </w:tcPr>
            </w:tcPrChange>
          </w:tcPr>
          <w:p w14:paraId="61AEA023" w14:textId="77777777" w:rsidR="00C76A19" w:rsidRPr="00C76A19" w:rsidRDefault="00C76A19" w:rsidP="00C76A19">
            <w:pPr>
              <w:rPr>
                <w:ins w:id="2024" w:author="Felix Pascal (felixpas)" w:date="2025-07-01T19:16:00Z"/>
                <w:rPrChange w:id="2025" w:author="Felix Pascal (felixpas)" w:date="2025-07-01T19:16:00Z">
                  <w:rPr>
                    <w:ins w:id="2026" w:author="Felix Pascal (felixpas)" w:date="2025-07-01T19:16:00Z"/>
                    <w:rFonts w:ascii="Calibri" w:hAnsi="Calibri" w:cs="Calibri"/>
                    <w:color w:val="000000"/>
                  </w:rPr>
                </w:rPrChange>
              </w:rPr>
              <w:pPrChange w:id="2027" w:author="Felix Pascal (felixpas)" w:date="2025-07-01T19:16:00Z">
                <w:pPr>
                  <w:jc w:val="right"/>
                </w:pPr>
              </w:pPrChange>
            </w:pPr>
            <w:ins w:id="2028" w:author="Felix Pascal (felixpas)" w:date="2025-07-01T19:16:00Z">
              <w:r w:rsidRPr="00C76A19">
                <w:rPr>
                  <w:rPrChange w:id="2029" w:author="Felix Pascal (felixpas)" w:date="2025-07-01T19:16:00Z">
                    <w:rPr>
                      <w:rFonts w:ascii="Calibri" w:hAnsi="Calibri" w:cs="Calibri"/>
                      <w:color w:val="000000"/>
                    </w:rPr>
                  </w:rPrChange>
                </w:rPr>
                <w:t>-13.57776496</w:t>
              </w:r>
            </w:ins>
          </w:p>
        </w:tc>
        <w:tc>
          <w:tcPr>
            <w:tcW w:w="1387" w:type="dxa"/>
            <w:noWrap/>
            <w:hideMark/>
            <w:tcPrChange w:id="2030" w:author="Felix Pascal (felixpas)" w:date="2025-07-01T19:34:00Z">
              <w:tcPr>
                <w:tcW w:w="1300" w:type="dxa"/>
                <w:noWrap/>
                <w:hideMark/>
              </w:tcPr>
            </w:tcPrChange>
          </w:tcPr>
          <w:p w14:paraId="03424885" w14:textId="77777777" w:rsidR="00C76A19" w:rsidRPr="00C76A19" w:rsidRDefault="00C76A19" w:rsidP="00C76A19">
            <w:pPr>
              <w:rPr>
                <w:ins w:id="2031" w:author="Felix Pascal (felixpas)" w:date="2025-07-01T19:16:00Z"/>
                <w:rPrChange w:id="2032" w:author="Felix Pascal (felixpas)" w:date="2025-07-01T19:16:00Z">
                  <w:rPr>
                    <w:ins w:id="2033" w:author="Felix Pascal (felixpas)" w:date="2025-07-01T19:16:00Z"/>
                    <w:rFonts w:ascii="Calibri" w:hAnsi="Calibri" w:cs="Calibri"/>
                    <w:color w:val="000000"/>
                  </w:rPr>
                </w:rPrChange>
              </w:rPr>
              <w:pPrChange w:id="2034" w:author="Felix Pascal (felixpas)" w:date="2025-07-01T19:16:00Z">
                <w:pPr>
                  <w:jc w:val="right"/>
                </w:pPr>
              </w:pPrChange>
            </w:pPr>
            <w:ins w:id="2035" w:author="Felix Pascal (felixpas)" w:date="2025-07-01T19:16:00Z">
              <w:r w:rsidRPr="00C76A19">
                <w:rPr>
                  <w:rPrChange w:id="2036" w:author="Felix Pascal (felixpas)" w:date="2025-07-01T19:16:00Z">
                    <w:rPr>
                      <w:rFonts w:ascii="Calibri" w:hAnsi="Calibri" w:cs="Calibri"/>
                      <w:color w:val="000000"/>
                    </w:rPr>
                  </w:rPrChange>
                </w:rPr>
                <w:t>0.005989414</w:t>
              </w:r>
            </w:ins>
          </w:p>
        </w:tc>
        <w:tc>
          <w:tcPr>
            <w:tcW w:w="2035" w:type="dxa"/>
            <w:noWrap/>
            <w:hideMark/>
            <w:tcPrChange w:id="2037" w:author="Felix Pascal (felixpas)" w:date="2025-07-01T19:34:00Z">
              <w:tcPr>
                <w:tcW w:w="1040" w:type="dxa"/>
                <w:noWrap/>
                <w:hideMark/>
              </w:tcPr>
            </w:tcPrChange>
          </w:tcPr>
          <w:p w14:paraId="20E4B5B7" w14:textId="77777777" w:rsidR="00C76A19" w:rsidRPr="00C76A19" w:rsidRDefault="00C76A19">
            <w:pPr>
              <w:rPr>
                <w:ins w:id="2038" w:author="Felix Pascal (felixpas)" w:date="2025-07-01T19:16:00Z"/>
                <w:rPrChange w:id="2039" w:author="Felix Pascal (felixpas)" w:date="2025-07-01T19:16:00Z">
                  <w:rPr>
                    <w:ins w:id="2040" w:author="Felix Pascal (felixpas)" w:date="2025-07-01T19:16:00Z"/>
                    <w:rFonts w:ascii="Calibri" w:hAnsi="Calibri" w:cs="Calibri"/>
                    <w:color w:val="000000"/>
                  </w:rPr>
                </w:rPrChange>
              </w:rPr>
            </w:pPr>
            <w:ins w:id="2041" w:author="Felix Pascal (felixpas)" w:date="2025-07-01T19:16:00Z">
              <w:r w:rsidRPr="00C76A19">
                <w:rPr>
                  <w:rPrChange w:id="2042" w:author="Felix Pascal (felixpas)" w:date="2025-07-01T19:16:00Z">
                    <w:rPr>
                      <w:rFonts w:ascii="Calibri" w:hAnsi="Calibri" w:cs="Calibri"/>
                      <w:color w:val="000000"/>
                    </w:rPr>
                  </w:rPrChange>
                </w:rPr>
                <w:t>decreasing</w:t>
              </w:r>
            </w:ins>
          </w:p>
        </w:tc>
        <w:tc>
          <w:tcPr>
            <w:tcW w:w="851" w:type="dxa"/>
            <w:noWrap/>
            <w:hideMark/>
            <w:tcPrChange w:id="2043" w:author="Felix Pascal (felixpas)" w:date="2025-07-01T19:34:00Z">
              <w:tcPr>
                <w:tcW w:w="900" w:type="dxa"/>
                <w:noWrap/>
                <w:hideMark/>
              </w:tcPr>
            </w:tcPrChange>
          </w:tcPr>
          <w:p w14:paraId="011BE515" w14:textId="77777777" w:rsidR="00C76A19" w:rsidRPr="00C76A19" w:rsidRDefault="00C76A19" w:rsidP="00C76A19">
            <w:pPr>
              <w:rPr>
                <w:ins w:id="2044" w:author="Felix Pascal (felixpas)" w:date="2025-07-01T19:16:00Z"/>
                <w:rPrChange w:id="2045" w:author="Felix Pascal (felixpas)" w:date="2025-07-01T19:16:00Z">
                  <w:rPr>
                    <w:ins w:id="2046" w:author="Felix Pascal (felixpas)" w:date="2025-07-01T19:16:00Z"/>
                    <w:rFonts w:ascii="Calibri" w:hAnsi="Calibri" w:cs="Calibri"/>
                    <w:color w:val="000000"/>
                  </w:rPr>
                </w:rPrChange>
              </w:rPr>
              <w:pPrChange w:id="2047" w:author="Felix Pascal (felixpas)" w:date="2025-07-01T19:16:00Z">
                <w:pPr>
                  <w:jc w:val="right"/>
                </w:pPr>
              </w:pPrChange>
            </w:pPr>
            <w:ins w:id="2048" w:author="Felix Pascal (felixpas)" w:date="2025-07-01T19:16:00Z">
              <w:r w:rsidRPr="00C76A19">
                <w:rPr>
                  <w:rPrChange w:id="2049" w:author="Felix Pascal (felixpas)" w:date="2025-07-01T19:16:00Z">
                    <w:rPr>
                      <w:rFonts w:ascii="Calibri" w:hAnsi="Calibri" w:cs="Calibri"/>
                      <w:color w:val="000000"/>
                    </w:rPr>
                  </w:rPrChange>
                </w:rPr>
                <w:t>53</w:t>
              </w:r>
            </w:ins>
          </w:p>
        </w:tc>
      </w:tr>
      <w:tr w:rsidR="00D247C6" w:rsidRPr="00D247C6" w14:paraId="1C4094AC" w14:textId="77777777" w:rsidTr="00D247C6">
        <w:tblPrEx>
          <w:tblPrExChange w:id="2050" w:author="Felix Pascal (felixpas)" w:date="2025-07-01T19:34:00Z">
            <w:tblPrEx>
              <w:tblW w:w="9493" w:type="dxa"/>
            </w:tblPrEx>
          </w:tblPrExChange>
        </w:tblPrEx>
        <w:trPr>
          <w:trHeight w:val="288"/>
          <w:ins w:id="2051" w:author="Felix Pascal (felixpas)" w:date="2025-07-01T19:16:00Z"/>
          <w:trPrChange w:id="2052" w:author="Felix Pascal (felixpas)" w:date="2025-07-01T19:34:00Z">
            <w:trPr>
              <w:trHeight w:val="288"/>
            </w:trPr>
          </w:trPrChange>
        </w:trPr>
        <w:tc>
          <w:tcPr>
            <w:tcW w:w="3397" w:type="dxa"/>
            <w:noWrap/>
            <w:hideMark/>
            <w:tcPrChange w:id="2053" w:author="Felix Pascal (felixpas)" w:date="2025-07-01T19:34:00Z">
              <w:tcPr>
                <w:tcW w:w="3397" w:type="dxa"/>
                <w:gridSpan w:val="2"/>
                <w:noWrap/>
                <w:hideMark/>
              </w:tcPr>
            </w:tcPrChange>
          </w:tcPr>
          <w:p w14:paraId="1E2B4686" w14:textId="77777777" w:rsidR="00C76A19" w:rsidRPr="00C76A19" w:rsidRDefault="00C76A19">
            <w:pPr>
              <w:rPr>
                <w:ins w:id="2054" w:author="Felix Pascal (felixpas)" w:date="2025-07-01T19:16:00Z"/>
                <w:rPrChange w:id="2055" w:author="Felix Pascal (felixpas)" w:date="2025-07-01T19:16:00Z">
                  <w:rPr>
                    <w:ins w:id="2056" w:author="Felix Pascal (felixpas)" w:date="2025-07-01T19:16:00Z"/>
                    <w:rFonts w:ascii="Calibri" w:hAnsi="Calibri" w:cs="Calibri"/>
                    <w:color w:val="000000"/>
                  </w:rPr>
                </w:rPrChange>
              </w:rPr>
            </w:pPr>
            <w:ins w:id="2057" w:author="Felix Pascal (felixpas)" w:date="2025-07-01T19:16:00Z">
              <w:r w:rsidRPr="00C76A19">
                <w:rPr>
                  <w:rPrChange w:id="2058" w:author="Felix Pascal (felixpas)" w:date="2025-07-01T19:16:00Z">
                    <w:rPr>
                      <w:rFonts w:ascii="Calibri" w:hAnsi="Calibri" w:cs="Calibri"/>
                      <w:color w:val="000000"/>
                    </w:rPr>
                  </w:rPrChange>
                </w:rPr>
                <w:t xml:space="preserve">Calamagrostis </w:t>
              </w:r>
              <w:proofErr w:type="spellStart"/>
              <w:r w:rsidRPr="00C76A19">
                <w:rPr>
                  <w:rPrChange w:id="2059" w:author="Felix Pascal (felixpas)" w:date="2025-07-01T19:16:00Z">
                    <w:rPr>
                      <w:rFonts w:ascii="Calibri" w:hAnsi="Calibri" w:cs="Calibri"/>
                      <w:color w:val="000000"/>
                    </w:rPr>
                  </w:rPrChange>
                </w:rPr>
                <w:t>epigejos</w:t>
              </w:r>
              <w:proofErr w:type="spellEnd"/>
            </w:ins>
          </w:p>
        </w:tc>
        <w:tc>
          <w:tcPr>
            <w:tcW w:w="1823" w:type="dxa"/>
            <w:noWrap/>
            <w:hideMark/>
            <w:tcPrChange w:id="2060" w:author="Felix Pascal (felixpas)" w:date="2025-07-01T19:34:00Z">
              <w:tcPr>
                <w:tcW w:w="1823" w:type="dxa"/>
                <w:noWrap/>
                <w:hideMark/>
              </w:tcPr>
            </w:tcPrChange>
          </w:tcPr>
          <w:p w14:paraId="7D3D4B78" w14:textId="77777777" w:rsidR="00C76A19" w:rsidRPr="00C76A19" w:rsidRDefault="00C76A19" w:rsidP="00C76A19">
            <w:pPr>
              <w:rPr>
                <w:ins w:id="2061" w:author="Felix Pascal (felixpas)" w:date="2025-07-01T19:16:00Z"/>
                <w:rPrChange w:id="2062" w:author="Felix Pascal (felixpas)" w:date="2025-07-01T19:16:00Z">
                  <w:rPr>
                    <w:ins w:id="2063" w:author="Felix Pascal (felixpas)" w:date="2025-07-01T19:16:00Z"/>
                    <w:rFonts w:ascii="Calibri" w:hAnsi="Calibri" w:cs="Calibri"/>
                    <w:color w:val="000000"/>
                  </w:rPr>
                </w:rPrChange>
              </w:rPr>
              <w:pPrChange w:id="2064" w:author="Felix Pascal (felixpas)" w:date="2025-07-01T19:16:00Z">
                <w:pPr>
                  <w:jc w:val="right"/>
                </w:pPr>
              </w:pPrChange>
            </w:pPr>
            <w:ins w:id="2065" w:author="Felix Pascal (felixpas)" w:date="2025-07-01T19:16:00Z">
              <w:r w:rsidRPr="00C76A19">
                <w:rPr>
                  <w:rPrChange w:id="2066" w:author="Felix Pascal (felixpas)" w:date="2025-07-01T19:16:00Z">
                    <w:rPr>
                      <w:rFonts w:ascii="Calibri" w:hAnsi="Calibri" w:cs="Calibri"/>
                      <w:color w:val="000000"/>
                    </w:rPr>
                  </w:rPrChange>
                </w:rPr>
                <w:t>-13.36002756</w:t>
              </w:r>
            </w:ins>
          </w:p>
        </w:tc>
        <w:tc>
          <w:tcPr>
            <w:tcW w:w="1387" w:type="dxa"/>
            <w:noWrap/>
            <w:hideMark/>
            <w:tcPrChange w:id="2067" w:author="Felix Pascal (felixpas)" w:date="2025-07-01T19:34:00Z">
              <w:tcPr>
                <w:tcW w:w="1387" w:type="dxa"/>
                <w:noWrap/>
                <w:hideMark/>
              </w:tcPr>
            </w:tcPrChange>
          </w:tcPr>
          <w:p w14:paraId="33853969" w14:textId="77777777" w:rsidR="00C76A19" w:rsidRPr="00C76A19" w:rsidRDefault="00C76A19" w:rsidP="00C76A19">
            <w:pPr>
              <w:rPr>
                <w:ins w:id="2068" w:author="Felix Pascal (felixpas)" w:date="2025-07-01T19:16:00Z"/>
                <w:rPrChange w:id="2069" w:author="Felix Pascal (felixpas)" w:date="2025-07-01T19:16:00Z">
                  <w:rPr>
                    <w:ins w:id="2070" w:author="Felix Pascal (felixpas)" w:date="2025-07-01T19:16:00Z"/>
                    <w:rFonts w:ascii="Calibri" w:hAnsi="Calibri" w:cs="Calibri"/>
                    <w:color w:val="000000"/>
                  </w:rPr>
                </w:rPrChange>
              </w:rPr>
              <w:pPrChange w:id="2071" w:author="Felix Pascal (felixpas)" w:date="2025-07-01T19:16:00Z">
                <w:pPr>
                  <w:jc w:val="right"/>
                </w:pPr>
              </w:pPrChange>
            </w:pPr>
            <w:ins w:id="2072" w:author="Felix Pascal (felixpas)" w:date="2025-07-01T19:16:00Z">
              <w:r w:rsidRPr="00C76A19">
                <w:rPr>
                  <w:rPrChange w:id="2073" w:author="Felix Pascal (felixpas)" w:date="2025-07-01T19:16:00Z">
                    <w:rPr>
                      <w:rFonts w:ascii="Calibri" w:hAnsi="Calibri" w:cs="Calibri"/>
                      <w:color w:val="000000"/>
                    </w:rPr>
                  </w:rPrChange>
                </w:rPr>
                <w:t>0.043294927</w:t>
              </w:r>
            </w:ins>
          </w:p>
        </w:tc>
        <w:tc>
          <w:tcPr>
            <w:tcW w:w="2035" w:type="dxa"/>
            <w:noWrap/>
            <w:hideMark/>
            <w:tcPrChange w:id="2074" w:author="Felix Pascal (felixpas)" w:date="2025-07-01T19:34:00Z">
              <w:tcPr>
                <w:tcW w:w="1040" w:type="dxa"/>
                <w:noWrap/>
                <w:hideMark/>
              </w:tcPr>
            </w:tcPrChange>
          </w:tcPr>
          <w:p w14:paraId="18F8484A" w14:textId="77777777" w:rsidR="00C76A19" w:rsidRPr="00C76A19" w:rsidRDefault="00C76A19">
            <w:pPr>
              <w:rPr>
                <w:ins w:id="2075" w:author="Felix Pascal (felixpas)" w:date="2025-07-01T19:16:00Z"/>
                <w:rPrChange w:id="2076" w:author="Felix Pascal (felixpas)" w:date="2025-07-01T19:16:00Z">
                  <w:rPr>
                    <w:ins w:id="2077" w:author="Felix Pascal (felixpas)" w:date="2025-07-01T19:16:00Z"/>
                    <w:rFonts w:ascii="Calibri" w:hAnsi="Calibri" w:cs="Calibri"/>
                    <w:color w:val="000000"/>
                  </w:rPr>
                </w:rPrChange>
              </w:rPr>
            </w:pPr>
            <w:ins w:id="2078" w:author="Felix Pascal (felixpas)" w:date="2025-07-01T19:16:00Z">
              <w:r w:rsidRPr="00C76A19">
                <w:rPr>
                  <w:rPrChange w:id="2079" w:author="Felix Pascal (felixpas)" w:date="2025-07-01T19:16:00Z">
                    <w:rPr>
                      <w:rFonts w:ascii="Calibri" w:hAnsi="Calibri" w:cs="Calibri"/>
                      <w:color w:val="000000"/>
                    </w:rPr>
                  </w:rPrChange>
                </w:rPr>
                <w:t>decreasing</w:t>
              </w:r>
            </w:ins>
          </w:p>
        </w:tc>
        <w:tc>
          <w:tcPr>
            <w:tcW w:w="851" w:type="dxa"/>
            <w:noWrap/>
            <w:hideMark/>
            <w:tcPrChange w:id="2080" w:author="Felix Pascal (felixpas)" w:date="2025-07-01T19:34:00Z">
              <w:tcPr>
                <w:tcW w:w="1846" w:type="dxa"/>
                <w:gridSpan w:val="2"/>
                <w:noWrap/>
                <w:hideMark/>
              </w:tcPr>
            </w:tcPrChange>
          </w:tcPr>
          <w:p w14:paraId="07F9FBE1" w14:textId="77777777" w:rsidR="00C76A19" w:rsidRPr="00C76A19" w:rsidRDefault="00C76A19" w:rsidP="00C76A19">
            <w:pPr>
              <w:rPr>
                <w:ins w:id="2081" w:author="Felix Pascal (felixpas)" w:date="2025-07-01T19:16:00Z"/>
                <w:rPrChange w:id="2082" w:author="Felix Pascal (felixpas)" w:date="2025-07-01T19:16:00Z">
                  <w:rPr>
                    <w:ins w:id="2083" w:author="Felix Pascal (felixpas)" w:date="2025-07-01T19:16:00Z"/>
                    <w:rFonts w:ascii="Calibri" w:hAnsi="Calibri" w:cs="Calibri"/>
                    <w:color w:val="000000"/>
                  </w:rPr>
                </w:rPrChange>
              </w:rPr>
              <w:pPrChange w:id="2084" w:author="Felix Pascal (felixpas)" w:date="2025-07-01T19:16:00Z">
                <w:pPr>
                  <w:jc w:val="right"/>
                </w:pPr>
              </w:pPrChange>
            </w:pPr>
            <w:ins w:id="2085" w:author="Felix Pascal (felixpas)" w:date="2025-07-01T19:16:00Z">
              <w:r w:rsidRPr="00C76A19">
                <w:rPr>
                  <w:rPrChange w:id="2086" w:author="Felix Pascal (felixpas)" w:date="2025-07-01T19:16:00Z">
                    <w:rPr>
                      <w:rFonts w:ascii="Calibri" w:hAnsi="Calibri" w:cs="Calibri"/>
                      <w:color w:val="000000"/>
                    </w:rPr>
                  </w:rPrChange>
                </w:rPr>
                <w:t>10</w:t>
              </w:r>
            </w:ins>
          </w:p>
        </w:tc>
      </w:tr>
      <w:tr w:rsidR="00C76A19" w:rsidRPr="00C76A19" w14:paraId="2340BB7E" w14:textId="77777777" w:rsidTr="00D247C6">
        <w:trPr>
          <w:trHeight w:val="288"/>
          <w:ins w:id="2087" w:author="Felix Pascal (felixpas)" w:date="2025-07-01T19:16:00Z"/>
          <w:trPrChange w:id="2088" w:author="Felix Pascal (felixpas)" w:date="2025-07-01T19:34:00Z">
            <w:trPr>
              <w:gridAfter w:val="0"/>
              <w:trHeight w:val="288"/>
            </w:trPr>
          </w:trPrChange>
        </w:trPr>
        <w:tc>
          <w:tcPr>
            <w:tcW w:w="3397" w:type="dxa"/>
            <w:noWrap/>
            <w:hideMark/>
            <w:tcPrChange w:id="2089" w:author="Felix Pascal (felixpas)" w:date="2025-07-01T19:34:00Z">
              <w:tcPr>
                <w:tcW w:w="2740" w:type="dxa"/>
                <w:noWrap/>
                <w:hideMark/>
              </w:tcPr>
            </w:tcPrChange>
          </w:tcPr>
          <w:p w14:paraId="74944B38" w14:textId="77777777" w:rsidR="00C76A19" w:rsidRPr="00C76A19" w:rsidRDefault="00C76A19">
            <w:pPr>
              <w:rPr>
                <w:ins w:id="2090" w:author="Felix Pascal (felixpas)" w:date="2025-07-01T19:16:00Z"/>
                <w:rPrChange w:id="2091" w:author="Felix Pascal (felixpas)" w:date="2025-07-01T19:16:00Z">
                  <w:rPr>
                    <w:ins w:id="2092" w:author="Felix Pascal (felixpas)" w:date="2025-07-01T19:16:00Z"/>
                    <w:rFonts w:ascii="Calibri" w:hAnsi="Calibri" w:cs="Calibri"/>
                    <w:color w:val="000000"/>
                  </w:rPr>
                </w:rPrChange>
              </w:rPr>
            </w:pPr>
            <w:ins w:id="2093" w:author="Felix Pascal (felixpas)" w:date="2025-07-01T19:16:00Z">
              <w:r w:rsidRPr="00C76A19">
                <w:rPr>
                  <w:rPrChange w:id="2094" w:author="Felix Pascal (felixpas)" w:date="2025-07-01T19:16:00Z">
                    <w:rPr>
                      <w:rFonts w:ascii="Calibri" w:hAnsi="Calibri" w:cs="Calibri"/>
                      <w:color w:val="000000"/>
                    </w:rPr>
                  </w:rPrChange>
                </w:rPr>
                <w:t>Salvia pratensis</w:t>
              </w:r>
            </w:ins>
          </w:p>
        </w:tc>
        <w:tc>
          <w:tcPr>
            <w:tcW w:w="1823" w:type="dxa"/>
            <w:noWrap/>
            <w:hideMark/>
            <w:tcPrChange w:id="2095" w:author="Felix Pascal (felixpas)" w:date="2025-07-01T19:34:00Z">
              <w:tcPr>
                <w:tcW w:w="2480" w:type="dxa"/>
                <w:gridSpan w:val="2"/>
                <w:noWrap/>
                <w:hideMark/>
              </w:tcPr>
            </w:tcPrChange>
          </w:tcPr>
          <w:p w14:paraId="7816A125" w14:textId="77777777" w:rsidR="00C76A19" w:rsidRPr="00C76A19" w:rsidRDefault="00C76A19" w:rsidP="00C76A19">
            <w:pPr>
              <w:rPr>
                <w:ins w:id="2096" w:author="Felix Pascal (felixpas)" w:date="2025-07-01T19:16:00Z"/>
                <w:rPrChange w:id="2097" w:author="Felix Pascal (felixpas)" w:date="2025-07-01T19:16:00Z">
                  <w:rPr>
                    <w:ins w:id="2098" w:author="Felix Pascal (felixpas)" w:date="2025-07-01T19:16:00Z"/>
                    <w:rFonts w:ascii="Calibri" w:hAnsi="Calibri" w:cs="Calibri"/>
                    <w:color w:val="000000"/>
                  </w:rPr>
                </w:rPrChange>
              </w:rPr>
              <w:pPrChange w:id="2099" w:author="Felix Pascal (felixpas)" w:date="2025-07-01T19:16:00Z">
                <w:pPr>
                  <w:jc w:val="right"/>
                </w:pPr>
              </w:pPrChange>
            </w:pPr>
            <w:ins w:id="2100" w:author="Felix Pascal (felixpas)" w:date="2025-07-01T19:16:00Z">
              <w:r w:rsidRPr="00C76A19">
                <w:rPr>
                  <w:rPrChange w:id="2101" w:author="Felix Pascal (felixpas)" w:date="2025-07-01T19:16:00Z">
                    <w:rPr>
                      <w:rFonts w:ascii="Calibri" w:hAnsi="Calibri" w:cs="Calibri"/>
                      <w:color w:val="000000"/>
                    </w:rPr>
                  </w:rPrChange>
                </w:rPr>
                <w:t>-13.323634</w:t>
              </w:r>
            </w:ins>
          </w:p>
        </w:tc>
        <w:tc>
          <w:tcPr>
            <w:tcW w:w="1387" w:type="dxa"/>
            <w:noWrap/>
            <w:hideMark/>
            <w:tcPrChange w:id="2102" w:author="Felix Pascal (felixpas)" w:date="2025-07-01T19:34:00Z">
              <w:tcPr>
                <w:tcW w:w="1300" w:type="dxa"/>
                <w:noWrap/>
                <w:hideMark/>
              </w:tcPr>
            </w:tcPrChange>
          </w:tcPr>
          <w:p w14:paraId="173107BF" w14:textId="77777777" w:rsidR="00C76A19" w:rsidRPr="00C76A19" w:rsidRDefault="00C76A19" w:rsidP="00C76A19">
            <w:pPr>
              <w:rPr>
                <w:ins w:id="2103" w:author="Felix Pascal (felixpas)" w:date="2025-07-01T19:16:00Z"/>
                <w:rPrChange w:id="2104" w:author="Felix Pascal (felixpas)" w:date="2025-07-01T19:16:00Z">
                  <w:rPr>
                    <w:ins w:id="2105" w:author="Felix Pascal (felixpas)" w:date="2025-07-01T19:16:00Z"/>
                    <w:rFonts w:ascii="Calibri" w:hAnsi="Calibri" w:cs="Calibri"/>
                    <w:color w:val="000000"/>
                  </w:rPr>
                </w:rPrChange>
              </w:rPr>
              <w:pPrChange w:id="2106" w:author="Felix Pascal (felixpas)" w:date="2025-07-01T19:16:00Z">
                <w:pPr>
                  <w:jc w:val="right"/>
                </w:pPr>
              </w:pPrChange>
            </w:pPr>
            <w:ins w:id="2107" w:author="Felix Pascal (felixpas)" w:date="2025-07-01T19:16:00Z">
              <w:r w:rsidRPr="00C76A19">
                <w:rPr>
                  <w:rPrChange w:id="2108" w:author="Felix Pascal (felixpas)" w:date="2025-07-01T19:16:00Z">
                    <w:rPr>
                      <w:rFonts w:ascii="Calibri" w:hAnsi="Calibri" w:cs="Calibri"/>
                      <w:color w:val="000000"/>
                    </w:rPr>
                  </w:rPrChange>
                </w:rPr>
                <w:t>0.015784984</w:t>
              </w:r>
            </w:ins>
          </w:p>
        </w:tc>
        <w:tc>
          <w:tcPr>
            <w:tcW w:w="2035" w:type="dxa"/>
            <w:noWrap/>
            <w:hideMark/>
            <w:tcPrChange w:id="2109" w:author="Felix Pascal (felixpas)" w:date="2025-07-01T19:34:00Z">
              <w:tcPr>
                <w:tcW w:w="1040" w:type="dxa"/>
                <w:noWrap/>
                <w:hideMark/>
              </w:tcPr>
            </w:tcPrChange>
          </w:tcPr>
          <w:p w14:paraId="4F02F53D" w14:textId="77777777" w:rsidR="00C76A19" w:rsidRPr="00C76A19" w:rsidRDefault="00C76A19">
            <w:pPr>
              <w:rPr>
                <w:ins w:id="2110" w:author="Felix Pascal (felixpas)" w:date="2025-07-01T19:16:00Z"/>
                <w:rPrChange w:id="2111" w:author="Felix Pascal (felixpas)" w:date="2025-07-01T19:16:00Z">
                  <w:rPr>
                    <w:ins w:id="2112" w:author="Felix Pascal (felixpas)" w:date="2025-07-01T19:16:00Z"/>
                    <w:rFonts w:ascii="Calibri" w:hAnsi="Calibri" w:cs="Calibri"/>
                    <w:color w:val="000000"/>
                  </w:rPr>
                </w:rPrChange>
              </w:rPr>
            </w:pPr>
            <w:ins w:id="2113" w:author="Felix Pascal (felixpas)" w:date="2025-07-01T19:16:00Z">
              <w:r w:rsidRPr="00C76A19">
                <w:rPr>
                  <w:rPrChange w:id="2114" w:author="Felix Pascal (felixpas)" w:date="2025-07-01T19:16:00Z">
                    <w:rPr>
                      <w:rFonts w:ascii="Calibri" w:hAnsi="Calibri" w:cs="Calibri"/>
                      <w:color w:val="000000"/>
                    </w:rPr>
                  </w:rPrChange>
                </w:rPr>
                <w:t>decreasing</w:t>
              </w:r>
            </w:ins>
          </w:p>
        </w:tc>
        <w:tc>
          <w:tcPr>
            <w:tcW w:w="851" w:type="dxa"/>
            <w:noWrap/>
            <w:hideMark/>
            <w:tcPrChange w:id="2115" w:author="Felix Pascal (felixpas)" w:date="2025-07-01T19:34:00Z">
              <w:tcPr>
                <w:tcW w:w="900" w:type="dxa"/>
                <w:noWrap/>
                <w:hideMark/>
              </w:tcPr>
            </w:tcPrChange>
          </w:tcPr>
          <w:p w14:paraId="3F87109C" w14:textId="77777777" w:rsidR="00C76A19" w:rsidRPr="00C76A19" w:rsidRDefault="00C76A19" w:rsidP="00C76A19">
            <w:pPr>
              <w:rPr>
                <w:ins w:id="2116" w:author="Felix Pascal (felixpas)" w:date="2025-07-01T19:16:00Z"/>
                <w:rPrChange w:id="2117" w:author="Felix Pascal (felixpas)" w:date="2025-07-01T19:16:00Z">
                  <w:rPr>
                    <w:ins w:id="2118" w:author="Felix Pascal (felixpas)" w:date="2025-07-01T19:16:00Z"/>
                    <w:rFonts w:ascii="Calibri" w:hAnsi="Calibri" w:cs="Calibri"/>
                    <w:color w:val="000000"/>
                  </w:rPr>
                </w:rPrChange>
              </w:rPr>
              <w:pPrChange w:id="2119" w:author="Felix Pascal (felixpas)" w:date="2025-07-01T19:16:00Z">
                <w:pPr>
                  <w:jc w:val="right"/>
                </w:pPr>
              </w:pPrChange>
            </w:pPr>
            <w:ins w:id="2120" w:author="Felix Pascal (felixpas)" w:date="2025-07-01T19:16:00Z">
              <w:r w:rsidRPr="00C76A19">
                <w:rPr>
                  <w:rPrChange w:id="2121" w:author="Felix Pascal (felixpas)" w:date="2025-07-01T19:16:00Z">
                    <w:rPr>
                      <w:rFonts w:ascii="Calibri" w:hAnsi="Calibri" w:cs="Calibri"/>
                      <w:color w:val="000000"/>
                    </w:rPr>
                  </w:rPrChange>
                </w:rPr>
                <w:t>58</w:t>
              </w:r>
            </w:ins>
          </w:p>
        </w:tc>
      </w:tr>
      <w:tr w:rsidR="00D247C6" w:rsidRPr="00D247C6" w14:paraId="2017D556" w14:textId="77777777" w:rsidTr="00D247C6">
        <w:tblPrEx>
          <w:tblPrExChange w:id="2122" w:author="Felix Pascal (felixpas)" w:date="2025-07-01T19:34:00Z">
            <w:tblPrEx>
              <w:tblW w:w="9493" w:type="dxa"/>
            </w:tblPrEx>
          </w:tblPrExChange>
        </w:tblPrEx>
        <w:trPr>
          <w:trHeight w:val="288"/>
          <w:ins w:id="2123" w:author="Felix Pascal (felixpas)" w:date="2025-07-01T19:16:00Z"/>
          <w:trPrChange w:id="2124" w:author="Felix Pascal (felixpas)" w:date="2025-07-01T19:34:00Z">
            <w:trPr>
              <w:trHeight w:val="288"/>
            </w:trPr>
          </w:trPrChange>
        </w:trPr>
        <w:tc>
          <w:tcPr>
            <w:tcW w:w="3397" w:type="dxa"/>
            <w:noWrap/>
            <w:hideMark/>
            <w:tcPrChange w:id="2125" w:author="Felix Pascal (felixpas)" w:date="2025-07-01T19:34:00Z">
              <w:tcPr>
                <w:tcW w:w="3397" w:type="dxa"/>
                <w:gridSpan w:val="2"/>
                <w:noWrap/>
                <w:hideMark/>
              </w:tcPr>
            </w:tcPrChange>
          </w:tcPr>
          <w:p w14:paraId="5CB8F82E" w14:textId="77777777" w:rsidR="00C76A19" w:rsidRPr="00C76A19" w:rsidRDefault="00C76A19">
            <w:pPr>
              <w:rPr>
                <w:ins w:id="2126" w:author="Felix Pascal (felixpas)" w:date="2025-07-01T19:16:00Z"/>
                <w:rPrChange w:id="2127" w:author="Felix Pascal (felixpas)" w:date="2025-07-01T19:16:00Z">
                  <w:rPr>
                    <w:ins w:id="2128" w:author="Felix Pascal (felixpas)" w:date="2025-07-01T19:16:00Z"/>
                    <w:rFonts w:ascii="Calibri" w:hAnsi="Calibri" w:cs="Calibri"/>
                    <w:color w:val="000000"/>
                  </w:rPr>
                </w:rPrChange>
              </w:rPr>
            </w:pPr>
            <w:proofErr w:type="spellStart"/>
            <w:ins w:id="2129" w:author="Felix Pascal (felixpas)" w:date="2025-07-01T19:16:00Z">
              <w:r w:rsidRPr="00C76A19">
                <w:rPr>
                  <w:rPrChange w:id="2130" w:author="Felix Pascal (felixpas)" w:date="2025-07-01T19:16:00Z">
                    <w:rPr>
                      <w:rFonts w:ascii="Calibri" w:hAnsi="Calibri" w:cs="Calibri"/>
                      <w:color w:val="000000"/>
                    </w:rPr>
                  </w:rPrChange>
                </w:rPr>
                <w:t>Eriophorum</w:t>
              </w:r>
              <w:proofErr w:type="spellEnd"/>
              <w:r w:rsidRPr="00C76A19">
                <w:rPr>
                  <w:rPrChange w:id="2131" w:author="Felix Pascal (felixpas)" w:date="2025-07-01T19:16:00Z">
                    <w:rPr>
                      <w:rFonts w:ascii="Calibri" w:hAnsi="Calibri" w:cs="Calibri"/>
                      <w:color w:val="000000"/>
                    </w:rPr>
                  </w:rPrChange>
                </w:rPr>
                <w:t xml:space="preserve"> </w:t>
              </w:r>
              <w:proofErr w:type="spellStart"/>
              <w:r w:rsidRPr="00C76A19">
                <w:rPr>
                  <w:rPrChange w:id="2132" w:author="Felix Pascal (felixpas)" w:date="2025-07-01T19:16:00Z">
                    <w:rPr>
                      <w:rFonts w:ascii="Calibri" w:hAnsi="Calibri" w:cs="Calibri"/>
                      <w:color w:val="000000"/>
                    </w:rPr>
                  </w:rPrChange>
                </w:rPr>
                <w:t>latifolium</w:t>
              </w:r>
              <w:proofErr w:type="spellEnd"/>
            </w:ins>
          </w:p>
        </w:tc>
        <w:tc>
          <w:tcPr>
            <w:tcW w:w="1823" w:type="dxa"/>
            <w:noWrap/>
            <w:hideMark/>
            <w:tcPrChange w:id="2133" w:author="Felix Pascal (felixpas)" w:date="2025-07-01T19:34:00Z">
              <w:tcPr>
                <w:tcW w:w="1823" w:type="dxa"/>
                <w:noWrap/>
                <w:hideMark/>
              </w:tcPr>
            </w:tcPrChange>
          </w:tcPr>
          <w:p w14:paraId="3F15D640" w14:textId="77777777" w:rsidR="00C76A19" w:rsidRPr="00C76A19" w:rsidRDefault="00C76A19" w:rsidP="00C76A19">
            <w:pPr>
              <w:rPr>
                <w:ins w:id="2134" w:author="Felix Pascal (felixpas)" w:date="2025-07-01T19:16:00Z"/>
                <w:rPrChange w:id="2135" w:author="Felix Pascal (felixpas)" w:date="2025-07-01T19:16:00Z">
                  <w:rPr>
                    <w:ins w:id="2136" w:author="Felix Pascal (felixpas)" w:date="2025-07-01T19:16:00Z"/>
                    <w:rFonts w:ascii="Calibri" w:hAnsi="Calibri" w:cs="Calibri"/>
                    <w:color w:val="000000"/>
                  </w:rPr>
                </w:rPrChange>
              </w:rPr>
              <w:pPrChange w:id="2137" w:author="Felix Pascal (felixpas)" w:date="2025-07-01T19:16:00Z">
                <w:pPr>
                  <w:jc w:val="right"/>
                </w:pPr>
              </w:pPrChange>
            </w:pPr>
            <w:ins w:id="2138" w:author="Felix Pascal (felixpas)" w:date="2025-07-01T19:16:00Z">
              <w:r w:rsidRPr="00C76A19">
                <w:rPr>
                  <w:rPrChange w:id="2139" w:author="Felix Pascal (felixpas)" w:date="2025-07-01T19:16:00Z">
                    <w:rPr>
                      <w:rFonts w:ascii="Calibri" w:hAnsi="Calibri" w:cs="Calibri"/>
                      <w:color w:val="000000"/>
                    </w:rPr>
                  </w:rPrChange>
                </w:rPr>
                <w:t>-12.69522833</w:t>
              </w:r>
            </w:ins>
          </w:p>
        </w:tc>
        <w:tc>
          <w:tcPr>
            <w:tcW w:w="1387" w:type="dxa"/>
            <w:noWrap/>
            <w:hideMark/>
            <w:tcPrChange w:id="2140" w:author="Felix Pascal (felixpas)" w:date="2025-07-01T19:34:00Z">
              <w:tcPr>
                <w:tcW w:w="1387" w:type="dxa"/>
                <w:noWrap/>
                <w:hideMark/>
              </w:tcPr>
            </w:tcPrChange>
          </w:tcPr>
          <w:p w14:paraId="43C93169" w14:textId="77777777" w:rsidR="00C76A19" w:rsidRPr="00C76A19" w:rsidRDefault="00C76A19" w:rsidP="00C76A19">
            <w:pPr>
              <w:rPr>
                <w:ins w:id="2141" w:author="Felix Pascal (felixpas)" w:date="2025-07-01T19:16:00Z"/>
                <w:rPrChange w:id="2142" w:author="Felix Pascal (felixpas)" w:date="2025-07-01T19:16:00Z">
                  <w:rPr>
                    <w:ins w:id="2143" w:author="Felix Pascal (felixpas)" w:date="2025-07-01T19:16:00Z"/>
                    <w:rFonts w:ascii="Calibri" w:hAnsi="Calibri" w:cs="Calibri"/>
                    <w:color w:val="000000"/>
                  </w:rPr>
                </w:rPrChange>
              </w:rPr>
              <w:pPrChange w:id="2144" w:author="Felix Pascal (felixpas)" w:date="2025-07-01T19:16:00Z">
                <w:pPr>
                  <w:jc w:val="right"/>
                </w:pPr>
              </w:pPrChange>
            </w:pPr>
            <w:ins w:id="2145" w:author="Felix Pascal (felixpas)" w:date="2025-07-01T19:16:00Z">
              <w:r w:rsidRPr="00C76A19">
                <w:rPr>
                  <w:rPrChange w:id="2146" w:author="Felix Pascal (felixpas)" w:date="2025-07-01T19:16:00Z">
                    <w:rPr>
                      <w:rFonts w:ascii="Calibri" w:hAnsi="Calibri" w:cs="Calibri"/>
                      <w:color w:val="000000"/>
                    </w:rPr>
                  </w:rPrChange>
                </w:rPr>
                <w:t>0.040266737</w:t>
              </w:r>
            </w:ins>
          </w:p>
        </w:tc>
        <w:tc>
          <w:tcPr>
            <w:tcW w:w="2035" w:type="dxa"/>
            <w:noWrap/>
            <w:hideMark/>
            <w:tcPrChange w:id="2147" w:author="Felix Pascal (felixpas)" w:date="2025-07-01T19:34:00Z">
              <w:tcPr>
                <w:tcW w:w="1040" w:type="dxa"/>
                <w:noWrap/>
                <w:hideMark/>
              </w:tcPr>
            </w:tcPrChange>
          </w:tcPr>
          <w:p w14:paraId="18797305" w14:textId="77777777" w:rsidR="00C76A19" w:rsidRPr="00C76A19" w:rsidRDefault="00C76A19">
            <w:pPr>
              <w:rPr>
                <w:ins w:id="2148" w:author="Felix Pascal (felixpas)" w:date="2025-07-01T19:16:00Z"/>
                <w:rPrChange w:id="2149" w:author="Felix Pascal (felixpas)" w:date="2025-07-01T19:16:00Z">
                  <w:rPr>
                    <w:ins w:id="2150" w:author="Felix Pascal (felixpas)" w:date="2025-07-01T19:16:00Z"/>
                    <w:rFonts w:ascii="Calibri" w:hAnsi="Calibri" w:cs="Calibri"/>
                    <w:color w:val="000000"/>
                  </w:rPr>
                </w:rPrChange>
              </w:rPr>
            </w:pPr>
            <w:ins w:id="2151" w:author="Felix Pascal (felixpas)" w:date="2025-07-01T19:16:00Z">
              <w:r w:rsidRPr="00C76A19">
                <w:rPr>
                  <w:rPrChange w:id="2152" w:author="Felix Pascal (felixpas)" w:date="2025-07-01T19:16:00Z">
                    <w:rPr>
                      <w:rFonts w:ascii="Calibri" w:hAnsi="Calibri" w:cs="Calibri"/>
                      <w:color w:val="000000"/>
                    </w:rPr>
                  </w:rPrChange>
                </w:rPr>
                <w:t>decreasing</w:t>
              </w:r>
            </w:ins>
          </w:p>
        </w:tc>
        <w:tc>
          <w:tcPr>
            <w:tcW w:w="851" w:type="dxa"/>
            <w:noWrap/>
            <w:hideMark/>
            <w:tcPrChange w:id="2153" w:author="Felix Pascal (felixpas)" w:date="2025-07-01T19:34:00Z">
              <w:tcPr>
                <w:tcW w:w="1846" w:type="dxa"/>
                <w:gridSpan w:val="2"/>
                <w:noWrap/>
                <w:hideMark/>
              </w:tcPr>
            </w:tcPrChange>
          </w:tcPr>
          <w:p w14:paraId="063E538C" w14:textId="77777777" w:rsidR="00C76A19" w:rsidRPr="00C76A19" w:rsidRDefault="00C76A19" w:rsidP="00C76A19">
            <w:pPr>
              <w:rPr>
                <w:ins w:id="2154" w:author="Felix Pascal (felixpas)" w:date="2025-07-01T19:16:00Z"/>
                <w:rPrChange w:id="2155" w:author="Felix Pascal (felixpas)" w:date="2025-07-01T19:16:00Z">
                  <w:rPr>
                    <w:ins w:id="2156" w:author="Felix Pascal (felixpas)" w:date="2025-07-01T19:16:00Z"/>
                    <w:rFonts w:ascii="Calibri" w:hAnsi="Calibri" w:cs="Calibri"/>
                    <w:color w:val="000000"/>
                  </w:rPr>
                </w:rPrChange>
              </w:rPr>
              <w:pPrChange w:id="2157" w:author="Felix Pascal (felixpas)" w:date="2025-07-01T19:16:00Z">
                <w:pPr>
                  <w:jc w:val="right"/>
                </w:pPr>
              </w:pPrChange>
            </w:pPr>
            <w:ins w:id="2158" w:author="Felix Pascal (felixpas)" w:date="2025-07-01T19:16:00Z">
              <w:r w:rsidRPr="00C76A19">
                <w:rPr>
                  <w:rPrChange w:id="2159" w:author="Felix Pascal (felixpas)" w:date="2025-07-01T19:16:00Z">
                    <w:rPr>
                      <w:rFonts w:ascii="Calibri" w:hAnsi="Calibri" w:cs="Calibri"/>
                      <w:color w:val="000000"/>
                    </w:rPr>
                  </w:rPrChange>
                </w:rPr>
                <w:t>12</w:t>
              </w:r>
            </w:ins>
          </w:p>
        </w:tc>
      </w:tr>
      <w:tr w:rsidR="00C76A19" w:rsidRPr="00C76A19" w14:paraId="243214CE" w14:textId="77777777" w:rsidTr="00D247C6">
        <w:trPr>
          <w:trHeight w:val="288"/>
          <w:ins w:id="2160" w:author="Felix Pascal (felixpas)" w:date="2025-07-01T19:16:00Z"/>
          <w:trPrChange w:id="2161" w:author="Felix Pascal (felixpas)" w:date="2025-07-01T19:34:00Z">
            <w:trPr>
              <w:gridAfter w:val="0"/>
              <w:trHeight w:val="288"/>
            </w:trPr>
          </w:trPrChange>
        </w:trPr>
        <w:tc>
          <w:tcPr>
            <w:tcW w:w="3397" w:type="dxa"/>
            <w:noWrap/>
            <w:hideMark/>
            <w:tcPrChange w:id="2162" w:author="Felix Pascal (felixpas)" w:date="2025-07-01T19:34:00Z">
              <w:tcPr>
                <w:tcW w:w="2740" w:type="dxa"/>
                <w:noWrap/>
                <w:hideMark/>
              </w:tcPr>
            </w:tcPrChange>
          </w:tcPr>
          <w:p w14:paraId="4D6015EA" w14:textId="77777777" w:rsidR="00C76A19" w:rsidRPr="00C76A19" w:rsidRDefault="00C76A19">
            <w:pPr>
              <w:rPr>
                <w:ins w:id="2163" w:author="Felix Pascal (felixpas)" w:date="2025-07-01T19:16:00Z"/>
                <w:rPrChange w:id="2164" w:author="Felix Pascal (felixpas)" w:date="2025-07-01T19:16:00Z">
                  <w:rPr>
                    <w:ins w:id="2165" w:author="Felix Pascal (felixpas)" w:date="2025-07-01T19:16:00Z"/>
                    <w:rFonts w:ascii="Calibri" w:hAnsi="Calibri" w:cs="Calibri"/>
                    <w:color w:val="000000"/>
                  </w:rPr>
                </w:rPrChange>
              </w:rPr>
            </w:pPr>
            <w:ins w:id="2166" w:author="Felix Pascal (felixpas)" w:date="2025-07-01T19:16:00Z">
              <w:r w:rsidRPr="00C76A19">
                <w:rPr>
                  <w:rPrChange w:id="2167" w:author="Felix Pascal (felixpas)" w:date="2025-07-01T19:16:00Z">
                    <w:rPr>
                      <w:rFonts w:ascii="Calibri" w:hAnsi="Calibri" w:cs="Calibri"/>
                      <w:color w:val="000000"/>
                    </w:rPr>
                  </w:rPrChange>
                </w:rPr>
                <w:t xml:space="preserve">Hypericum </w:t>
              </w:r>
              <w:proofErr w:type="spellStart"/>
              <w:r w:rsidRPr="00C76A19">
                <w:rPr>
                  <w:rPrChange w:id="2168" w:author="Felix Pascal (felixpas)" w:date="2025-07-01T19:16:00Z">
                    <w:rPr>
                      <w:rFonts w:ascii="Calibri" w:hAnsi="Calibri" w:cs="Calibri"/>
                      <w:color w:val="000000"/>
                    </w:rPr>
                  </w:rPrChange>
                </w:rPr>
                <w:t>hirsutum</w:t>
              </w:r>
              <w:proofErr w:type="spellEnd"/>
            </w:ins>
          </w:p>
        </w:tc>
        <w:tc>
          <w:tcPr>
            <w:tcW w:w="1823" w:type="dxa"/>
            <w:noWrap/>
            <w:hideMark/>
            <w:tcPrChange w:id="2169" w:author="Felix Pascal (felixpas)" w:date="2025-07-01T19:34:00Z">
              <w:tcPr>
                <w:tcW w:w="2480" w:type="dxa"/>
                <w:gridSpan w:val="2"/>
                <w:noWrap/>
                <w:hideMark/>
              </w:tcPr>
            </w:tcPrChange>
          </w:tcPr>
          <w:p w14:paraId="7A358B65" w14:textId="77777777" w:rsidR="00C76A19" w:rsidRPr="00C76A19" w:rsidRDefault="00C76A19" w:rsidP="00C76A19">
            <w:pPr>
              <w:rPr>
                <w:ins w:id="2170" w:author="Felix Pascal (felixpas)" w:date="2025-07-01T19:16:00Z"/>
                <w:rPrChange w:id="2171" w:author="Felix Pascal (felixpas)" w:date="2025-07-01T19:16:00Z">
                  <w:rPr>
                    <w:ins w:id="2172" w:author="Felix Pascal (felixpas)" w:date="2025-07-01T19:16:00Z"/>
                    <w:rFonts w:ascii="Calibri" w:hAnsi="Calibri" w:cs="Calibri"/>
                    <w:color w:val="000000"/>
                  </w:rPr>
                </w:rPrChange>
              </w:rPr>
              <w:pPrChange w:id="2173" w:author="Felix Pascal (felixpas)" w:date="2025-07-01T19:16:00Z">
                <w:pPr>
                  <w:jc w:val="right"/>
                </w:pPr>
              </w:pPrChange>
            </w:pPr>
            <w:ins w:id="2174" w:author="Felix Pascal (felixpas)" w:date="2025-07-01T19:16:00Z">
              <w:r w:rsidRPr="00C76A19">
                <w:rPr>
                  <w:rPrChange w:id="2175" w:author="Felix Pascal (felixpas)" w:date="2025-07-01T19:16:00Z">
                    <w:rPr>
                      <w:rFonts w:ascii="Calibri" w:hAnsi="Calibri" w:cs="Calibri"/>
                      <w:color w:val="000000"/>
                    </w:rPr>
                  </w:rPrChange>
                </w:rPr>
                <w:t>-12.59491995</w:t>
              </w:r>
            </w:ins>
          </w:p>
        </w:tc>
        <w:tc>
          <w:tcPr>
            <w:tcW w:w="1387" w:type="dxa"/>
            <w:noWrap/>
            <w:hideMark/>
            <w:tcPrChange w:id="2176" w:author="Felix Pascal (felixpas)" w:date="2025-07-01T19:34:00Z">
              <w:tcPr>
                <w:tcW w:w="1300" w:type="dxa"/>
                <w:noWrap/>
                <w:hideMark/>
              </w:tcPr>
            </w:tcPrChange>
          </w:tcPr>
          <w:p w14:paraId="73319647" w14:textId="77777777" w:rsidR="00C76A19" w:rsidRPr="00C76A19" w:rsidRDefault="00C76A19" w:rsidP="00C76A19">
            <w:pPr>
              <w:rPr>
                <w:ins w:id="2177" w:author="Felix Pascal (felixpas)" w:date="2025-07-01T19:16:00Z"/>
                <w:rPrChange w:id="2178" w:author="Felix Pascal (felixpas)" w:date="2025-07-01T19:16:00Z">
                  <w:rPr>
                    <w:ins w:id="2179" w:author="Felix Pascal (felixpas)" w:date="2025-07-01T19:16:00Z"/>
                    <w:rFonts w:ascii="Calibri" w:hAnsi="Calibri" w:cs="Calibri"/>
                    <w:color w:val="000000"/>
                  </w:rPr>
                </w:rPrChange>
              </w:rPr>
              <w:pPrChange w:id="2180" w:author="Felix Pascal (felixpas)" w:date="2025-07-01T19:16:00Z">
                <w:pPr>
                  <w:jc w:val="right"/>
                </w:pPr>
              </w:pPrChange>
            </w:pPr>
            <w:ins w:id="2181" w:author="Felix Pascal (felixpas)" w:date="2025-07-01T19:16:00Z">
              <w:r w:rsidRPr="00C76A19">
                <w:rPr>
                  <w:rPrChange w:id="2182" w:author="Felix Pascal (felixpas)" w:date="2025-07-01T19:16:00Z">
                    <w:rPr>
                      <w:rFonts w:ascii="Calibri" w:hAnsi="Calibri" w:cs="Calibri"/>
                      <w:color w:val="000000"/>
                    </w:rPr>
                  </w:rPrChange>
                </w:rPr>
                <w:t>0.025259649</w:t>
              </w:r>
            </w:ins>
          </w:p>
        </w:tc>
        <w:tc>
          <w:tcPr>
            <w:tcW w:w="2035" w:type="dxa"/>
            <w:noWrap/>
            <w:hideMark/>
            <w:tcPrChange w:id="2183" w:author="Felix Pascal (felixpas)" w:date="2025-07-01T19:34:00Z">
              <w:tcPr>
                <w:tcW w:w="1040" w:type="dxa"/>
                <w:noWrap/>
                <w:hideMark/>
              </w:tcPr>
            </w:tcPrChange>
          </w:tcPr>
          <w:p w14:paraId="505F13E8" w14:textId="77777777" w:rsidR="00C76A19" w:rsidRPr="00C76A19" w:rsidRDefault="00C76A19">
            <w:pPr>
              <w:rPr>
                <w:ins w:id="2184" w:author="Felix Pascal (felixpas)" w:date="2025-07-01T19:16:00Z"/>
                <w:rPrChange w:id="2185" w:author="Felix Pascal (felixpas)" w:date="2025-07-01T19:16:00Z">
                  <w:rPr>
                    <w:ins w:id="2186" w:author="Felix Pascal (felixpas)" w:date="2025-07-01T19:16:00Z"/>
                    <w:rFonts w:ascii="Calibri" w:hAnsi="Calibri" w:cs="Calibri"/>
                    <w:color w:val="000000"/>
                  </w:rPr>
                </w:rPrChange>
              </w:rPr>
            </w:pPr>
            <w:ins w:id="2187" w:author="Felix Pascal (felixpas)" w:date="2025-07-01T19:16:00Z">
              <w:r w:rsidRPr="00C76A19">
                <w:rPr>
                  <w:rPrChange w:id="2188" w:author="Felix Pascal (felixpas)" w:date="2025-07-01T19:16:00Z">
                    <w:rPr>
                      <w:rFonts w:ascii="Calibri" w:hAnsi="Calibri" w:cs="Calibri"/>
                      <w:color w:val="000000"/>
                    </w:rPr>
                  </w:rPrChange>
                </w:rPr>
                <w:t>decreasing</w:t>
              </w:r>
            </w:ins>
          </w:p>
        </w:tc>
        <w:tc>
          <w:tcPr>
            <w:tcW w:w="851" w:type="dxa"/>
            <w:noWrap/>
            <w:hideMark/>
            <w:tcPrChange w:id="2189" w:author="Felix Pascal (felixpas)" w:date="2025-07-01T19:34:00Z">
              <w:tcPr>
                <w:tcW w:w="900" w:type="dxa"/>
                <w:noWrap/>
                <w:hideMark/>
              </w:tcPr>
            </w:tcPrChange>
          </w:tcPr>
          <w:p w14:paraId="6A8B9DB2" w14:textId="77777777" w:rsidR="00C76A19" w:rsidRPr="00C76A19" w:rsidRDefault="00C76A19" w:rsidP="00C76A19">
            <w:pPr>
              <w:rPr>
                <w:ins w:id="2190" w:author="Felix Pascal (felixpas)" w:date="2025-07-01T19:16:00Z"/>
                <w:rPrChange w:id="2191" w:author="Felix Pascal (felixpas)" w:date="2025-07-01T19:16:00Z">
                  <w:rPr>
                    <w:ins w:id="2192" w:author="Felix Pascal (felixpas)" w:date="2025-07-01T19:16:00Z"/>
                    <w:rFonts w:ascii="Calibri" w:hAnsi="Calibri" w:cs="Calibri"/>
                    <w:color w:val="000000"/>
                  </w:rPr>
                </w:rPrChange>
              </w:rPr>
              <w:pPrChange w:id="2193" w:author="Felix Pascal (felixpas)" w:date="2025-07-01T19:16:00Z">
                <w:pPr>
                  <w:jc w:val="right"/>
                </w:pPr>
              </w:pPrChange>
            </w:pPr>
            <w:ins w:id="2194" w:author="Felix Pascal (felixpas)" w:date="2025-07-01T19:16:00Z">
              <w:r w:rsidRPr="00C76A19">
                <w:rPr>
                  <w:rPrChange w:id="2195" w:author="Felix Pascal (felixpas)" w:date="2025-07-01T19:16:00Z">
                    <w:rPr>
                      <w:rFonts w:ascii="Calibri" w:hAnsi="Calibri" w:cs="Calibri"/>
                      <w:color w:val="000000"/>
                    </w:rPr>
                  </w:rPrChange>
                </w:rPr>
                <w:t>25</w:t>
              </w:r>
            </w:ins>
          </w:p>
        </w:tc>
      </w:tr>
      <w:tr w:rsidR="00D247C6" w:rsidRPr="00D247C6" w14:paraId="580C38BA" w14:textId="77777777" w:rsidTr="00D247C6">
        <w:tblPrEx>
          <w:tblPrExChange w:id="2196" w:author="Felix Pascal (felixpas)" w:date="2025-07-01T19:34:00Z">
            <w:tblPrEx>
              <w:tblW w:w="9493" w:type="dxa"/>
            </w:tblPrEx>
          </w:tblPrExChange>
        </w:tblPrEx>
        <w:trPr>
          <w:trHeight w:val="288"/>
          <w:ins w:id="2197" w:author="Felix Pascal (felixpas)" w:date="2025-07-01T19:16:00Z"/>
          <w:trPrChange w:id="2198" w:author="Felix Pascal (felixpas)" w:date="2025-07-01T19:34:00Z">
            <w:trPr>
              <w:trHeight w:val="288"/>
            </w:trPr>
          </w:trPrChange>
        </w:trPr>
        <w:tc>
          <w:tcPr>
            <w:tcW w:w="3397" w:type="dxa"/>
            <w:noWrap/>
            <w:hideMark/>
            <w:tcPrChange w:id="2199" w:author="Felix Pascal (felixpas)" w:date="2025-07-01T19:34:00Z">
              <w:tcPr>
                <w:tcW w:w="3397" w:type="dxa"/>
                <w:gridSpan w:val="2"/>
                <w:noWrap/>
                <w:hideMark/>
              </w:tcPr>
            </w:tcPrChange>
          </w:tcPr>
          <w:p w14:paraId="3600A15A" w14:textId="77777777" w:rsidR="00C76A19" w:rsidRPr="00C76A19" w:rsidRDefault="00C76A19">
            <w:pPr>
              <w:rPr>
                <w:ins w:id="2200" w:author="Felix Pascal (felixpas)" w:date="2025-07-01T19:16:00Z"/>
                <w:rPrChange w:id="2201" w:author="Felix Pascal (felixpas)" w:date="2025-07-01T19:16:00Z">
                  <w:rPr>
                    <w:ins w:id="2202" w:author="Felix Pascal (felixpas)" w:date="2025-07-01T19:16:00Z"/>
                    <w:rFonts w:ascii="Calibri" w:hAnsi="Calibri" w:cs="Calibri"/>
                    <w:color w:val="000000"/>
                  </w:rPr>
                </w:rPrChange>
              </w:rPr>
            </w:pPr>
            <w:ins w:id="2203" w:author="Felix Pascal (felixpas)" w:date="2025-07-01T19:16:00Z">
              <w:r w:rsidRPr="00C76A19">
                <w:rPr>
                  <w:rPrChange w:id="2204" w:author="Felix Pascal (felixpas)" w:date="2025-07-01T19:16:00Z">
                    <w:rPr>
                      <w:rFonts w:ascii="Calibri" w:hAnsi="Calibri" w:cs="Calibri"/>
                      <w:color w:val="000000"/>
                    </w:rPr>
                  </w:rPrChange>
                </w:rPr>
                <w:t xml:space="preserve">Juncus </w:t>
              </w:r>
              <w:proofErr w:type="spellStart"/>
              <w:r w:rsidRPr="00C76A19">
                <w:rPr>
                  <w:rPrChange w:id="2205" w:author="Felix Pascal (felixpas)" w:date="2025-07-01T19:16:00Z">
                    <w:rPr>
                      <w:rFonts w:ascii="Calibri" w:hAnsi="Calibri" w:cs="Calibri"/>
                      <w:color w:val="000000"/>
                    </w:rPr>
                  </w:rPrChange>
                </w:rPr>
                <w:t>bufonius</w:t>
              </w:r>
              <w:proofErr w:type="spellEnd"/>
            </w:ins>
          </w:p>
        </w:tc>
        <w:tc>
          <w:tcPr>
            <w:tcW w:w="1823" w:type="dxa"/>
            <w:noWrap/>
            <w:hideMark/>
            <w:tcPrChange w:id="2206" w:author="Felix Pascal (felixpas)" w:date="2025-07-01T19:34:00Z">
              <w:tcPr>
                <w:tcW w:w="1823" w:type="dxa"/>
                <w:noWrap/>
                <w:hideMark/>
              </w:tcPr>
            </w:tcPrChange>
          </w:tcPr>
          <w:p w14:paraId="513ACFB6" w14:textId="77777777" w:rsidR="00C76A19" w:rsidRPr="00C76A19" w:rsidRDefault="00C76A19" w:rsidP="00C76A19">
            <w:pPr>
              <w:rPr>
                <w:ins w:id="2207" w:author="Felix Pascal (felixpas)" w:date="2025-07-01T19:16:00Z"/>
                <w:rPrChange w:id="2208" w:author="Felix Pascal (felixpas)" w:date="2025-07-01T19:16:00Z">
                  <w:rPr>
                    <w:ins w:id="2209" w:author="Felix Pascal (felixpas)" w:date="2025-07-01T19:16:00Z"/>
                    <w:rFonts w:ascii="Calibri" w:hAnsi="Calibri" w:cs="Calibri"/>
                    <w:color w:val="000000"/>
                  </w:rPr>
                </w:rPrChange>
              </w:rPr>
              <w:pPrChange w:id="2210" w:author="Felix Pascal (felixpas)" w:date="2025-07-01T19:16:00Z">
                <w:pPr>
                  <w:jc w:val="right"/>
                </w:pPr>
              </w:pPrChange>
            </w:pPr>
            <w:ins w:id="2211" w:author="Felix Pascal (felixpas)" w:date="2025-07-01T19:16:00Z">
              <w:r w:rsidRPr="00C76A19">
                <w:rPr>
                  <w:rPrChange w:id="2212" w:author="Felix Pascal (felixpas)" w:date="2025-07-01T19:16:00Z">
                    <w:rPr>
                      <w:rFonts w:ascii="Calibri" w:hAnsi="Calibri" w:cs="Calibri"/>
                      <w:color w:val="000000"/>
                    </w:rPr>
                  </w:rPrChange>
                </w:rPr>
                <w:t>-12.47004453</w:t>
              </w:r>
            </w:ins>
          </w:p>
        </w:tc>
        <w:tc>
          <w:tcPr>
            <w:tcW w:w="1387" w:type="dxa"/>
            <w:noWrap/>
            <w:hideMark/>
            <w:tcPrChange w:id="2213" w:author="Felix Pascal (felixpas)" w:date="2025-07-01T19:34:00Z">
              <w:tcPr>
                <w:tcW w:w="1387" w:type="dxa"/>
                <w:noWrap/>
                <w:hideMark/>
              </w:tcPr>
            </w:tcPrChange>
          </w:tcPr>
          <w:p w14:paraId="583F6709" w14:textId="77777777" w:rsidR="00C76A19" w:rsidRPr="00C76A19" w:rsidRDefault="00C76A19" w:rsidP="00C76A19">
            <w:pPr>
              <w:rPr>
                <w:ins w:id="2214" w:author="Felix Pascal (felixpas)" w:date="2025-07-01T19:16:00Z"/>
                <w:rPrChange w:id="2215" w:author="Felix Pascal (felixpas)" w:date="2025-07-01T19:16:00Z">
                  <w:rPr>
                    <w:ins w:id="2216" w:author="Felix Pascal (felixpas)" w:date="2025-07-01T19:16:00Z"/>
                    <w:rFonts w:ascii="Calibri" w:hAnsi="Calibri" w:cs="Calibri"/>
                    <w:color w:val="000000"/>
                  </w:rPr>
                </w:rPrChange>
              </w:rPr>
              <w:pPrChange w:id="2217" w:author="Felix Pascal (felixpas)" w:date="2025-07-01T19:16:00Z">
                <w:pPr>
                  <w:jc w:val="right"/>
                </w:pPr>
              </w:pPrChange>
            </w:pPr>
            <w:ins w:id="2218" w:author="Felix Pascal (felixpas)" w:date="2025-07-01T19:16:00Z">
              <w:r w:rsidRPr="00C76A19">
                <w:rPr>
                  <w:rPrChange w:id="2219" w:author="Felix Pascal (felixpas)" w:date="2025-07-01T19:16:00Z">
                    <w:rPr>
                      <w:rFonts w:ascii="Calibri" w:hAnsi="Calibri" w:cs="Calibri"/>
                      <w:color w:val="000000"/>
                    </w:rPr>
                  </w:rPrChange>
                </w:rPr>
                <w:t>0.0413283</w:t>
              </w:r>
            </w:ins>
          </w:p>
        </w:tc>
        <w:tc>
          <w:tcPr>
            <w:tcW w:w="2035" w:type="dxa"/>
            <w:noWrap/>
            <w:hideMark/>
            <w:tcPrChange w:id="2220" w:author="Felix Pascal (felixpas)" w:date="2025-07-01T19:34:00Z">
              <w:tcPr>
                <w:tcW w:w="1040" w:type="dxa"/>
                <w:noWrap/>
                <w:hideMark/>
              </w:tcPr>
            </w:tcPrChange>
          </w:tcPr>
          <w:p w14:paraId="1360B005" w14:textId="77777777" w:rsidR="00C76A19" w:rsidRPr="00C76A19" w:rsidRDefault="00C76A19">
            <w:pPr>
              <w:rPr>
                <w:ins w:id="2221" w:author="Felix Pascal (felixpas)" w:date="2025-07-01T19:16:00Z"/>
                <w:rPrChange w:id="2222" w:author="Felix Pascal (felixpas)" w:date="2025-07-01T19:16:00Z">
                  <w:rPr>
                    <w:ins w:id="2223" w:author="Felix Pascal (felixpas)" w:date="2025-07-01T19:16:00Z"/>
                    <w:rFonts w:ascii="Calibri" w:hAnsi="Calibri" w:cs="Calibri"/>
                    <w:color w:val="000000"/>
                  </w:rPr>
                </w:rPrChange>
              </w:rPr>
            </w:pPr>
            <w:ins w:id="2224" w:author="Felix Pascal (felixpas)" w:date="2025-07-01T19:16:00Z">
              <w:r w:rsidRPr="00C76A19">
                <w:rPr>
                  <w:rPrChange w:id="2225" w:author="Felix Pascal (felixpas)" w:date="2025-07-01T19:16:00Z">
                    <w:rPr>
                      <w:rFonts w:ascii="Calibri" w:hAnsi="Calibri" w:cs="Calibri"/>
                      <w:color w:val="000000"/>
                    </w:rPr>
                  </w:rPrChange>
                </w:rPr>
                <w:t>decreasing</w:t>
              </w:r>
            </w:ins>
          </w:p>
        </w:tc>
        <w:tc>
          <w:tcPr>
            <w:tcW w:w="851" w:type="dxa"/>
            <w:noWrap/>
            <w:hideMark/>
            <w:tcPrChange w:id="2226" w:author="Felix Pascal (felixpas)" w:date="2025-07-01T19:34:00Z">
              <w:tcPr>
                <w:tcW w:w="1846" w:type="dxa"/>
                <w:gridSpan w:val="2"/>
                <w:noWrap/>
                <w:hideMark/>
              </w:tcPr>
            </w:tcPrChange>
          </w:tcPr>
          <w:p w14:paraId="7F4D6AEE" w14:textId="77777777" w:rsidR="00C76A19" w:rsidRPr="00C76A19" w:rsidRDefault="00C76A19" w:rsidP="00C76A19">
            <w:pPr>
              <w:rPr>
                <w:ins w:id="2227" w:author="Felix Pascal (felixpas)" w:date="2025-07-01T19:16:00Z"/>
                <w:rPrChange w:id="2228" w:author="Felix Pascal (felixpas)" w:date="2025-07-01T19:16:00Z">
                  <w:rPr>
                    <w:ins w:id="2229" w:author="Felix Pascal (felixpas)" w:date="2025-07-01T19:16:00Z"/>
                    <w:rFonts w:ascii="Calibri" w:hAnsi="Calibri" w:cs="Calibri"/>
                    <w:color w:val="000000"/>
                  </w:rPr>
                </w:rPrChange>
              </w:rPr>
              <w:pPrChange w:id="2230" w:author="Felix Pascal (felixpas)" w:date="2025-07-01T19:16:00Z">
                <w:pPr>
                  <w:jc w:val="right"/>
                </w:pPr>
              </w:pPrChange>
            </w:pPr>
            <w:ins w:id="2231" w:author="Felix Pascal (felixpas)" w:date="2025-07-01T19:16:00Z">
              <w:r w:rsidRPr="00C76A19">
                <w:rPr>
                  <w:rPrChange w:id="2232" w:author="Felix Pascal (felixpas)" w:date="2025-07-01T19:16:00Z">
                    <w:rPr>
                      <w:rFonts w:ascii="Calibri" w:hAnsi="Calibri" w:cs="Calibri"/>
                      <w:color w:val="000000"/>
                    </w:rPr>
                  </w:rPrChange>
                </w:rPr>
                <w:t>11</w:t>
              </w:r>
            </w:ins>
          </w:p>
        </w:tc>
      </w:tr>
      <w:tr w:rsidR="00C76A19" w:rsidRPr="00C76A19" w14:paraId="28821719" w14:textId="77777777" w:rsidTr="00D247C6">
        <w:trPr>
          <w:trHeight w:val="288"/>
          <w:ins w:id="2233" w:author="Felix Pascal (felixpas)" w:date="2025-07-01T19:16:00Z"/>
          <w:trPrChange w:id="2234" w:author="Felix Pascal (felixpas)" w:date="2025-07-01T19:34:00Z">
            <w:trPr>
              <w:gridAfter w:val="0"/>
              <w:trHeight w:val="288"/>
            </w:trPr>
          </w:trPrChange>
        </w:trPr>
        <w:tc>
          <w:tcPr>
            <w:tcW w:w="3397" w:type="dxa"/>
            <w:noWrap/>
            <w:hideMark/>
            <w:tcPrChange w:id="2235" w:author="Felix Pascal (felixpas)" w:date="2025-07-01T19:34:00Z">
              <w:tcPr>
                <w:tcW w:w="2740" w:type="dxa"/>
                <w:noWrap/>
                <w:hideMark/>
              </w:tcPr>
            </w:tcPrChange>
          </w:tcPr>
          <w:p w14:paraId="67E9129B" w14:textId="77777777" w:rsidR="00C76A19" w:rsidRPr="00C76A19" w:rsidRDefault="00C76A19">
            <w:pPr>
              <w:rPr>
                <w:ins w:id="2236" w:author="Felix Pascal (felixpas)" w:date="2025-07-01T19:16:00Z"/>
                <w:rPrChange w:id="2237" w:author="Felix Pascal (felixpas)" w:date="2025-07-01T19:16:00Z">
                  <w:rPr>
                    <w:ins w:id="2238" w:author="Felix Pascal (felixpas)" w:date="2025-07-01T19:16:00Z"/>
                    <w:rFonts w:ascii="Calibri" w:hAnsi="Calibri" w:cs="Calibri"/>
                    <w:color w:val="000000"/>
                  </w:rPr>
                </w:rPrChange>
              </w:rPr>
            </w:pPr>
            <w:ins w:id="2239" w:author="Felix Pascal (felixpas)" w:date="2025-07-01T19:16:00Z">
              <w:r w:rsidRPr="00C76A19">
                <w:rPr>
                  <w:rPrChange w:id="2240" w:author="Felix Pascal (felixpas)" w:date="2025-07-01T19:16:00Z">
                    <w:rPr>
                      <w:rFonts w:ascii="Calibri" w:hAnsi="Calibri" w:cs="Calibri"/>
                      <w:color w:val="000000"/>
                    </w:rPr>
                  </w:rPrChange>
                </w:rPr>
                <w:t>Lamium maculatum</w:t>
              </w:r>
            </w:ins>
          </w:p>
        </w:tc>
        <w:tc>
          <w:tcPr>
            <w:tcW w:w="1823" w:type="dxa"/>
            <w:noWrap/>
            <w:hideMark/>
            <w:tcPrChange w:id="2241" w:author="Felix Pascal (felixpas)" w:date="2025-07-01T19:34:00Z">
              <w:tcPr>
                <w:tcW w:w="2480" w:type="dxa"/>
                <w:gridSpan w:val="2"/>
                <w:noWrap/>
                <w:hideMark/>
              </w:tcPr>
            </w:tcPrChange>
          </w:tcPr>
          <w:p w14:paraId="737BB8BF" w14:textId="77777777" w:rsidR="00C76A19" w:rsidRPr="00C76A19" w:rsidRDefault="00C76A19" w:rsidP="00C76A19">
            <w:pPr>
              <w:rPr>
                <w:ins w:id="2242" w:author="Felix Pascal (felixpas)" w:date="2025-07-01T19:16:00Z"/>
                <w:rPrChange w:id="2243" w:author="Felix Pascal (felixpas)" w:date="2025-07-01T19:16:00Z">
                  <w:rPr>
                    <w:ins w:id="2244" w:author="Felix Pascal (felixpas)" w:date="2025-07-01T19:16:00Z"/>
                    <w:rFonts w:ascii="Calibri" w:hAnsi="Calibri" w:cs="Calibri"/>
                    <w:color w:val="000000"/>
                  </w:rPr>
                </w:rPrChange>
              </w:rPr>
              <w:pPrChange w:id="2245" w:author="Felix Pascal (felixpas)" w:date="2025-07-01T19:16:00Z">
                <w:pPr>
                  <w:jc w:val="right"/>
                </w:pPr>
              </w:pPrChange>
            </w:pPr>
            <w:ins w:id="2246" w:author="Felix Pascal (felixpas)" w:date="2025-07-01T19:16:00Z">
              <w:r w:rsidRPr="00C76A19">
                <w:rPr>
                  <w:rPrChange w:id="2247" w:author="Felix Pascal (felixpas)" w:date="2025-07-01T19:16:00Z">
                    <w:rPr>
                      <w:rFonts w:ascii="Calibri" w:hAnsi="Calibri" w:cs="Calibri"/>
                      <w:color w:val="000000"/>
                    </w:rPr>
                  </w:rPrChange>
                </w:rPr>
                <w:t>-12.15994298</w:t>
              </w:r>
            </w:ins>
          </w:p>
        </w:tc>
        <w:tc>
          <w:tcPr>
            <w:tcW w:w="1387" w:type="dxa"/>
            <w:noWrap/>
            <w:hideMark/>
            <w:tcPrChange w:id="2248" w:author="Felix Pascal (felixpas)" w:date="2025-07-01T19:34:00Z">
              <w:tcPr>
                <w:tcW w:w="1300" w:type="dxa"/>
                <w:noWrap/>
                <w:hideMark/>
              </w:tcPr>
            </w:tcPrChange>
          </w:tcPr>
          <w:p w14:paraId="6C6B5B90" w14:textId="77777777" w:rsidR="00C76A19" w:rsidRPr="00C76A19" w:rsidRDefault="00C76A19" w:rsidP="00C76A19">
            <w:pPr>
              <w:rPr>
                <w:ins w:id="2249" w:author="Felix Pascal (felixpas)" w:date="2025-07-01T19:16:00Z"/>
                <w:rPrChange w:id="2250" w:author="Felix Pascal (felixpas)" w:date="2025-07-01T19:16:00Z">
                  <w:rPr>
                    <w:ins w:id="2251" w:author="Felix Pascal (felixpas)" w:date="2025-07-01T19:16:00Z"/>
                    <w:rFonts w:ascii="Calibri" w:hAnsi="Calibri" w:cs="Calibri"/>
                    <w:color w:val="000000"/>
                  </w:rPr>
                </w:rPrChange>
              </w:rPr>
              <w:pPrChange w:id="2252" w:author="Felix Pascal (felixpas)" w:date="2025-07-01T19:16:00Z">
                <w:pPr>
                  <w:jc w:val="right"/>
                </w:pPr>
              </w:pPrChange>
            </w:pPr>
            <w:ins w:id="2253" w:author="Felix Pascal (felixpas)" w:date="2025-07-01T19:16:00Z">
              <w:r w:rsidRPr="00C76A19">
                <w:rPr>
                  <w:rPrChange w:id="2254" w:author="Felix Pascal (felixpas)" w:date="2025-07-01T19:16:00Z">
                    <w:rPr>
                      <w:rFonts w:ascii="Calibri" w:hAnsi="Calibri" w:cs="Calibri"/>
                      <w:color w:val="000000"/>
                    </w:rPr>
                  </w:rPrChange>
                </w:rPr>
                <w:t>0.004010307</w:t>
              </w:r>
            </w:ins>
          </w:p>
        </w:tc>
        <w:tc>
          <w:tcPr>
            <w:tcW w:w="2035" w:type="dxa"/>
            <w:noWrap/>
            <w:hideMark/>
            <w:tcPrChange w:id="2255" w:author="Felix Pascal (felixpas)" w:date="2025-07-01T19:34:00Z">
              <w:tcPr>
                <w:tcW w:w="1040" w:type="dxa"/>
                <w:noWrap/>
                <w:hideMark/>
              </w:tcPr>
            </w:tcPrChange>
          </w:tcPr>
          <w:p w14:paraId="6DA49DF8" w14:textId="77777777" w:rsidR="00C76A19" w:rsidRPr="00C76A19" w:rsidRDefault="00C76A19">
            <w:pPr>
              <w:rPr>
                <w:ins w:id="2256" w:author="Felix Pascal (felixpas)" w:date="2025-07-01T19:16:00Z"/>
                <w:rPrChange w:id="2257" w:author="Felix Pascal (felixpas)" w:date="2025-07-01T19:16:00Z">
                  <w:rPr>
                    <w:ins w:id="2258" w:author="Felix Pascal (felixpas)" w:date="2025-07-01T19:16:00Z"/>
                    <w:rFonts w:ascii="Calibri" w:hAnsi="Calibri" w:cs="Calibri"/>
                    <w:color w:val="000000"/>
                  </w:rPr>
                </w:rPrChange>
              </w:rPr>
            </w:pPr>
            <w:ins w:id="2259" w:author="Felix Pascal (felixpas)" w:date="2025-07-01T19:16:00Z">
              <w:r w:rsidRPr="00C76A19">
                <w:rPr>
                  <w:rPrChange w:id="2260" w:author="Felix Pascal (felixpas)" w:date="2025-07-01T19:16:00Z">
                    <w:rPr>
                      <w:rFonts w:ascii="Calibri" w:hAnsi="Calibri" w:cs="Calibri"/>
                      <w:color w:val="000000"/>
                    </w:rPr>
                  </w:rPrChange>
                </w:rPr>
                <w:t>decreasing</w:t>
              </w:r>
            </w:ins>
          </w:p>
        </w:tc>
        <w:tc>
          <w:tcPr>
            <w:tcW w:w="851" w:type="dxa"/>
            <w:noWrap/>
            <w:hideMark/>
            <w:tcPrChange w:id="2261" w:author="Felix Pascal (felixpas)" w:date="2025-07-01T19:34:00Z">
              <w:tcPr>
                <w:tcW w:w="900" w:type="dxa"/>
                <w:noWrap/>
                <w:hideMark/>
              </w:tcPr>
            </w:tcPrChange>
          </w:tcPr>
          <w:p w14:paraId="5F4D1A45" w14:textId="77777777" w:rsidR="00C76A19" w:rsidRPr="00C76A19" w:rsidRDefault="00C76A19" w:rsidP="00C76A19">
            <w:pPr>
              <w:rPr>
                <w:ins w:id="2262" w:author="Felix Pascal (felixpas)" w:date="2025-07-01T19:16:00Z"/>
                <w:rPrChange w:id="2263" w:author="Felix Pascal (felixpas)" w:date="2025-07-01T19:16:00Z">
                  <w:rPr>
                    <w:ins w:id="2264" w:author="Felix Pascal (felixpas)" w:date="2025-07-01T19:16:00Z"/>
                    <w:rFonts w:ascii="Calibri" w:hAnsi="Calibri" w:cs="Calibri"/>
                    <w:color w:val="000000"/>
                  </w:rPr>
                </w:rPrChange>
              </w:rPr>
              <w:pPrChange w:id="2265" w:author="Felix Pascal (felixpas)" w:date="2025-07-01T19:16:00Z">
                <w:pPr>
                  <w:jc w:val="right"/>
                </w:pPr>
              </w:pPrChange>
            </w:pPr>
            <w:ins w:id="2266" w:author="Felix Pascal (felixpas)" w:date="2025-07-01T19:16:00Z">
              <w:r w:rsidRPr="00C76A19">
                <w:rPr>
                  <w:rPrChange w:id="2267" w:author="Felix Pascal (felixpas)" w:date="2025-07-01T19:16:00Z">
                    <w:rPr>
                      <w:rFonts w:ascii="Calibri" w:hAnsi="Calibri" w:cs="Calibri"/>
                      <w:color w:val="000000"/>
                    </w:rPr>
                  </w:rPrChange>
                </w:rPr>
                <w:t>37</w:t>
              </w:r>
            </w:ins>
          </w:p>
        </w:tc>
      </w:tr>
      <w:tr w:rsidR="00D247C6" w:rsidRPr="00D247C6" w14:paraId="3947CE43" w14:textId="77777777" w:rsidTr="00D247C6">
        <w:tblPrEx>
          <w:tblPrExChange w:id="2268" w:author="Felix Pascal (felixpas)" w:date="2025-07-01T19:34:00Z">
            <w:tblPrEx>
              <w:tblW w:w="9493" w:type="dxa"/>
            </w:tblPrEx>
          </w:tblPrExChange>
        </w:tblPrEx>
        <w:trPr>
          <w:trHeight w:val="288"/>
          <w:ins w:id="2269" w:author="Felix Pascal (felixpas)" w:date="2025-07-01T19:16:00Z"/>
          <w:trPrChange w:id="2270" w:author="Felix Pascal (felixpas)" w:date="2025-07-01T19:34:00Z">
            <w:trPr>
              <w:trHeight w:val="288"/>
            </w:trPr>
          </w:trPrChange>
        </w:trPr>
        <w:tc>
          <w:tcPr>
            <w:tcW w:w="3397" w:type="dxa"/>
            <w:noWrap/>
            <w:hideMark/>
            <w:tcPrChange w:id="2271" w:author="Felix Pascal (felixpas)" w:date="2025-07-01T19:34:00Z">
              <w:tcPr>
                <w:tcW w:w="3397" w:type="dxa"/>
                <w:gridSpan w:val="2"/>
                <w:noWrap/>
                <w:hideMark/>
              </w:tcPr>
            </w:tcPrChange>
          </w:tcPr>
          <w:p w14:paraId="0A29A7F0" w14:textId="77777777" w:rsidR="00C76A19" w:rsidRPr="00C76A19" w:rsidRDefault="00C76A19">
            <w:pPr>
              <w:rPr>
                <w:ins w:id="2272" w:author="Felix Pascal (felixpas)" w:date="2025-07-01T19:16:00Z"/>
                <w:rPrChange w:id="2273" w:author="Felix Pascal (felixpas)" w:date="2025-07-01T19:16:00Z">
                  <w:rPr>
                    <w:ins w:id="2274" w:author="Felix Pascal (felixpas)" w:date="2025-07-01T19:16:00Z"/>
                    <w:rFonts w:ascii="Calibri" w:hAnsi="Calibri" w:cs="Calibri"/>
                    <w:color w:val="000000"/>
                  </w:rPr>
                </w:rPrChange>
              </w:rPr>
            </w:pPr>
            <w:ins w:id="2275" w:author="Felix Pascal (felixpas)" w:date="2025-07-01T19:16:00Z">
              <w:r w:rsidRPr="00C76A19">
                <w:rPr>
                  <w:rPrChange w:id="2276" w:author="Felix Pascal (felixpas)" w:date="2025-07-01T19:16:00Z">
                    <w:rPr>
                      <w:rFonts w:ascii="Calibri" w:hAnsi="Calibri" w:cs="Calibri"/>
                      <w:color w:val="000000"/>
                    </w:rPr>
                  </w:rPrChange>
                </w:rPr>
                <w:t>Polygonum mite</w:t>
              </w:r>
            </w:ins>
          </w:p>
        </w:tc>
        <w:tc>
          <w:tcPr>
            <w:tcW w:w="1823" w:type="dxa"/>
            <w:noWrap/>
            <w:hideMark/>
            <w:tcPrChange w:id="2277" w:author="Felix Pascal (felixpas)" w:date="2025-07-01T19:34:00Z">
              <w:tcPr>
                <w:tcW w:w="1823" w:type="dxa"/>
                <w:noWrap/>
                <w:hideMark/>
              </w:tcPr>
            </w:tcPrChange>
          </w:tcPr>
          <w:p w14:paraId="7B1C623F" w14:textId="77777777" w:rsidR="00C76A19" w:rsidRPr="00C76A19" w:rsidRDefault="00C76A19" w:rsidP="00C76A19">
            <w:pPr>
              <w:rPr>
                <w:ins w:id="2278" w:author="Felix Pascal (felixpas)" w:date="2025-07-01T19:16:00Z"/>
                <w:rPrChange w:id="2279" w:author="Felix Pascal (felixpas)" w:date="2025-07-01T19:16:00Z">
                  <w:rPr>
                    <w:ins w:id="2280" w:author="Felix Pascal (felixpas)" w:date="2025-07-01T19:16:00Z"/>
                    <w:rFonts w:ascii="Calibri" w:hAnsi="Calibri" w:cs="Calibri"/>
                    <w:color w:val="000000"/>
                  </w:rPr>
                </w:rPrChange>
              </w:rPr>
              <w:pPrChange w:id="2281" w:author="Felix Pascal (felixpas)" w:date="2025-07-01T19:16:00Z">
                <w:pPr>
                  <w:jc w:val="right"/>
                </w:pPr>
              </w:pPrChange>
            </w:pPr>
            <w:ins w:id="2282" w:author="Felix Pascal (felixpas)" w:date="2025-07-01T19:16:00Z">
              <w:r w:rsidRPr="00C76A19">
                <w:rPr>
                  <w:rPrChange w:id="2283" w:author="Felix Pascal (felixpas)" w:date="2025-07-01T19:16:00Z">
                    <w:rPr>
                      <w:rFonts w:ascii="Calibri" w:hAnsi="Calibri" w:cs="Calibri"/>
                      <w:color w:val="000000"/>
                    </w:rPr>
                  </w:rPrChange>
                </w:rPr>
                <w:t>-11.91083187</w:t>
              </w:r>
            </w:ins>
          </w:p>
        </w:tc>
        <w:tc>
          <w:tcPr>
            <w:tcW w:w="1387" w:type="dxa"/>
            <w:noWrap/>
            <w:hideMark/>
            <w:tcPrChange w:id="2284" w:author="Felix Pascal (felixpas)" w:date="2025-07-01T19:34:00Z">
              <w:tcPr>
                <w:tcW w:w="1387" w:type="dxa"/>
                <w:noWrap/>
                <w:hideMark/>
              </w:tcPr>
            </w:tcPrChange>
          </w:tcPr>
          <w:p w14:paraId="0AF216B5" w14:textId="77777777" w:rsidR="00C76A19" w:rsidRPr="00C76A19" w:rsidRDefault="00C76A19" w:rsidP="00C76A19">
            <w:pPr>
              <w:rPr>
                <w:ins w:id="2285" w:author="Felix Pascal (felixpas)" w:date="2025-07-01T19:16:00Z"/>
                <w:rPrChange w:id="2286" w:author="Felix Pascal (felixpas)" w:date="2025-07-01T19:16:00Z">
                  <w:rPr>
                    <w:ins w:id="2287" w:author="Felix Pascal (felixpas)" w:date="2025-07-01T19:16:00Z"/>
                    <w:rFonts w:ascii="Calibri" w:hAnsi="Calibri" w:cs="Calibri"/>
                    <w:color w:val="000000"/>
                  </w:rPr>
                </w:rPrChange>
              </w:rPr>
              <w:pPrChange w:id="2288" w:author="Felix Pascal (felixpas)" w:date="2025-07-01T19:16:00Z">
                <w:pPr>
                  <w:jc w:val="right"/>
                </w:pPr>
              </w:pPrChange>
            </w:pPr>
            <w:ins w:id="2289" w:author="Felix Pascal (felixpas)" w:date="2025-07-01T19:16:00Z">
              <w:r w:rsidRPr="00C76A19">
                <w:rPr>
                  <w:rPrChange w:id="2290" w:author="Felix Pascal (felixpas)" w:date="2025-07-01T19:16:00Z">
                    <w:rPr>
                      <w:rFonts w:ascii="Calibri" w:hAnsi="Calibri" w:cs="Calibri"/>
                      <w:color w:val="000000"/>
                    </w:rPr>
                  </w:rPrChange>
                </w:rPr>
                <w:t>0.028716368</w:t>
              </w:r>
            </w:ins>
          </w:p>
        </w:tc>
        <w:tc>
          <w:tcPr>
            <w:tcW w:w="2035" w:type="dxa"/>
            <w:noWrap/>
            <w:hideMark/>
            <w:tcPrChange w:id="2291" w:author="Felix Pascal (felixpas)" w:date="2025-07-01T19:34:00Z">
              <w:tcPr>
                <w:tcW w:w="1040" w:type="dxa"/>
                <w:noWrap/>
                <w:hideMark/>
              </w:tcPr>
            </w:tcPrChange>
          </w:tcPr>
          <w:p w14:paraId="045DCF23" w14:textId="77777777" w:rsidR="00C76A19" w:rsidRPr="00C76A19" w:rsidRDefault="00C76A19">
            <w:pPr>
              <w:rPr>
                <w:ins w:id="2292" w:author="Felix Pascal (felixpas)" w:date="2025-07-01T19:16:00Z"/>
                <w:rPrChange w:id="2293" w:author="Felix Pascal (felixpas)" w:date="2025-07-01T19:16:00Z">
                  <w:rPr>
                    <w:ins w:id="2294" w:author="Felix Pascal (felixpas)" w:date="2025-07-01T19:16:00Z"/>
                    <w:rFonts w:ascii="Calibri" w:hAnsi="Calibri" w:cs="Calibri"/>
                    <w:color w:val="000000"/>
                  </w:rPr>
                </w:rPrChange>
              </w:rPr>
            </w:pPr>
            <w:ins w:id="2295" w:author="Felix Pascal (felixpas)" w:date="2025-07-01T19:16:00Z">
              <w:r w:rsidRPr="00C76A19">
                <w:rPr>
                  <w:rPrChange w:id="2296" w:author="Felix Pascal (felixpas)" w:date="2025-07-01T19:16:00Z">
                    <w:rPr>
                      <w:rFonts w:ascii="Calibri" w:hAnsi="Calibri" w:cs="Calibri"/>
                      <w:color w:val="000000"/>
                    </w:rPr>
                  </w:rPrChange>
                </w:rPr>
                <w:t>decreasing</w:t>
              </w:r>
            </w:ins>
          </w:p>
        </w:tc>
        <w:tc>
          <w:tcPr>
            <w:tcW w:w="851" w:type="dxa"/>
            <w:noWrap/>
            <w:hideMark/>
            <w:tcPrChange w:id="2297" w:author="Felix Pascal (felixpas)" w:date="2025-07-01T19:34:00Z">
              <w:tcPr>
                <w:tcW w:w="1846" w:type="dxa"/>
                <w:gridSpan w:val="2"/>
                <w:noWrap/>
                <w:hideMark/>
              </w:tcPr>
            </w:tcPrChange>
          </w:tcPr>
          <w:p w14:paraId="1DE019BB" w14:textId="77777777" w:rsidR="00C76A19" w:rsidRPr="00C76A19" w:rsidRDefault="00C76A19" w:rsidP="00C76A19">
            <w:pPr>
              <w:rPr>
                <w:ins w:id="2298" w:author="Felix Pascal (felixpas)" w:date="2025-07-01T19:16:00Z"/>
                <w:rPrChange w:id="2299" w:author="Felix Pascal (felixpas)" w:date="2025-07-01T19:16:00Z">
                  <w:rPr>
                    <w:ins w:id="2300" w:author="Felix Pascal (felixpas)" w:date="2025-07-01T19:16:00Z"/>
                    <w:rFonts w:ascii="Calibri" w:hAnsi="Calibri" w:cs="Calibri"/>
                    <w:color w:val="000000"/>
                  </w:rPr>
                </w:rPrChange>
              </w:rPr>
              <w:pPrChange w:id="2301" w:author="Felix Pascal (felixpas)" w:date="2025-07-01T19:16:00Z">
                <w:pPr>
                  <w:jc w:val="right"/>
                </w:pPr>
              </w:pPrChange>
            </w:pPr>
            <w:ins w:id="2302" w:author="Felix Pascal (felixpas)" w:date="2025-07-01T19:16:00Z">
              <w:r w:rsidRPr="00C76A19">
                <w:rPr>
                  <w:rPrChange w:id="2303" w:author="Felix Pascal (felixpas)" w:date="2025-07-01T19:16:00Z">
                    <w:rPr>
                      <w:rFonts w:ascii="Calibri" w:hAnsi="Calibri" w:cs="Calibri"/>
                      <w:color w:val="000000"/>
                    </w:rPr>
                  </w:rPrChange>
                </w:rPr>
                <w:t>15</w:t>
              </w:r>
            </w:ins>
          </w:p>
        </w:tc>
      </w:tr>
      <w:tr w:rsidR="00C76A19" w:rsidRPr="00C76A19" w14:paraId="262C8F45" w14:textId="77777777" w:rsidTr="00D247C6">
        <w:trPr>
          <w:trHeight w:val="288"/>
          <w:ins w:id="2304" w:author="Felix Pascal (felixpas)" w:date="2025-07-01T19:16:00Z"/>
          <w:trPrChange w:id="2305" w:author="Felix Pascal (felixpas)" w:date="2025-07-01T19:34:00Z">
            <w:trPr>
              <w:gridAfter w:val="0"/>
              <w:trHeight w:val="288"/>
            </w:trPr>
          </w:trPrChange>
        </w:trPr>
        <w:tc>
          <w:tcPr>
            <w:tcW w:w="3397" w:type="dxa"/>
            <w:noWrap/>
            <w:hideMark/>
            <w:tcPrChange w:id="2306" w:author="Felix Pascal (felixpas)" w:date="2025-07-01T19:34:00Z">
              <w:tcPr>
                <w:tcW w:w="2740" w:type="dxa"/>
                <w:noWrap/>
                <w:hideMark/>
              </w:tcPr>
            </w:tcPrChange>
          </w:tcPr>
          <w:p w14:paraId="12C0A414" w14:textId="77777777" w:rsidR="00C76A19" w:rsidRPr="00C76A19" w:rsidRDefault="00C76A19">
            <w:pPr>
              <w:rPr>
                <w:ins w:id="2307" w:author="Felix Pascal (felixpas)" w:date="2025-07-01T19:16:00Z"/>
                <w:rPrChange w:id="2308" w:author="Felix Pascal (felixpas)" w:date="2025-07-01T19:16:00Z">
                  <w:rPr>
                    <w:ins w:id="2309" w:author="Felix Pascal (felixpas)" w:date="2025-07-01T19:16:00Z"/>
                    <w:rFonts w:ascii="Calibri" w:hAnsi="Calibri" w:cs="Calibri"/>
                    <w:color w:val="000000"/>
                  </w:rPr>
                </w:rPrChange>
              </w:rPr>
            </w:pPr>
            <w:ins w:id="2310" w:author="Felix Pascal (felixpas)" w:date="2025-07-01T19:16:00Z">
              <w:r w:rsidRPr="00C76A19">
                <w:rPr>
                  <w:rPrChange w:id="2311" w:author="Felix Pascal (felixpas)" w:date="2025-07-01T19:16:00Z">
                    <w:rPr>
                      <w:rFonts w:ascii="Calibri" w:hAnsi="Calibri" w:cs="Calibri"/>
                      <w:color w:val="000000"/>
                    </w:rPr>
                  </w:rPrChange>
                </w:rPr>
                <w:t>Saxifraga stellaris</w:t>
              </w:r>
            </w:ins>
          </w:p>
        </w:tc>
        <w:tc>
          <w:tcPr>
            <w:tcW w:w="1823" w:type="dxa"/>
            <w:noWrap/>
            <w:hideMark/>
            <w:tcPrChange w:id="2312" w:author="Felix Pascal (felixpas)" w:date="2025-07-01T19:34:00Z">
              <w:tcPr>
                <w:tcW w:w="2480" w:type="dxa"/>
                <w:gridSpan w:val="2"/>
                <w:noWrap/>
                <w:hideMark/>
              </w:tcPr>
            </w:tcPrChange>
          </w:tcPr>
          <w:p w14:paraId="03634E8A" w14:textId="77777777" w:rsidR="00C76A19" w:rsidRPr="00C76A19" w:rsidRDefault="00C76A19" w:rsidP="00C76A19">
            <w:pPr>
              <w:rPr>
                <w:ins w:id="2313" w:author="Felix Pascal (felixpas)" w:date="2025-07-01T19:16:00Z"/>
                <w:rPrChange w:id="2314" w:author="Felix Pascal (felixpas)" w:date="2025-07-01T19:16:00Z">
                  <w:rPr>
                    <w:ins w:id="2315" w:author="Felix Pascal (felixpas)" w:date="2025-07-01T19:16:00Z"/>
                    <w:rFonts w:ascii="Calibri" w:hAnsi="Calibri" w:cs="Calibri"/>
                    <w:color w:val="000000"/>
                  </w:rPr>
                </w:rPrChange>
              </w:rPr>
              <w:pPrChange w:id="2316" w:author="Felix Pascal (felixpas)" w:date="2025-07-01T19:16:00Z">
                <w:pPr>
                  <w:jc w:val="right"/>
                </w:pPr>
              </w:pPrChange>
            </w:pPr>
            <w:ins w:id="2317" w:author="Felix Pascal (felixpas)" w:date="2025-07-01T19:16:00Z">
              <w:r w:rsidRPr="00C76A19">
                <w:rPr>
                  <w:rPrChange w:id="2318" w:author="Felix Pascal (felixpas)" w:date="2025-07-01T19:16:00Z">
                    <w:rPr>
                      <w:rFonts w:ascii="Calibri" w:hAnsi="Calibri" w:cs="Calibri"/>
                      <w:color w:val="000000"/>
                    </w:rPr>
                  </w:rPrChange>
                </w:rPr>
                <w:t>-11.41989566</w:t>
              </w:r>
            </w:ins>
          </w:p>
        </w:tc>
        <w:tc>
          <w:tcPr>
            <w:tcW w:w="1387" w:type="dxa"/>
            <w:noWrap/>
            <w:hideMark/>
            <w:tcPrChange w:id="2319" w:author="Felix Pascal (felixpas)" w:date="2025-07-01T19:34:00Z">
              <w:tcPr>
                <w:tcW w:w="1300" w:type="dxa"/>
                <w:noWrap/>
                <w:hideMark/>
              </w:tcPr>
            </w:tcPrChange>
          </w:tcPr>
          <w:p w14:paraId="13C8AB40" w14:textId="77777777" w:rsidR="00C76A19" w:rsidRPr="00C76A19" w:rsidRDefault="00C76A19" w:rsidP="00C76A19">
            <w:pPr>
              <w:rPr>
                <w:ins w:id="2320" w:author="Felix Pascal (felixpas)" w:date="2025-07-01T19:16:00Z"/>
                <w:rPrChange w:id="2321" w:author="Felix Pascal (felixpas)" w:date="2025-07-01T19:16:00Z">
                  <w:rPr>
                    <w:ins w:id="2322" w:author="Felix Pascal (felixpas)" w:date="2025-07-01T19:16:00Z"/>
                    <w:rFonts w:ascii="Calibri" w:hAnsi="Calibri" w:cs="Calibri"/>
                    <w:color w:val="000000"/>
                  </w:rPr>
                </w:rPrChange>
              </w:rPr>
              <w:pPrChange w:id="2323" w:author="Felix Pascal (felixpas)" w:date="2025-07-01T19:16:00Z">
                <w:pPr>
                  <w:jc w:val="right"/>
                </w:pPr>
              </w:pPrChange>
            </w:pPr>
            <w:ins w:id="2324" w:author="Felix Pascal (felixpas)" w:date="2025-07-01T19:16:00Z">
              <w:r w:rsidRPr="00C76A19">
                <w:rPr>
                  <w:rPrChange w:id="2325" w:author="Felix Pascal (felixpas)" w:date="2025-07-01T19:16:00Z">
                    <w:rPr>
                      <w:rFonts w:ascii="Calibri" w:hAnsi="Calibri" w:cs="Calibri"/>
                      <w:color w:val="000000"/>
                    </w:rPr>
                  </w:rPrChange>
                </w:rPr>
                <w:t>0.00112281</w:t>
              </w:r>
            </w:ins>
          </w:p>
        </w:tc>
        <w:tc>
          <w:tcPr>
            <w:tcW w:w="2035" w:type="dxa"/>
            <w:noWrap/>
            <w:hideMark/>
            <w:tcPrChange w:id="2326" w:author="Felix Pascal (felixpas)" w:date="2025-07-01T19:34:00Z">
              <w:tcPr>
                <w:tcW w:w="1040" w:type="dxa"/>
                <w:noWrap/>
                <w:hideMark/>
              </w:tcPr>
            </w:tcPrChange>
          </w:tcPr>
          <w:p w14:paraId="145E62AF" w14:textId="77777777" w:rsidR="00C76A19" w:rsidRPr="00C76A19" w:rsidRDefault="00C76A19">
            <w:pPr>
              <w:rPr>
                <w:ins w:id="2327" w:author="Felix Pascal (felixpas)" w:date="2025-07-01T19:16:00Z"/>
                <w:rPrChange w:id="2328" w:author="Felix Pascal (felixpas)" w:date="2025-07-01T19:16:00Z">
                  <w:rPr>
                    <w:ins w:id="2329" w:author="Felix Pascal (felixpas)" w:date="2025-07-01T19:16:00Z"/>
                    <w:rFonts w:ascii="Calibri" w:hAnsi="Calibri" w:cs="Calibri"/>
                    <w:color w:val="000000"/>
                  </w:rPr>
                </w:rPrChange>
              </w:rPr>
            </w:pPr>
            <w:ins w:id="2330" w:author="Felix Pascal (felixpas)" w:date="2025-07-01T19:16:00Z">
              <w:r w:rsidRPr="00C76A19">
                <w:rPr>
                  <w:rPrChange w:id="2331" w:author="Felix Pascal (felixpas)" w:date="2025-07-01T19:16:00Z">
                    <w:rPr>
                      <w:rFonts w:ascii="Calibri" w:hAnsi="Calibri" w:cs="Calibri"/>
                      <w:color w:val="000000"/>
                    </w:rPr>
                  </w:rPrChange>
                </w:rPr>
                <w:t>decreasing</w:t>
              </w:r>
            </w:ins>
          </w:p>
        </w:tc>
        <w:tc>
          <w:tcPr>
            <w:tcW w:w="851" w:type="dxa"/>
            <w:noWrap/>
            <w:hideMark/>
            <w:tcPrChange w:id="2332" w:author="Felix Pascal (felixpas)" w:date="2025-07-01T19:34:00Z">
              <w:tcPr>
                <w:tcW w:w="900" w:type="dxa"/>
                <w:noWrap/>
                <w:hideMark/>
              </w:tcPr>
            </w:tcPrChange>
          </w:tcPr>
          <w:p w14:paraId="03FCA267" w14:textId="77777777" w:rsidR="00C76A19" w:rsidRPr="00C76A19" w:rsidRDefault="00C76A19" w:rsidP="00C76A19">
            <w:pPr>
              <w:rPr>
                <w:ins w:id="2333" w:author="Felix Pascal (felixpas)" w:date="2025-07-01T19:16:00Z"/>
                <w:rPrChange w:id="2334" w:author="Felix Pascal (felixpas)" w:date="2025-07-01T19:16:00Z">
                  <w:rPr>
                    <w:ins w:id="2335" w:author="Felix Pascal (felixpas)" w:date="2025-07-01T19:16:00Z"/>
                    <w:rFonts w:ascii="Calibri" w:hAnsi="Calibri" w:cs="Calibri"/>
                    <w:color w:val="000000"/>
                  </w:rPr>
                </w:rPrChange>
              </w:rPr>
              <w:pPrChange w:id="2336" w:author="Felix Pascal (felixpas)" w:date="2025-07-01T19:16:00Z">
                <w:pPr>
                  <w:jc w:val="right"/>
                </w:pPr>
              </w:pPrChange>
            </w:pPr>
            <w:ins w:id="2337" w:author="Felix Pascal (felixpas)" w:date="2025-07-01T19:16:00Z">
              <w:r w:rsidRPr="00C76A19">
                <w:rPr>
                  <w:rPrChange w:id="2338" w:author="Felix Pascal (felixpas)" w:date="2025-07-01T19:16:00Z">
                    <w:rPr>
                      <w:rFonts w:ascii="Calibri" w:hAnsi="Calibri" w:cs="Calibri"/>
                      <w:color w:val="000000"/>
                    </w:rPr>
                  </w:rPrChange>
                </w:rPr>
                <w:t>109</w:t>
              </w:r>
            </w:ins>
          </w:p>
        </w:tc>
      </w:tr>
      <w:tr w:rsidR="00D247C6" w:rsidRPr="00D247C6" w14:paraId="3C2DD168" w14:textId="77777777" w:rsidTr="00D247C6">
        <w:tblPrEx>
          <w:tblPrExChange w:id="2339" w:author="Felix Pascal (felixpas)" w:date="2025-07-01T19:34:00Z">
            <w:tblPrEx>
              <w:tblW w:w="9493" w:type="dxa"/>
            </w:tblPrEx>
          </w:tblPrExChange>
        </w:tblPrEx>
        <w:trPr>
          <w:trHeight w:val="288"/>
          <w:ins w:id="2340" w:author="Felix Pascal (felixpas)" w:date="2025-07-01T19:16:00Z"/>
          <w:trPrChange w:id="2341" w:author="Felix Pascal (felixpas)" w:date="2025-07-01T19:34:00Z">
            <w:trPr>
              <w:trHeight w:val="288"/>
            </w:trPr>
          </w:trPrChange>
        </w:trPr>
        <w:tc>
          <w:tcPr>
            <w:tcW w:w="3397" w:type="dxa"/>
            <w:noWrap/>
            <w:hideMark/>
            <w:tcPrChange w:id="2342" w:author="Felix Pascal (felixpas)" w:date="2025-07-01T19:34:00Z">
              <w:tcPr>
                <w:tcW w:w="3397" w:type="dxa"/>
                <w:gridSpan w:val="2"/>
                <w:noWrap/>
                <w:hideMark/>
              </w:tcPr>
            </w:tcPrChange>
          </w:tcPr>
          <w:p w14:paraId="24E7292D" w14:textId="77777777" w:rsidR="00C76A19" w:rsidRPr="00C76A19" w:rsidRDefault="00C76A19">
            <w:pPr>
              <w:rPr>
                <w:ins w:id="2343" w:author="Felix Pascal (felixpas)" w:date="2025-07-01T19:16:00Z"/>
                <w:rPrChange w:id="2344" w:author="Felix Pascal (felixpas)" w:date="2025-07-01T19:16:00Z">
                  <w:rPr>
                    <w:ins w:id="2345" w:author="Felix Pascal (felixpas)" w:date="2025-07-01T19:16:00Z"/>
                    <w:rFonts w:ascii="Calibri" w:hAnsi="Calibri" w:cs="Calibri"/>
                    <w:color w:val="000000"/>
                  </w:rPr>
                </w:rPrChange>
              </w:rPr>
            </w:pPr>
            <w:ins w:id="2346" w:author="Felix Pascal (felixpas)" w:date="2025-07-01T19:16:00Z">
              <w:r w:rsidRPr="00C76A19">
                <w:rPr>
                  <w:rPrChange w:id="2347" w:author="Felix Pascal (felixpas)" w:date="2025-07-01T19:16:00Z">
                    <w:rPr>
                      <w:rFonts w:ascii="Calibri" w:hAnsi="Calibri" w:cs="Calibri"/>
                      <w:color w:val="000000"/>
                    </w:rPr>
                  </w:rPrChange>
                </w:rPr>
                <w:t xml:space="preserve">Heracleum </w:t>
              </w:r>
              <w:proofErr w:type="spellStart"/>
              <w:r w:rsidRPr="00C76A19">
                <w:rPr>
                  <w:rPrChange w:id="2348" w:author="Felix Pascal (felixpas)" w:date="2025-07-01T19:16:00Z">
                    <w:rPr>
                      <w:rFonts w:ascii="Calibri" w:hAnsi="Calibri" w:cs="Calibri"/>
                      <w:color w:val="000000"/>
                    </w:rPr>
                  </w:rPrChange>
                </w:rPr>
                <w:t>sphondylium</w:t>
              </w:r>
              <w:proofErr w:type="spellEnd"/>
            </w:ins>
          </w:p>
        </w:tc>
        <w:tc>
          <w:tcPr>
            <w:tcW w:w="1823" w:type="dxa"/>
            <w:noWrap/>
            <w:hideMark/>
            <w:tcPrChange w:id="2349" w:author="Felix Pascal (felixpas)" w:date="2025-07-01T19:34:00Z">
              <w:tcPr>
                <w:tcW w:w="1823" w:type="dxa"/>
                <w:noWrap/>
                <w:hideMark/>
              </w:tcPr>
            </w:tcPrChange>
          </w:tcPr>
          <w:p w14:paraId="532360DD" w14:textId="77777777" w:rsidR="00C76A19" w:rsidRPr="00C76A19" w:rsidRDefault="00C76A19" w:rsidP="00C76A19">
            <w:pPr>
              <w:rPr>
                <w:ins w:id="2350" w:author="Felix Pascal (felixpas)" w:date="2025-07-01T19:16:00Z"/>
                <w:rPrChange w:id="2351" w:author="Felix Pascal (felixpas)" w:date="2025-07-01T19:16:00Z">
                  <w:rPr>
                    <w:ins w:id="2352" w:author="Felix Pascal (felixpas)" w:date="2025-07-01T19:16:00Z"/>
                    <w:rFonts w:ascii="Calibri" w:hAnsi="Calibri" w:cs="Calibri"/>
                    <w:color w:val="000000"/>
                  </w:rPr>
                </w:rPrChange>
              </w:rPr>
              <w:pPrChange w:id="2353" w:author="Felix Pascal (felixpas)" w:date="2025-07-01T19:16:00Z">
                <w:pPr>
                  <w:jc w:val="right"/>
                </w:pPr>
              </w:pPrChange>
            </w:pPr>
            <w:ins w:id="2354" w:author="Felix Pascal (felixpas)" w:date="2025-07-01T19:16:00Z">
              <w:r w:rsidRPr="00C76A19">
                <w:rPr>
                  <w:rPrChange w:id="2355" w:author="Felix Pascal (felixpas)" w:date="2025-07-01T19:16:00Z">
                    <w:rPr>
                      <w:rFonts w:ascii="Calibri" w:hAnsi="Calibri" w:cs="Calibri"/>
                      <w:color w:val="000000"/>
                    </w:rPr>
                  </w:rPrChange>
                </w:rPr>
                <w:t>-11.34458039</w:t>
              </w:r>
            </w:ins>
          </w:p>
        </w:tc>
        <w:tc>
          <w:tcPr>
            <w:tcW w:w="1387" w:type="dxa"/>
            <w:noWrap/>
            <w:hideMark/>
            <w:tcPrChange w:id="2356" w:author="Felix Pascal (felixpas)" w:date="2025-07-01T19:34:00Z">
              <w:tcPr>
                <w:tcW w:w="1387" w:type="dxa"/>
                <w:noWrap/>
                <w:hideMark/>
              </w:tcPr>
            </w:tcPrChange>
          </w:tcPr>
          <w:p w14:paraId="0F47DCFF" w14:textId="77777777" w:rsidR="00C76A19" w:rsidRPr="00C76A19" w:rsidRDefault="00C76A19" w:rsidP="00C76A19">
            <w:pPr>
              <w:rPr>
                <w:ins w:id="2357" w:author="Felix Pascal (felixpas)" w:date="2025-07-01T19:16:00Z"/>
                <w:rPrChange w:id="2358" w:author="Felix Pascal (felixpas)" w:date="2025-07-01T19:16:00Z">
                  <w:rPr>
                    <w:ins w:id="2359" w:author="Felix Pascal (felixpas)" w:date="2025-07-01T19:16:00Z"/>
                    <w:rFonts w:ascii="Calibri" w:hAnsi="Calibri" w:cs="Calibri"/>
                    <w:color w:val="000000"/>
                  </w:rPr>
                </w:rPrChange>
              </w:rPr>
              <w:pPrChange w:id="2360" w:author="Felix Pascal (felixpas)" w:date="2025-07-01T19:16:00Z">
                <w:pPr>
                  <w:jc w:val="right"/>
                </w:pPr>
              </w:pPrChange>
            </w:pPr>
            <w:ins w:id="2361" w:author="Felix Pascal (felixpas)" w:date="2025-07-01T19:16:00Z">
              <w:r w:rsidRPr="00C76A19">
                <w:rPr>
                  <w:rPrChange w:id="2362" w:author="Felix Pascal (felixpas)" w:date="2025-07-01T19:16:00Z">
                    <w:rPr>
                      <w:rFonts w:ascii="Calibri" w:hAnsi="Calibri" w:cs="Calibri"/>
                      <w:color w:val="000000"/>
                    </w:rPr>
                  </w:rPrChange>
                </w:rPr>
                <w:t>3.30573E-12</w:t>
              </w:r>
            </w:ins>
          </w:p>
        </w:tc>
        <w:tc>
          <w:tcPr>
            <w:tcW w:w="2035" w:type="dxa"/>
            <w:noWrap/>
            <w:hideMark/>
            <w:tcPrChange w:id="2363" w:author="Felix Pascal (felixpas)" w:date="2025-07-01T19:34:00Z">
              <w:tcPr>
                <w:tcW w:w="1040" w:type="dxa"/>
                <w:noWrap/>
                <w:hideMark/>
              </w:tcPr>
            </w:tcPrChange>
          </w:tcPr>
          <w:p w14:paraId="52F5ECE4" w14:textId="77777777" w:rsidR="00C76A19" w:rsidRPr="00C76A19" w:rsidRDefault="00C76A19">
            <w:pPr>
              <w:rPr>
                <w:ins w:id="2364" w:author="Felix Pascal (felixpas)" w:date="2025-07-01T19:16:00Z"/>
                <w:rPrChange w:id="2365" w:author="Felix Pascal (felixpas)" w:date="2025-07-01T19:16:00Z">
                  <w:rPr>
                    <w:ins w:id="2366" w:author="Felix Pascal (felixpas)" w:date="2025-07-01T19:16:00Z"/>
                    <w:rFonts w:ascii="Calibri" w:hAnsi="Calibri" w:cs="Calibri"/>
                    <w:color w:val="000000"/>
                  </w:rPr>
                </w:rPrChange>
              </w:rPr>
            </w:pPr>
            <w:ins w:id="2367" w:author="Felix Pascal (felixpas)" w:date="2025-07-01T19:16:00Z">
              <w:r w:rsidRPr="00C76A19">
                <w:rPr>
                  <w:rPrChange w:id="2368" w:author="Felix Pascal (felixpas)" w:date="2025-07-01T19:16:00Z">
                    <w:rPr>
                      <w:rFonts w:ascii="Calibri" w:hAnsi="Calibri" w:cs="Calibri"/>
                      <w:color w:val="000000"/>
                    </w:rPr>
                  </w:rPrChange>
                </w:rPr>
                <w:t>decreasing</w:t>
              </w:r>
            </w:ins>
          </w:p>
        </w:tc>
        <w:tc>
          <w:tcPr>
            <w:tcW w:w="851" w:type="dxa"/>
            <w:noWrap/>
            <w:hideMark/>
            <w:tcPrChange w:id="2369" w:author="Felix Pascal (felixpas)" w:date="2025-07-01T19:34:00Z">
              <w:tcPr>
                <w:tcW w:w="1846" w:type="dxa"/>
                <w:gridSpan w:val="2"/>
                <w:noWrap/>
                <w:hideMark/>
              </w:tcPr>
            </w:tcPrChange>
          </w:tcPr>
          <w:p w14:paraId="3F8DC0E4" w14:textId="77777777" w:rsidR="00C76A19" w:rsidRPr="00C76A19" w:rsidRDefault="00C76A19" w:rsidP="00C76A19">
            <w:pPr>
              <w:rPr>
                <w:ins w:id="2370" w:author="Felix Pascal (felixpas)" w:date="2025-07-01T19:16:00Z"/>
                <w:rPrChange w:id="2371" w:author="Felix Pascal (felixpas)" w:date="2025-07-01T19:16:00Z">
                  <w:rPr>
                    <w:ins w:id="2372" w:author="Felix Pascal (felixpas)" w:date="2025-07-01T19:16:00Z"/>
                    <w:rFonts w:ascii="Calibri" w:hAnsi="Calibri" w:cs="Calibri"/>
                    <w:color w:val="000000"/>
                  </w:rPr>
                </w:rPrChange>
              </w:rPr>
              <w:pPrChange w:id="2373" w:author="Felix Pascal (felixpas)" w:date="2025-07-01T19:16:00Z">
                <w:pPr>
                  <w:jc w:val="right"/>
                </w:pPr>
              </w:pPrChange>
            </w:pPr>
            <w:ins w:id="2374" w:author="Felix Pascal (felixpas)" w:date="2025-07-01T19:16:00Z">
              <w:r w:rsidRPr="00C76A19">
                <w:rPr>
                  <w:rPrChange w:id="2375" w:author="Felix Pascal (felixpas)" w:date="2025-07-01T19:16:00Z">
                    <w:rPr>
                      <w:rFonts w:ascii="Calibri" w:hAnsi="Calibri" w:cs="Calibri"/>
                      <w:color w:val="000000"/>
                    </w:rPr>
                  </w:rPrChange>
                </w:rPr>
                <w:t>443</w:t>
              </w:r>
            </w:ins>
          </w:p>
        </w:tc>
      </w:tr>
      <w:tr w:rsidR="00C76A19" w:rsidRPr="00C76A19" w14:paraId="01AC109C" w14:textId="77777777" w:rsidTr="00D247C6">
        <w:trPr>
          <w:trHeight w:val="288"/>
          <w:ins w:id="2376" w:author="Felix Pascal (felixpas)" w:date="2025-07-01T19:16:00Z"/>
          <w:trPrChange w:id="2377" w:author="Felix Pascal (felixpas)" w:date="2025-07-01T19:34:00Z">
            <w:trPr>
              <w:gridAfter w:val="0"/>
              <w:trHeight w:val="288"/>
            </w:trPr>
          </w:trPrChange>
        </w:trPr>
        <w:tc>
          <w:tcPr>
            <w:tcW w:w="3397" w:type="dxa"/>
            <w:noWrap/>
            <w:hideMark/>
            <w:tcPrChange w:id="2378" w:author="Felix Pascal (felixpas)" w:date="2025-07-01T19:34:00Z">
              <w:tcPr>
                <w:tcW w:w="2740" w:type="dxa"/>
                <w:noWrap/>
                <w:hideMark/>
              </w:tcPr>
            </w:tcPrChange>
          </w:tcPr>
          <w:p w14:paraId="44C74FCF" w14:textId="77777777" w:rsidR="00C76A19" w:rsidRPr="00C76A19" w:rsidRDefault="00C76A19">
            <w:pPr>
              <w:rPr>
                <w:ins w:id="2379" w:author="Felix Pascal (felixpas)" w:date="2025-07-01T19:16:00Z"/>
                <w:rPrChange w:id="2380" w:author="Felix Pascal (felixpas)" w:date="2025-07-01T19:16:00Z">
                  <w:rPr>
                    <w:ins w:id="2381" w:author="Felix Pascal (felixpas)" w:date="2025-07-01T19:16:00Z"/>
                    <w:rFonts w:ascii="Calibri" w:hAnsi="Calibri" w:cs="Calibri"/>
                    <w:color w:val="000000"/>
                  </w:rPr>
                </w:rPrChange>
              </w:rPr>
            </w:pPr>
            <w:ins w:id="2382" w:author="Felix Pascal (felixpas)" w:date="2025-07-01T19:16:00Z">
              <w:r w:rsidRPr="00C76A19">
                <w:rPr>
                  <w:rPrChange w:id="2383" w:author="Felix Pascal (felixpas)" w:date="2025-07-01T19:16:00Z">
                    <w:rPr>
                      <w:rFonts w:ascii="Calibri" w:hAnsi="Calibri" w:cs="Calibri"/>
                      <w:color w:val="000000"/>
                    </w:rPr>
                  </w:rPrChange>
                </w:rPr>
                <w:t>Anthriscus sylvestris</w:t>
              </w:r>
            </w:ins>
          </w:p>
        </w:tc>
        <w:tc>
          <w:tcPr>
            <w:tcW w:w="1823" w:type="dxa"/>
            <w:noWrap/>
            <w:hideMark/>
            <w:tcPrChange w:id="2384" w:author="Felix Pascal (felixpas)" w:date="2025-07-01T19:34:00Z">
              <w:tcPr>
                <w:tcW w:w="2480" w:type="dxa"/>
                <w:gridSpan w:val="2"/>
                <w:noWrap/>
                <w:hideMark/>
              </w:tcPr>
            </w:tcPrChange>
          </w:tcPr>
          <w:p w14:paraId="2D4D878D" w14:textId="77777777" w:rsidR="00C76A19" w:rsidRPr="00C76A19" w:rsidRDefault="00C76A19" w:rsidP="00C76A19">
            <w:pPr>
              <w:rPr>
                <w:ins w:id="2385" w:author="Felix Pascal (felixpas)" w:date="2025-07-01T19:16:00Z"/>
                <w:rPrChange w:id="2386" w:author="Felix Pascal (felixpas)" w:date="2025-07-01T19:16:00Z">
                  <w:rPr>
                    <w:ins w:id="2387" w:author="Felix Pascal (felixpas)" w:date="2025-07-01T19:16:00Z"/>
                    <w:rFonts w:ascii="Calibri" w:hAnsi="Calibri" w:cs="Calibri"/>
                    <w:color w:val="000000"/>
                  </w:rPr>
                </w:rPrChange>
              </w:rPr>
              <w:pPrChange w:id="2388" w:author="Felix Pascal (felixpas)" w:date="2025-07-01T19:16:00Z">
                <w:pPr>
                  <w:jc w:val="right"/>
                </w:pPr>
              </w:pPrChange>
            </w:pPr>
            <w:ins w:id="2389" w:author="Felix Pascal (felixpas)" w:date="2025-07-01T19:16:00Z">
              <w:r w:rsidRPr="00C76A19">
                <w:rPr>
                  <w:rPrChange w:id="2390" w:author="Felix Pascal (felixpas)" w:date="2025-07-01T19:16:00Z">
                    <w:rPr>
                      <w:rFonts w:ascii="Calibri" w:hAnsi="Calibri" w:cs="Calibri"/>
                      <w:color w:val="000000"/>
                    </w:rPr>
                  </w:rPrChange>
                </w:rPr>
                <w:t>-11.06338684</w:t>
              </w:r>
            </w:ins>
          </w:p>
        </w:tc>
        <w:tc>
          <w:tcPr>
            <w:tcW w:w="1387" w:type="dxa"/>
            <w:noWrap/>
            <w:hideMark/>
            <w:tcPrChange w:id="2391" w:author="Felix Pascal (felixpas)" w:date="2025-07-01T19:34:00Z">
              <w:tcPr>
                <w:tcW w:w="1300" w:type="dxa"/>
                <w:noWrap/>
                <w:hideMark/>
              </w:tcPr>
            </w:tcPrChange>
          </w:tcPr>
          <w:p w14:paraId="1255ED6A" w14:textId="77777777" w:rsidR="00C76A19" w:rsidRPr="00C76A19" w:rsidRDefault="00C76A19" w:rsidP="00C76A19">
            <w:pPr>
              <w:rPr>
                <w:ins w:id="2392" w:author="Felix Pascal (felixpas)" w:date="2025-07-01T19:16:00Z"/>
                <w:rPrChange w:id="2393" w:author="Felix Pascal (felixpas)" w:date="2025-07-01T19:16:00Z">
                  <w:rPr>
                    <w:ins w:id="2394" w:author="Felix Pascal (felixpas)" w:date="2025-07-01T19:16:00Z"/>
                    <w:rFonts w:ascii="Calibri" w:hAnsi="Calibri" w:cs="Calibri"/>
                    <w:color w:val="000000"/>
                  </w:rPr>
                </w:rPrChange>
              </w:rPr>
              <w:pPrChange w:id="2395" w:author="Felix Pascal (felixpas)" w:date="2025-07-01T19:16:00Z">
                <w:pPr>
                  <w:jc w:val="right"/>
                </w:pPr>
              </w:pPrChange>
            </w:pPr>
            <w:ins w:id="2396" w:author="Felix Pascal (felixpas)" w:date="2025-07-01T19:16:00Z">
              <w:r w:rsidRPr="00C76A19">
                <w:rPr>
                  <w:rPrChange w:id="2397" w:author="Felix Pascal (felixpas)" w:date="2025-07-01T19:16:00Z">
                    <w:rPr>
                      <w:rFonts w:ascii="Calibri" w:hAnsi="Calibri" w:cs="Calibri"/>
                      <w:color w:val="000000"/>
                    </w:rPr>
                  </w:rPrChange>
                </w:rPr>
                <w:t>5.58427E-06</w:t>
              </w:r>
            </w:ins>
          </w:p>
        </w:tc>
        <w:tc>
          <w:tcPr>
            <w:tcW w:w="2035" w:type="dxa"/>
            <w:noWrap/>
            <w:hideMark/>
            <w:tcPrChange w:id="2398" w:author="Felix Pascal (felixpas)" w:date="2025-07-01T19:34:00Z">
              <w:tcPr>
                <w:tcW w:w="1040" w:type="dxa"/>
                <w:noWrap/>
                <w:hideMark/>
              </w:tcPr>
            </w:tcPrChange>
          </w:tcPr>
          <w:p w14:paraId="0581B009" w14:textId="77777777" w:rsidR="00C76A19" w:rsidRPr="00C76A19" w:rsidRDefault="00C76A19">
            <w:pPr>
              <w:rPr>
                <w:ins w:id="2399" w:author="Felix Pascal (felixpas)" w:date="2025-07-01T19:16:00Z"/>
                <w:rPrChange w:id="2400" w:author="Felix Pascal (felixpas)" w:date="2025-07-01T19:16:00Z">
                  <w:rPr>
                    <w:ins w:id="2401" w:author="Felix Pascal (felixpas)" w:date="2025-07-01T19:16:00Z"/>
                    <w:rFonts w:ascii="Calibri" w:hAnsi="Calibri" w:cs="Calibri"/>
                    <w:color w:val="000000"/>
                  </w:rPr>
                </w:rPrChange>
              </w:rPr>
            </w:pPr>
            <w:ins w:id="2402" w:author="Felix Pascal (felixpas)" w:date="2025-07-01T19:16:00Z">
              <w:r w:rsidRPr="00C76A19">
                <w:rPr>
                  <w:rPrChange w:id="2403" w:author="Felix Pascal (felixpas)" w:date="2025-07-01T19:16:00Z">
                    <w:rPr>
                      <w:rFonts w:ascii="Calibri" w:hAnsi="Calibri" w:cs="Calibri"/>
                      <w:color w:val="000000"/>
                    </w:rPr>
                  </w:rPrChange>
                </w:rPr>
                <w:t>decreasing</w:t>
              </w:r>
            </w:ins>
          </w:p>
        </w:tc>
        <w:tc>
          <w:tcPr>
            <w:tcW w:w="851" w:type="dxa"/>
            <w:noWrap/>
            <w:hideMark/>
            <w:tcPrChange w:id="2404" w:author="Felix Pascal (felixpas)" w:date="2025-07-01T19:34:00Z">
              <w:tcPr>
                <w:tcW w:w="900" w:type="dxa"/>
                <w:noWrap/>
                <w:hideMark/>
              </w:tcPr>
            </w:tcPrChange>
          </w:tcPr>
          <w:p w14:paraId="5B4B0968" w14:textId="77777777" w:rsidR="00C76A19" w:rsidRPr="00C76A19" w:rsidRDefault="00C76A19" w:rsidP="00C76A19">
            <w:pPr>
              <w:rPr>
                <w:ins w:id="2405" w:author="Felix Pascal (felixpas)" w:date="2025-07-01T19:16:00Z"/>
                <w:rPrChange w:id="2406" w:author="Felix Pascal (felixpas)" w:date="2025-07-01T19:16:00Z">
                  <w:rPr>
                    <w:ins w:id="2407" w:author="Felix Pascal (felixpas)" w:date="2025-07-01T19:16:00Z"/>
                    <w:rFonts w:ascii="Calibri" w:hAnsi="Calibri" w:cs="Calibri"/>
                    <w:color w:val="000000"/>
                  </w:rPr>
                </w:rPrChange>
              </w:rPr>
              <w:pPrChange w:id="2408" w:author="Felix Pascal (felixpas)" w:date="2025-07-01T19:16:00Z">
                <w:pPr>
                  <w:jc w:val="right"/>
                </w:pPr>
              </w:pPrChange>
            </w:pPr>
            <w:ins w:id="2409" w:author="Felix Pascal (felixpas)" w:date="2025-07-01T19:16:00Z">
              <w:r w:rsidRPr="00C76A19">
                <w:rPr>
                  <w:rPrChange w:id="2410" w:author="Felix Pascal (felixpas)" w:date="2025-07-01T19:16:00Z">
                    <w:rPr>
                      <w:rFonts w:ascii="Calibri" w:hAnsi="Calibri" w:cs="Calibri"/>
                      <w:color w:val="000000"/>
                    </w:rPr>
                  </w:rPrChange>
                </w:rPr>
                <w:t>150</w:t>
              </w:r>
            </w:ins>
          </w:p>
        </w:tc>
      </w:tr>
      <w:tr w:rsidR="00D247C6" w:rsidRPr="00D247C6" w14:paraId="023B5249" w14:textId="77777777" w:rsidTr="00D247C6">
        <w:tblPrEx>
          <w:tblPrExChange w:id="2411" w:author="Felix Pascal (felixpas)" w:date="2025-07-01T19:34:00Z">
            <w:tblPrEx>
              <w:tblW w:w="9493" w:type="dxa"/>
            </w:tblPrEx>
          </w:tblPrExChange>
        </w:tblPrEx>
        <w:trPr>
          <w:trHeight w:val="288"/>
          <w:ins w:id="2412" w:author="Felix Pascal (felixpas)" w:date="2025-07-01T19:16:00Z"/>
          <w:trPrChange w:id="2413" w:author="Felix Pascal (felixpas)" w:date="2025-07-01T19:34:00Z">
            <w:trPr>
              <w:trHeight w:val="288"/>
            </w:trPr>
          </w:trPrChange>
        </w:trPr>
        <w:tc>
          <w:tcPr>
            <w:tcW w:w="3397" w:type="dxa"/>
            <w:noWrap/>
            <w:hideMark/>
            <w:tcPrChange w:id="2414" w:author="Felix Pascal (felixpas)" w:date="2025-07-01T19:34:00Z">
              <w:tcPr>
                <w:tcW w:w="3397" w:type="dxa"/>
                <w:gridSpan w:val="2"/>
                <w:noWrap/>
                <w:hideMark/>
              </w:tcPr>
            </w:tcPrChange>
          </w:tcPr>
          <w:p w14:paraId="7A4AE95C" w14:textId="77777777" w:rsidR="00C76A19" w:rsidRPr="00C76A19" w:rsidRDefault="00C76A19">
            <w:pPr>
              <w:rPr>
                <w:ins w:id="2415" w:author="Felix Pascal (felixpas)" w:date="2025-07-01T19:16:00Z"/>
                <w:rPrChange w:id="2416" w:author="Felix Pascal (felixpas)" w:date="2025-07-01T19:16:00Z">
                  <w:rPr>
                    <w:ins w:id="2417" w:author="Felix Pascal (felixpas)" w:date="2025-07-01T19:16:00Z"/>
                    <w:rFonts w:ascii="Calibri" w:hAnsi="Calibri" w:cs="Calibri"/>
                    <w:color w:val="000000"/>
                  </w:rPr>
                </w:rPrChange>
              </w:rPr>
            </w:pPr>
            <w:ins w:id="2418" w:author="Felix Pascal (felixpas)" w:date="2025-07-01T19:16:00Z">
              <w:r w:rsidRPr="00C76A19">
                <w:rPr>
                  <w:rPrChange w:id="2419" w:author="Felix Pascal (felixpas)" w:date="2025-07-01T19:16:00Z">
                    <w:rPr>
                      <w:rFonts w:ascii="Calibri" w:hAnsi="Calibri" w:cs="Calibri"/>
                      <w:color w:val="000000"/>
                    </w:rPr>
                  </w:rPrChange>
                </w:rPr>
                <w:t>Gentiana lutea</w:t>
              </w:r>
            </w:ins>
          </w:p>
        </w:tc>
        <w:tc>
          <w:tcPr>
            <w:tcW w:w="1823" w:type="dxa"/>
            <w:noWrap/>
            <w:hideMark/>
            <w:tcPrChange w:id="2420" w:author="Felix Pascal (felixpas)" w:date="2025-07-01T19:34:00Z">
              <w:tcPr>
                <w:tcW w:w="1823" w:type="dxa"/>
                <w:noWrap/>
                <w:hideMark/>
              </w:tcPr>
            </w:tcPrChange>
          </w:tcPr>
          <w:p w14:paraId="26E7559A" w14:textId="77777777" w:rsidR="00C76A19" w:rsidRPr="00C76A19" w:rsidRDefault="00C76A19" w:rsidP="00C76A19">
            <w:pPr>
              <w:rPr>
                <w:ins w:id="2421" w:author="Felix Pascal (felixpas)" w:date="2025-07-01T19:16:00Z"/>
                <w:rPrChange w:id="2422" w:author="Felix Pascal (felixpas)" w:date="2025-07-01T19:16:00Z">
                  <w:rPr>
                    <w:ins w:id="2423" w:author="Felix Pascal (felixpas)" w:date="2025-07-01T19:16:00Z"/>
                    <w:rFonts w:ascii="Calibri" w:hAnsi="Calibri" w:cs="Calibri"/>
                    <w:color w:val="000000"/>
                  </w:rPr>
                </w:rPrChange>
              </w:rPr>
              <w:pPrChange w:id="2424" w:author="Felix Pascal (felixpas)" w:date="2025-07-01T19:16:00Z">
                <w:pPr>
                  <w:jc w:val="right"/>
                </w:pPr>
              </w:pPrChange>
            </w:pPr>
            <w:ins w:id="2425" w:author="Felix Pascal (felixpas)" w:date="2025-07-01T19:16:00Z">
              <w:r w:rsidRPr="00C76A19">
                <w:rPr>
                  <w:rPrChange w:id="2426" w:author="Felix Pascal (felixpas)" w:date="2025-07-01T19:16:00Z">
                    <w:rPr>
                      <w:rFonts w:ascii="Calibri" w:hAnsi="Calibri" w:cs="Calibri"/>
                      <w:color w:val="000000"/>
                    </w:rPr>
                  </w:rPrChange>
                </w:rPr>
                <w:t>-10.10619333</w:t>
              </w:r>
            </w:ins>
          </w:p>
        </w:tc>
        <w:tc>
          <w:tcPr>
            <w:tcW w:w="1387" w:type="dxa"/>
            <w:noWrap/>
            <w:hideMark/>
            <w:tcPrChange w:id="2427" w:author="Felix Pascal (felixpas)" w:date="2025-07-01T19:34:00Z">
              <w:tcPr>
                <w:tcW w:w="1387" w:type="dxa"/>
                <w:noWrap/>
                <w:hideMark/>
              </w:tcPr>
            </w:tcPrChange>
          </w:tcPr>
          <w:p w14:paraId="13CBAD12" w14:textId="77777777" w:rsidR="00C76A19" w:rsidRPr="00C76A19" w:rsidRDefault="00C76A19" w:rsidP="00C76A19">
            <w:pPr>
              <w:rPr>
                <w:ins w:id="2428" w:author="Felix Pascal (felixpas)" w:date="2025-07-01T19:16:00Z"/>
                <w:rPrChange w:id="2429" w:author="Felix Pascal (felixpas)" w:date="2025-07-01T19:16:00Z">
                  <w:rPr>
                    <w:ins w:id="2430" w:author="Felix Pascal (felixpas)" w:date="2025-07-01T19:16:00Z"/>
                    <w:rFonts w:ascii="Calibri" w:hAnsi="Calibri" w:cs="Calibri"/>
                    <w:color w:val="000000"/>
                  </w:rPr>
                </w:rPrChange>
              </w:rPr>
              <w:pPrChange w:id="2431" w:author="Felix Pascal (felixpas)" w:date="2025-07-01T19:16:00Z">
                <w:pPr>
                  <w:jc w:val="right"/>
                </w:pPr>
              </w:pPrChange>
            </w:pPr>
            <w:ins w:id="2432" w:author="Felix Pascal (felixpas)" w:date="2025-07-01T19:16:00Z">
              <w:r w:rsidRPr="00C76A19">
                <w:rPr>
                  <w:rPrChange w:id="2433" w:author="Felix Pascal (felixpas)" w:date="2025-07-01T19:16:00Z">
                    <w:rPr>
                      <w:rFonts w:ascii="Calibri" w:hAnsi="Calibri" w:cs="Calibri"/>
                      <w:color w:val="000000"/>
                    </w:rPr>
                  </w:rPrChange>
                </w:rPr>
                <w:t>0.021367185</w:t>
              </w:r>
            </w:ins>
          </w:p>
        </w:tc>
        <w:tc>
          <w:tcPr>
            <w:tcW w:w="2035" w:type="dxa"/>
            <w:noWrap/>
            <w:hideMark/>
            <w:tcPrChange w:id="2434" w:author="Felix Pascal (felixpas)" w:date="2025-07-01T19:34:00Z">
              <w:tcPr>
                <w:tcW w:w="1040" w:type="dxa"/>
                <w:noWrap/>
                <w:hideMark/>
              </w:tcPr>
            </w:tcPrChange>
          </w:tcPr>
          <w:p w14:paraId="07BB40E4" w14:textId="77777777" w:rsidR="00C76A19" w:rsidRPr="00C76A19" w:rsidRDefault="00C76A19">
            <w:pPr>
              <w:rPr>
                <w:ins w:id="2435" w:author="Felix Pascal (felixpas)" w:date="2025-07-01T19:16:00Z"/>
                <w:rPrChange w:id="2436" w:author="Felix Pascal (felixpas)" w:date="2025-07-01T19:16:00Z">
                  <w:rPr>
                    <w:ins w:id="2437" w:author="Felix Pascal (felixpas)" w:date="2025-07-01T19:16:00Z"/>
                    <w:rFonts w:ascii="Calibri" w:hAnsi="Calibri" w:cs="Calibri"/>
                    <w:color w:val="000000"/>
                  </w:rPr>
                </w:rPrChange>
              </w:rPr>
            </w:pPr>
            <w:ins w:id="2438" w:author="Felix Pascal (felixpas)" w:date="2025-07-01T19:16:00Z">
              <w:r w:rsidRPr="00C76A19">
                <w:rPr>
                  <w:rPrChange w:id="2439" w:author="Felix Pascal (felixpas)" w:date="2025-07-01T19:16:00Z">
                    <w:rPr>
                      <w:rFonts w:ascii="Calibri" w:hAnsi="Calibri" w:cs="Calibri"/>
                      <w:color w:val="000000"/>
                    </w:rPr>
                  </w:rPrChange>
                </w:rPr>
                <w:t>decreasing</w:t>
              </w:r>
            </w:ins>
          </w:p>
        </w:tc>
        <w:tc>
          <w:tcPr>
            <w:tcW w:w="851" w:type="dxa"/>
            <w:noWrap/>
            <w:hideMark/>
            <w:tcPrChange w:id="2440" w:author="Felix Pascal (felixpas)" w:date="2025-07-01T19:34:00Z">
              <w:tcPr>
                <w:tcW w:w="1846" w:type="dxa"/>
                <w:gridSpan w:val="2"/>
                <w:noWrap/>
                <w:hideMark/>
              </w:tcPr>
            </w:tcPrChange>
          </w:tcPr>
          <w:p w14:paraId="35B52AE5" w14:textId="77777777" w:rsidR="00C76A19" w:rsidRPr="00C76A19" w:rsidRDefault="00C76A19" w:rsidP="00C76A19">
            <w:pPr>
              <w:rPr>
                <w:ins w:id="2441" w:author="Felix Pascal (felixpas)" w:date="2025-07-01T19:16:00Z"/>
                <w:rPrChange w:id="2442" w:author="Felix Pascal (felixpas)" w:date="2025-07-01T19:16:00Z">
                  <w:rPr>
                    <w:ins w:id="2443" w:author="Felix Pascal (felixpas)" w:date="2025-07-01T19:16:00Z"/>
                    <w:rFonts w:ascii="Calibri" w:hAnsi="Calibri" w:cs="Calibri"/>
                    <w:color w:val="000000"/>
                  </w:rPr>
                </w:rPrChange>
              </w:rPr>
              <w:pPrChange w:id="2444" w:author="Felix Pascal (felixpas)" w:date="2025-07-01T19:16:00Z">
                <w:pPr>
                  <w:jc w:val="right"/>
                </w:pPr>
              </w:pPrChange>
            </w:pPr>
            <w:ins w:id="2445" w:author="Felix Pascal (felixpas)" w:date="2025-07-01T19:16:00Z">
              <w:r w:rsidRPr="00C76A19">
                <w:rPr>
                  <w:rPrChange w:id="2446" w:author="Felix Pascal (felixpas)" w:date="2025-07-01T19:16:00Z">
                    <w:rPr>
                      <w:rFonts w:ascii="Calibri" w:hAnsi="Calibri" w:cs="Calibri"/>
                      <w:color w:val="000000"/>
                    </w:rPr>
                  </w:rPrChange>
                </w:rPr>
                <w:t>81</w:t>
              </w:r>
            </w:ins>
          </w:p>
        </w:tc>
      </w:tr>
      <w:tr w:rsidR="00C76A19" w:rsidRPr="00C76A19" w14:paraId="7B0D2E1E" w14:textId="77777777" w:rsidTr="00D247C6">
        <w:trPr>
          <w:trHeight w:val="288"/>
          <w:ins w:id="2447" w:author="Felix Pascal (felixpas)" w:date="2025-07-01T19:16:00Z"/>
          <w:trPrChange w:id="2448" w:author="Felix Pascal (felixpas)" w:date="2025-07-01T19:34:00Z">
            <w:trPr>
              <w:gridAfter w:val="0"/>
              <w:trHeight w:val="288"/>
            </w:trPr>
          </w:trPrChange>
        </w:trPr>
        <w:tc>
          <w:tcPr>
            <w:tcW w:w="3397" w:type="dxa"/>
            <w:noWrap/>
            <w:hideMark/>
            <w:tcPrChange w:id="2449" w:author="Felix Pascal (felixpas)" w:date="2025-07-01T19:34:00Z">
              <w:tcPr>
                <w:tcW w:w="2740" w:type="dxa"/>
                <w:noWrap/>
                <w:hideMark/>
              </w:tcPr>
            </w:tcPrChange>
          </w:tcPr>
          <w:p w14:paraId="38D06BC0" w14:textId="77777777" w:rsidR="00C76A19" w:rsidRPr="00C76A19" w:rsidRDefault="00C76A19">
            <w:pPr>
              <w:rPr>
                <w:ins w:id="2450" w:author="Felix Pascal (felixpas)" w:date="2025-07-01T19:16:00Z"/>
                <w:rPrChange w:id="2451" w:author="Felix Pascal (felixpas)" w:date="2025-07-01T19:16:00Z">
                  <w:rPr>
                    <w:ins w:id="2452" w:author="Felix Pascal (felixpas)" w:date="2025-07-01T19:16:00Z"/>
                    <w:rFonts w:ascii="Calibri" w:hAnsi="Calibri" w:cs="Calibri"/>
                    <w:color w:val="000000"/>
                  </w:rPr>
                </w:rPrChange>
              </w:rPr>
            </w:pPr>
            <w:ins w:id="2453" w:author="Felix Pascal (felixpas)" w:date="2025-07-01T19:16:00Z">
              <w:r w:rsidRPr="00C76A19">
                <w:rPr>
                  <w:rPrChange w:id="2454" w:author="Felix Pascal (felixpas)" w:date="2025-07-01T19:16:00Z">
                    <w:rPr>
                      <w:rFonts w:ascii="Calibri" w:hAnsi="Calibri" w:cs="Calibri"/>
                      <w:color w:val="000000"/>
                    </w:rPr>
                  </w:rPrChange>
                </w:rPr>
                <w:t xml:space="preserve">Colchicum </w:t>
              </w:r>
              <w:proofErr w:type="spellStart"/>
              <w:r w:rsidRPr="00C76A19">
                <w:rPr>
                  <w:rPrChange w:id="2455" w:author="Felix Pascal (felixpas)" w:date="2025-07-01T19:16:00Z">
                    <w:rPr>
                      <w:rFonts w:ascii="Calibri" w:hAnsi="Calibri" w:cs="Calibri"/>
                      <w:color w:val="000000"/>
                    </w:rPr>
                  </w:rPrChange>
                </w:rPr>
                <w:t>autumnale</w:t>
              </w:r>
              <w:proofErr w:type="spellEnd"/>
            </w:ins>
          </w:p>
        </w:tc>
        <w:tc>
          <w:tcPr>
            <w:tcW w:w="1823" w:type="dxa"/>
            <w:noWrap/>
            <w:hideMark/>
            <w:tcPrChange w:id="2456" w:author="Felix Pascal (felixpas)" w:date="2025-07-01T19:34:00Z">
              <w:tcPr>
                <w:tcW w:w="2480" w:type="dxa"/>
                <w:gridSpan w:val="2"/>
                <w:noWrap/>
                <w:hideMark/>
              </w:tcPr>
            </w:tcPrChange>
          </w:tcPr>
          <w:p w14:paraId="2EC26531" w14:textId="77777777" w:rsidR="00C76A19" w:rsidRPr="00C76A19" w:rsidRDefault="00C76A19" w:rsidP="00C76A19">
            <w:pPr>
              <w:rPr>
                <w:ins w:id="2457" w:author="Felix Pascal (felixpas)" w:date="2025-07-01T19:16:00Z"/>
                <w:rPrChange w:id="2458" w:author="Felix Pascal (felixpas)" w:date="2025-07-01T19:16:00Z">
                  <w:rPr>
                    <w:ins w:id="2459" w:author="Felix Pascal (felixpas)" w:date="2025-07-01T19:16:00Z"/>
                    <w:rFonts w:ascii="Calibri" w:hAnsi="Calibri" w:cs="Calibri"/>
                    <w:color w:val="000000"/>
                  </w:rPr>
                </w:rPrChange>
              </w:rPr>
              <w:pPrChange w:id="2460" w:author="Felix Pascal (felixpas)" w:date="2025-07-01T19:16:00Z">
                <w:pPr>
                  <w:jc w:val="right"/>
                </w:pPr>
              </w:pPrChange>
            </w:pPr>
            <w:ins w:id="2461" w:author="Felix Pascal (felixpas)" w:date="2025-07-01T19:16:00Z">
              <w:r w:rsidRPr="00C76A19">
                <w:rPr>
                  <w:rPrChange w:id="2462" w:author="Felix Pascal (felixpas)" w:date="2025-07-01T19:16:00Z">
                    <w:rPr>
                      <w:rFonts w:ascii="Calibri" w:hAnsi="Calibri" w:cs="Calibri"/>
                      <w:color w:val="000000"/>
                    </w:rPr>
                  </w:rPrChange>
                </w:rPr>
                <w:t>-10.06688157</w:t>
              </w:r>
            </w:ins>
          </w:p>
        </w:tc>
        <w:tc>
          <w:tcPr>
            <w:tcW w:w="1387" w:type="dxa"/>
            <w:noWrap/>
            <w:hideMark/>
            <w:tcPrChange w:id="2463" w:author="Felix Pascal (felixpas)" w:date="2025-07-01T19:34:00Z">
              <w:tcPr>
                <w:tcW w:w="1300" w:type="dxa"/>
                <w:noWrap/>
                <w:hideMark/>
              </w:tcPr>
            </w:tcPrChange>
          </w:tcPr>
          <w:p w14:paraId="72B0DB5E" w14:textId="77777777" w:rsidR="00C76A19" w:rsidRPr="00C76A19" w:rsidRDefault="00C76A19" w:rsidP="00C76A19">
            <w:pPr>
              <w:rPr>
                <w:ins w:id="2464" w:author="Felix Pascal (felixpas)" w:date="2025-07-01T19:16:00Z"/>
                <w:rPrChange w:id="2465" w:author="Felix Pascal (felixpas)" w:date="2025-07-01T19:16:00Z">
                  <w:rPr>
                    <w:ins w:id="2466" w:author="Felix Pascal (felixpas)" w:date="2025-07-01T19:16:00Z"/>
                    <w:rFonts w:ascii="Calibri" w:hAnsi="Calibri" w:cs="Calibri"/>
                    <w:color w:val="000000"/>
                  </w:rPr>
                </w:rPrChange>
              </w:rPr>
              <w:pPrChange w:id="2467" w:author="Felix Pascal (felixpas)" w:date="2025-07-01T19:16:00Z">
                <w:pPr>
                  <w:jc w:val="right"/>
                </w:pPr>
              </w:pPrChange>
            </w:pPr>
            <w:ins w:id="2468" w:author="Felix Pascal (felixpas)" w:date="2025-07-01T19:16:00Z">
              <w:r w:rsidRPr="00C76A19">
                <w:rPr>
                  <w:rPrChange w:id="2469" w:author="Felix Pascal (felixpas)" w:date="2025-07-01T19:16:00Z">
                    <w:rPr>
                      <w:rFonts w:ascii="Calibri" w:hAnsi="Calibri" w:cs="Calibri"/>
                      <w:color w:val="000000"/>
                    </w:rPr>
                  </w:rPrChange>
                </w:rPr>
                <w:t>0.007708444</w:t>
              </w:r>
            </w:ins>
          </w:p>
        </w:tc>
        <w:tc>
          <w:tcPr>
            <w:tcW w:w="2035" w:type="dxa"/>
            <w:noWrap/>
            <w:hideMark/>
            <w:tcPrChange w:id="2470" w:author="Felix Pascal (felixpas)" w:date="2025-07-01T19:34:00Z">
              <w:tcPr>
                <w:tcW w:w="1040" w:type="dxa"/>
                <w:noWrap/>
                <w:hideMark/>
              </w:tcPr>
            </w:tcPrChange>
          </w:tcPr>
          <w:p w14:paraId="05DCABCC" w14:textId="77777777" w:rsidR="00C76A19" w:rsidRPr="00C76A19" w:rsidRDefault="00C76A19">
            <w:pPr>
              <w:rPr>
                <w:ins w:id="2471" w:author="Felix Pascal (felixpas)" w:date="2025-07-01T19:16:00Z"/>
                <w:rPrChange w:id="2472" w:author="Felix Pascal (felixpas)" w:date="2025-07-01T19:16:00Z">
                  <w:rPr>
                    <w:ins w:id="2473" w:author="Felix Pascal (felixpas)" w:date="2025-07-01T19:16:00Z"/>
                    <w:rFonts w:ascii="Calibri" w:hAnsi="Calibri" w:cs="Calibri"/>
                    <w:color w:val="000000"/>
                  </w:rPr>
                </w:rPrChange>
              </w:rPr>
            </w:pPr>
            <w:ins w:id="2474" w:author="Felix Pascal (felixpas)" w:date="2025-07-01T19:16:00Z">
              <w:r w:rsidRPr="00C76A19">
                <w:rPr>
                  <w:rPrChange w:id="2475" w:author="Felix Pascal (felixpas)" w:date="2025-07-01T19:16:00Z">
                    <w:rPr>
                      <w:rFonts w:ascii="Calibri" w:hAnsi="Calibri" w:cs="Calibri"/>
                      <w:color w:val="000000"/>
                    </w:rPr>
                  </w:rPrChange>
                </w:rPr>
                <w:t>decreasing</w:t>
              </w:r>
            </w:ins>
          </w:p>
        </w:tc>
        <w:tc>
          <w:tcPr>
            <w:tcW w:w="851" w:type="dxa"/>
            <w:noWrap/>
            <w:hideMark/>
            <w:tcPrChange w:id="2476" w:author="Felix Pascal (felixpas)" w:date="2025-07-01T19:34:00Z">
              <w:tcPr>
                <w:tcW w:w="900" w:type="dxa"/>
                <w:noWrap/>
                <w:hideMark/>
              </w:tcPr>
            </w:tcPrChange>
          </w:tcPr>
          <w:p w14:paraId="7DB77451" w14:textId="77777777" w:rsidR="00C76A19" w:rsidRPr="00C76A19" w:rsidRDefault="00C76A19" w:rsidP="00C76A19">
            <w:pPr>
              <w:rPr>
                <w:ins w:id="2477" w:author="Felix Pascal (felixpas)" w:date="2025-07-01T19:16:00Z"/>
                <w:rPrChange w:id="2478" w:author="Felix Pascal (felixpas)" w:date="2025-07-01T19:16:00Z">
                  <w:rPr>
                    <w:ins w:id="2479" w:author="Felix Pascal (felixpas)" w:date="2025-07-01T19:16:00Z"/>
                    <w:rFonts w:ascii="Calibri" w:hAnsi="Calibri" w:cs="Calibri"/>
                    <w:color w:val="000000"/>
                  </w:rPr>
                </w:rPrChange>
              </w:rPr>
              <w:pPrChange w:id="2480" w:author="Felix Pascal (felixpas)" w:date="2025-07-01T19:16:00Z">
                <w:pPr>
                  <w:jc w:val="right"/>
                </w:pPr>
              </w:pPrChange>
            </w:pPr>
            <w:ins w:id="2481" w:author="Felix Pascal (felixpas)" w:date="2025-07-01T19:16:00Z">
              <w:r w:rsidRPr="00C76A19">
                <w:rPr>
                  <w:rPrChange w:id="2482" w:author="Felix Pascal (felixpas)" w:date="2025-07-01T19:16:00Z">
                    <w:rPr>
                      <w:rFonts w:ascii="Calibri" w:hAnsi="Calibri" w:cs="Calibri"/>
                      <w:color w:val="000000"/>
                    </w:rPr>
                  </w:rPrChange>
                </w:rPr>
                <w:t>95</w:t>
              </w:r>
            </w:ins>
          </w:p>
        </w:tc>
      </w:tr>
      <w:tr w:rsidR="00D247C6" w:rsidRPr="00D247C6" w14:paraId="1A65BFD0" w14:textId="77777777" w:rsidTr="00D247C6">
        <w:tblPrEx>
          <w:tblPrExChange w:id="2483" w:author="Felix Pascal (felixpas)" w:date="2025-07-01T19:34:00Z">
            <w:tblPrEx>
              <w:tblW w:w="9493" w:type="dxa"/>
            </w:tblPrEx>
          </w:tblPrExChange>
        </w:tblPrEx>
        <w:trPr>
          <w:trHeight w:val="288"/>
          <w:ins w:id="2484" w:author="Felix Pascal (felixpas)" w:date="2025-07-01T19:16:00Z"/>
          <w:trPrChange w:id="2485" w:author="Felix Pascal (felixpas)" w:date="2025-07-01T19:34:00Z">
            <w:trPr>
              <w:trHeight w:val="288"/>
            </w:trPr>
          </w:trPrChange>
        </w:trPr>
        <w:tc>
          <w:tcPr>
            <w:tcW w:w="3397" w:type="dxa"/>
            <w:noWrap/>
            <w:hideMark/>
            <w:tcPrChange w:id="2486" w:author="Felix Pascal (felixpas)" w:date="2025-07-01T19:34:00Z">
              <w:tcPr>
                <w:tcW w:w="3397" w:type="dxa"/>
                <w:gridSpan w:val="2"/>
                <w:noWrap/>
                <w:hideMark/>
              </w:tcPr>
            </w:tcPrChange>
          </w:tcPr>
          <w:p w14:paraId="5FC221AF" w14:textId="77777777" w:rsidR="00C76A19" w:rsidRPr="00C76A19" w:rsidRDefault="00C76A19">
            <w:pPr>
              <w:rPr>
                <w:ins w:id="2487" w:author="Felix Pascal (felixpas)" w:date="2025-07-01T19:16:00Z"/>
                <w:rPrChange w:id="2488" w:author="Felix Pascal (felixpas)" w:date="2025-07-01T19:16:00Z">
                  <w:rPr>
                    <w:ins w:id="2489" w:author="Felix Pascal (felixpas)" w:date="2025-07-01T19:16:00Z"/>
                    <w:rFonts w:ascii="Calibri" w:hAnsi="Calibri" w:cs="Calibri"/>
                    <w:color w:val="000000"/>
                  </w:rPr>
                </w:rPrChange>
              </w:rPr>
            </w:pPr>
            <w:proofErr w:type="spellStart"/>
            <w:ins w:id="2490" w:author="Felix Pascal (felixpas)" w:date="2025-07-01T19:16:00Z">
              <w:r w:rsidRPr="00C76A19">
                <w:rPr>
                  <w:rPrChange w:id="2491" w:author="Felix Pascal (felixpas)" w:date="2025-07-01T19:16:00Z">
                    <w:rPr>
                      <w:rFonts w:ascii="Calibri" w:hAnsi="Calibri" w:cs="Calibri"/>
                      <w:color w:val="000000"/>
                    </w:rPr>
                  </w:rPrChange>
                </w:rPr>
                <w:t>Gymnocarpium</w:t>
              </w:r>
              <w:proofErr w:type="spellEnd"/>
              <w:r w:rsidRPr="00C76A19">
                <w:rPr>
                  <w:rPrChange w:id="2492" w:author="Felix Pascal (felixpas)" w:date="2025-07-01T19:16:00Z">
                    <w:rPr>
                      <w:rFonts w:ascii="Calibri" w:hAnsi="Calibri" w:cs="Calibri"/>
                      <w:color w:val="000000"/>
                    </w:rPr>
                  </w:rPrChange>
                </w:rPr>
                <w:t xml:space="preserve"> </w:t>
              </w:r>
              <w:proofErr w:type="spellStart"/>
              <w:r w:rsidRPr="00C76A19">
                <w:rPr>
                  <w:rPrChange w:id="2493" w:author="Felix Pascal (felixpas)" w:date="2025-07-01T19:16:00Z">
                    <w:rPr>
                      <w:rFonts w:ascii="Calibri" w:hAnsi="Calibri" w:cs="Calibri"/>
                      <w:color w:val="000000"/>
                    </w:rPr>
                  </w:rPrChange>
                </w:rPr>
                <w:t>dryopteris</w:t>
              </w:r>
              <w:proofErr w:type="spellEnd"/>
            </w:ins>
          </w:p>
        </w:tc>
        <w:tc>
          <w:tcPr>
            <w:tcW w:w="1823" w:type="dxa"/>
            <w:noWrap/>
            <w:hideMark/>
            <w:tcPrChange w:id="2494" w:author="Felix Pascal (felixpas)" w:date="2025-07-01T19:34:00Z">
              <w:tcPr>
                <w:tcW w:w="1823" w:type="dxa"/>
                <w:noWrap/>
                <w:hideMark/>
              </w:tcPr>
            </w:tcPrChange>
          </w:tcPr>
          <w:p w14:paraId="35932D1D" w14:textId="77777777" w:rsidR="00C76A19" w:rsidRPr="00C76A19" w:rsidRDefault="00C76A19" w:rsidP="00C76A19">
            <w:pPr>
              <w:rPr>
                <w:ins w:id="2495" w:author="Felix Pascal (felixpas)" w:date="2025-07-01T19:16:00Z"/>
                <w:rPrChange w:id="2496" w:author="Felix Pascal (felixpas)" w:date="2025-07-01T19:16:00Z">
                  <w:rPr>
                    <w:ins w:id="2497" w:author="Felix Pascal (felixpas)" w:date="2025-07-01T19:16:00Z"/>
                    <w:rFonts w:ascii="Calibri" w:hAnsi="Calibri" w:cs="Calibri"/>
                    <w:color w:val="000000"/>
                  </w:rPr>
                </w:rPrChange>
              </w:rPr>
              <w:pPrChange w:id="2498" w:author="Felix Pascal (felixpas)" w:date="2025-07-01T19:16:00Z">
                <w:pPr>
                  <w:jc w:val="right"/>
                </w:pPr>
              </w:pPrChange>
            </w:pPr>
            <w:ins w:id="2499" w:author="Felix Pascal (felixpas)" w:date="2025-07-01T19:16:00Z">
              <w:r w:rsidRPr="00C76A19">
                <w:rPr>
                  <w:rPrChange w:id="2500" w:author="Felix Pascal (felixpas)" w:date="2025-07-01T19:16:00Z">
                    <w:rPr>
                      <w:rFonts w:ascii="Calibri" w:hAnsi="Calibri" w:cs="Calibri"/>
                      <w:color w:val="000000"/>
                    </w:rPr>
                  </w:rPrChange>
                </w:rPr>
                <w:t>-9.752331109</w:t>
              </w:r>
            </w:ins>
          </w:p>
        </w:tc>
        <w:tc>
          <w:tcPr>
            <w:tcW w:w="1387" w:type="dxa"/>
            <w:noWrap/>
            <w:hideMark/>
            <w:tcPrChange w:id="2501" w:author="Felix Pascal (felixpas)" w:date="2025-07-01T19:34:00Z">
              <w:tcPr>
                <w:tcW w:w="1387" w:type="dxa"/>
                <w:noWrap/>
                <w:hideMark/>
              </w:tcPr>
            </w:tcPrChange>
          </w:tcPr>
          <w:p w14:paraId="6A3689A6" w14:textId="77777777" w:rsidR="00C76A19" w:rsidRPr="00C76A19" w:rsidRDefault="00C76A19" w:rsidP="00C76A19">
            <w:pPr>
              <w:rPr>
                <w:ins w:id="2502" w:author="Felix Pascal (felixpas)" w:date="2025-07-01T19:16:00Z"/>
                <w:rPrChange w:id="2503" w:author="Felix Pascal (felixpas)" w:date="2025-07-01T19:16:00Z">
                  <w:rPr>
                    <w:ins w:id="2504" w:author="Felix Pascal (felixpas)" w:date="2025-07-01T19:16:00Z"/>
                    <w:rFonts w:ascii="Calibri" w:hAnsi="Calibri" w:cs="Calibri"/>
                    <w:color w:val="000000"/>
                  </w:rPr>
                </w:rPrChange>
              </w:rPr>
              <w:pPrChange w:id="2505" w:author="Felix Pascal (felixpas)" w:date="2025-07-01T19:16:00Z">
                <w:pPr>
                  <w:jc w:val="right"/>
                </w:pPr>
              </w:pPrChange>
            </w:pPr>
            <w:ins w:id="2506" w:author="Felix Pascal (felixpas)" w:date="2025-07-01T19:16:00Z">
              <w:r w:rsidRPr="00C76A19">
                <w:rPr>
                  <w:rPrChange w:id="2507" w:author="Felix Pascal (felixpas)" w:date="2025-07-01T19:16:00Z">
                    <w:rPr>
                      <w:rFonts w:ascii="Calibri" w:hAnsi="Calibri" w:cs="Calibri"/>
                      <w:color w:val="000000"/>
                    </w:rPr>
                  </w:rPrChange>
                </w:rPr>
                <w:t>0.01702931</w:t>
              </w:r>
            </w:ins>
          </w:p>
        </w:tc>
        <w:tc>
          <w:tcPr>
            <w:tcW w:w="2035" w:type="dxa"/>
            <w:noWrap/>
            <w:hideMark/>
            <w:tcPrChange w:id="2508" w:author="Felix Pascal (felixpas)" w:date="2025-07-01T19:34:00Z">
              <w:tcPr>
                <w:tcW w:w="1040" w:type="dxa"/>
                <w:noWrap/>
                <w:hideMark/>
              </w:tcPr>
            </w:tcPrChange>
          </w:tcPr>
          <w:p w14:paraId="494B9685" w14:textId="77777777" w:rsidR="00C76A19" w:rsidRPr="00C76A19" w:rsidRDefault="00C76A19">
            <w:pPr>
              <w:rPr>
                <w:ins w:id="2509" w:author="Felix Pascal (felixpas)" w:date="2025-07-01T19:16:00Z"/>
                <w:rPrChange w:id="2510" w:author="Felix Pascal (felixpas)" w:date="2025-07-01T19:16:00Z">
                  <w:rPr>
                    <w:ins w:id="2511" w:author="Felix Pascal (felixpas)" w:date="2025-07-01T19:16:00Z"/>
                    <w:rFonts w:ascii="Calibri" w:hAnsi="Calibri" w:cs="Calibri"/>
                    <w:color w:val="000000"/>
                  </w:rPr>
                </w:rPrChange>
              </w:rPr>
            </w:pPr>
            <w:ins w:id="2512" w:author="Felix Pascal (felixpas)" w:date="2025-07-01T19:16:00Z">
              <w:r w:rsidRPr="00C76A19">
                <w:rPr>
                  <w:rPrChange w:id="2513" w:author="Felix Pascal (felixpas)" w:date="2025-07-01T19:16:00Z">
                    <w:rPr>
                      <w:rFonts w:ascii="Calibri" w:hAnsi="Calibri" w:cs="Calibri"/>
                      <w:color w:val="000000"/>
                    </w:rPr>
                  </w:rPrChange>
                </w:rPr>
                <w:t>decreasing</w:t>
              </w:r>
            </w:ins>
          </w:p>
        </w:tc>
        <w:tc>
          <w:tcPr>
            <w:tcW w:w="851" w:type="dxa"/>
            <w:noWrap/>
            <w:hideMark/>
            <w:tcPrChange w:id="2514" w:author="Felix Pascal (felixpas)" w:date="2025-07-01T19:34:00Z">
              <w:tcPr>
                <w:tcW w:w="1846" w:type="dxa"/>
                <w:gridSpan w:val="2"/>
                <w:noWrap/>
                <w:hideMark/>
              </w:tcPr>
            </w:tcPrChange>
          </w:tcPr>
          <w:p w14:paraId="73DA57C3" w14:textId="77777777" w:rsidR="00C76A19" w:rsidRPr="00C76A19" w:rsidRDefault="00C76A19" w:rsidP="00C76A19">
            <w:pPr>
              <w:rPr>
                <w:ins w:id="2515" w:author="Felix Pascal (felixpas)" w:date="2025-07-01T19:16:00Z"/>
                <w:rPrChange w:id="2516" w:author="Felix Pascal (felixpas)" w:date="2025-07-01T19:16:00Z">
                  <w:rPr>
                    <w:ins w:id="2517" w:author="Felix Pascal (felixpas)" w:date="2025-07-01T19:16:00Z"/>
                    <w:rFonts w:ascii="Calibri" w:hAnsi="Calibri" w:cs="Calibri"/>
                    <w:color w:val="000000"/>
                  </w:rPr>
                </w:rPrChange>
              </w:rPr>
              <w:pPrChange w:id="2518" w:author="Felix Pascal (felixpas)" w:date="2025-07-01T19:16:00Z">
                <w:pPr>
                  <w:jc w:val="right"/>
                </w:pPr>
              </w:pPrChange>
            </w:pPr>
            <w:ins w:id="2519" w:author="Felix Pascal (felixpas)" w:date="2025-07-01T19:16:00Z">
              <w:r w:rsidRPr="00C76A19">
                <w:rPr>
                  <w:rPrChange w:id="2520" w:author="Felix Pascal (felixpas)" w:date="2025-07-01T19:16:00Z">
                    <w:rPr>
                      <w:rFonts w:ascii="Calibri" w:hAnsi="Calibri" w:cs="Calibri"/>
                      <w:color w:val="000000"/>
                    </w:rPr>
                  </w:rPrChange>
                </w:rPr>
                <w:t>136</w:t>
              </w:r>
            </w:ins>
          </w:p>
        </w:tc>
      </w:tr>
      <w:tr w:rsidR="00C76A19" w:rsidRPr="00C76A19" w14:paraId="7892BABF" w14:textId="77777777" w:rsidTr="00D247C6">
        <w:trPr>
          <w:trHeight w:val="288"/>
          <w:ins w:id="2521" w:author="Felix Pascal (felixpas)" w:date="2025-07-01T19:16:00Z"/>
          <w:trPrChange w:id="2522" w:author="Felix Pascal (felixpas)" w:date="2025-07-01T19:34:00Z">
            <w:trPr>
              <w:gridAfter w:val="0"/>
              <w:trHeight w:val="288"/>
            </w:trPr>
          </w:trPrChange>
        </w:trPr>
        <w:tc>
          <w:tcPr>
            <w:tcW w:w="3397" w:type="dxa"/>
            <w:noWrap/>
            <w:hideMark/>
            <w:tcPrChange w:id="2523" w:author="Felix Pascal (felixpas)" w:date="2025-07-01T19:34:00Z">
              <w:tcPr>
                <w:tcW w:w="2740" w:type="dxa"/>
                <w:noWrap/>
                <w:hideMark/>
              </w:tcPr>
            </w:tcPrChange>
          </w:tcPr>
          <w:p w14:paraId="4C7C5EA9" w14:textId="77777777" w:rsidR="00C76A19" w:rsidRPr="00C76A19" w:rsidRDefault="00C76A19">
            <w:pPr>
              <w:rPr>
                <w:ins w:id="2524" w:author="Felix Pascal (felixpas)" w:date="2025-07-01T19:16:00Z"/>
                <w:rPrChange w:id="2525" w:author="Felix Pascal (felixpas)" w:date="2025-07-01T19:16:00Z">
                  <w:rPr>
                    <w:ins w:id="2526" w:author="Felix Pascal (felixpas)" w:date="2025-07-01T19:16:00Z"/>
                    <w:rFonts w:ascii="Calibri" w:hAnsi="Calibri" w:cs="Calibri"/>
                    <w:color w:val="000000"/>
                  </w:rPr>
                </w:rPrChange>
              </w:rPr>
            </w:pPr>
            <w:ins w:id="2527" w:author="Felix Pascal (felixpas)" w:date="2025-07-01T19:16:00Z">
              <w:r w:rsidRPr="00C76A19">
                <w:rPr>
                  <w:rPrChange w:id="2528" w:author="Felix Pascal (felixpas)" w:date="2025-07-01T19:16:00Z">
                    <w:rPr>
                      <w:rFonts w:ascii="Calibri" w:hAnsi="Calibri" w:cs="Calibri"/>
                      <w:color w:val="000000"/>
                    </w:rPr>
                  </w:rPrChange>
                </w:rPr>
                <w:t>Pimpinella major</w:t>
              </w:r>
            </w:ins>
          </w:p>
        </w:tc>
        <w:tc>
          <w:tcPr>
            <w:tcW w:w="1823" w:type="dxa"/>
            <w:noWrap/>
            <w:hideMark/>
            <w:tcPrChange w:id="2529" w:author="Felix Pascal (felixpas)" w:date="2025-07-01T19:34:00Z">
              <w:tcPr>
                <w:tcW w:w="2480" w:type="dxa"/>
                <w:gridSpan w:val="2"/>
                <w:noWrap/>
                <w:hideMark/>
              </w:tcPr>
            </w:tcPrChange>
          </w:tcPr>
          <w:p w14:paraId="5A4859E7" w14:textId="77777777" w:rsidR="00C76A19" w:rsidRPr="00C76A19" w:rsidRDefault="00C76A19" w:rsidP="00C76A19">
            <w:pPr>
              <w:rPr>
                <w:ins w:id="2530" w:author="Felix Pascal (felixpas)" w:date="2025-07-01T19:16:00Z"/>
                <w:rPrChange w:id="2531" w:author="Felix Pascal (felixpas)" w:date="2025-07-01T19:16:00Z">
                  <w:rPr>
                    <w:ins w:id="2532" w:author="Felix Pascal (felixpas)" w:date="2025-07-01T19:16:00Z"/>
                    <w:rFonts w:ascii="Calibri" w:hAnsi="Calibri" w:cs="Calibri"/>
                    <w:color w:val="000000"/>
                  </w:rPr>
                </w:rPrChange>
              </w:rPr>
              <w:pPrChange w:id="2533" w:author="Felix Pascal (felixpas)" w:date="2025-07-01T19:16:00Z">
                <w:pPr>
                  <w:jc w:val="right"/>
                </w:pPr>
              </w:pPrChange>
            </w:pPr>
            <w:ins w:id="2534" w:author="Felix Pascal (felixpas)" w:date="2025-07-01T19:16:00Z">
              <w:r w:rsidRPr="00C76A19">
                <w:rPr>
                  <w:rPrChange w:id="2535" w:author="Felix Pascal (felixpas)" w:date="2025-07-01T19:16:00Z">
                    <w:rPr>
                      <w:rFonts w:ascii="Calibri" w:hAnsi="Calibri" w:cs="Calibri"/>
                      <w:color w:val="000000"/>
                    </w:rPr>
                  </w:rPrChange>
                </w:rPr>
                <w:t>-9.732659872</w:t>
              </w:r>
            </w:ins>
          </w:p>
        </w:tc>
        <w:tc>
          <w:tcPr>
            <w:tcW w:w="1387" w:type="dxa"/>
            <w:noWrap/>
            <w:hideMark/>
            <w:tcPrChange w:id="2536" w:author="Felix Pascal (felixpas)" w:date="2025-07-01T19:34:00Z">
              <w:tcPr>
                <w:tcW w:w="1300" w:type="dxa"/>
                <w:noWrap/>
                <w:hideMark/>
              </w:tcPr>
            </w:tcPrChange>
          </w:tcPr>
          <w:p w14:paraId="24ADCAF6" w14:textId="77777777" w:rsidR="00C76A19" w:rsidRPr="00C76A19" w:rsidRDefault="00C76A19" w:rsidP="00C76A19">
            <w:pPr>
              <w:rPr>
                <w:ins w:id="2537" w:author="Felix Pascal (felixpas)" w:date="2025-07-01T19:16:00Z"/>
                <w:rPrChange w:id="2538" w:author="Felix Pascal (felixpas)" w:date="2025-07-01T19:16:00Z">
                  <w:rPr>
                    <w:ins w:id="2539" w:author="Felix Pascal (felixpas)" w:date="2025-07-01T19:16:00Z"/>
                    <w:rFonts w:ascii="Calibri" w:hAnsi="Calibri" w:cs="Calibri"/>
                    <w:color w:val="000000"/>
                  </w:rPr>
                </w:rPrChange>
              </w:rPr>
              <w:pPrChange w:id="2540" w:author="Felix Pascal (felixpas)" w:date="2025-07-01T19:16:00Z">
                <w:pPr>
                  <w:jc w:val="right"/>
                </w:pPr>
              </w:pPrChange>
            </w:pPr>
            <w:ins w:id="2541" w:author="Felix Pascal (felixpas)" w:date="2025-07-01T19:16:00Z">
              <w:r w:rsidRPr="00C76A19">
                <w:rPr>
                  <w:rPrChange w:id="2542" w:author="Felix Pascal (felixpas)" w:date="2025-07-01T19:16:00Z">
                    <w:rPr>
                      <w:rFonts w:ascii="Calibri" w:hAnsi="Calibri" w:cs="Calibri"/>
                      <w:color w:val="000000"/>
                    </w:rPr>
                  </w:rPrChange>
                </w:rPr>
                <w:t>0.000679665</w:t>
              </w:r>
            </w:ins>
          </w:p>
        </w:tc>
        <w:tc>
          <w:tcPr>
            <w:tcW w:w="2035" w:type="dxa"/>
            <w:noWrap/>
            <w:hideMark/>
            <w:tcPrChange w:id="2543" w:author="Felix Pascal (felixpas)" w:date="2025-07-01T19:34:00Z">
              <w:tcPr>
                <w:tcW w:w="1040" w:type="dxa"/>
                <w:noWrap/>
                <w:hideMark/>
              </w:tcPr>
            </w:tcPrChange>
          </w:tcPr>
          <w:p w14:paraId="3A500341" w14:textId="77777777" w:rsidR="00C76A19" w:rsidRPr="00C76A19" w:rsidRDefault="00C76A19">
            <w:pPr>
              <w:rPr>
                <w:ins w:id="2544" w:author="Felix Pascal (felixpas)" w:date="2025-07-01T19:16:00Z"/>
                <w:rPrChange w:id="2545" w:author="Felix Pascal (felixpas)" w:date="2025-07-01T19:16:00Z">
                  <w:rPr>
                    <w:ins w:id="2546" w:author="Felix Pascal (felixpas)" w:date="2025-07-01T19:16:00Z"/>
                    <w:rFonts w:ascii="Calibri" w:hAnsi="Calibri" w:cs="Calibri"/>
                    <w:color w:val="000000"/>
                  </w:rPr>
                </w:rPrChange>
              </w:rPr>
            </w:pPr>
            <w:ins w:id="2547" w:author="Felix Pascal (felixpas)" w:date="2025-07-01T19:16:00Z">
              <w:r w:rsidRPr="00C76A19">
                <w:rPr>
                  <w:rPrChange w:id="2548" w:author="Felix Pascal (felixpas)" w:date="2025-07-01T19:16:00Z">
                    <w:rPr>
                      <w:rFonts w:ascii="Calibri" w:hAnsi="Calibri" w:cs="Calibri"/>
                      <w:color w:val="000000"/>
                    </w:rPr>
                  </w:rPrChange>
                </w:rPr>
                <w:t>decreasing</w:t>
              </w:r>
            </w:ins>
          </w:p>
        </w:tc>
        <w:tc>
          <w:tcPr>
            <w:tcW w:w="851" w:type="dxa"/>
            <w:noWrap/>
            <w:hideMark/>
            <w:tcPrChange w:id="2549" w:author="Felix Pascal (felixpas)" w:date="2025-07-01T19:34:00Z">
              <w:tcPr>
                <w:tcW w:w="900" w:type="dxa"/>
                <w:noWrap/>
                <w:hideMark/>
              </w:tcPr>
            </w:tcPrChange>
          </w:tcPr>
          <w:p w14:paraId="2A999DD2" w14:textId="77777777" w:rsidR="00C76A19" w:rsidRPr="00C76A19" w:rsidRDefault="00C76A19" w:rsidP="00C76A19">
            <w:pPr>
              <w:rPr>
                <w:ins w:id="2550" w:author="Felix Pascal (felixpas)" w:date="2025-07-01T19:16:00Z"/>
                <w:rPrChange w:id="2551" w:author="Felix Pascal (felixpas)" w:date="2025-07-01T19:16:00Z">
                  <w:rPr>
                    <w:ins w:id="2552" w:author="Felix Pascal (felixpas)" w:date="2025-07-01T19:16:00Z"/>
                    <w:rFonts w:ascii="Calibri" w:hAnsi="Calibri" w:cs="Calibri"/>
                    <w:color w:val="000000"/>
                  </w:rPr>
                </w:rPrChange>
              </w:rPr>
              <w:pPrChange w:id="2553" w:author="Felix Pascal (felixpas)" w:date="2025-07-01T19:16:00Z">
                <w:pPr>
                  <w:jc w:val="right"/>
                </w:pPr>
              </w:pPrChange>
            </w:pPr>
            <w:ins w:id="2554" w:author="Felix Pascal (felixpas)" w:date="2025-07-01T19:16:00Z">
              <w:r w:rsidRPr="00C76A19">
                <w:rPr>
                  <w:rPrChange w:id="2555" w:author="Felix Pascal (felixpas)" w:date="2025-07-01T19:16:00Z">
                    <w:rPr>
                      <w:rFonts w:ascii="Calibri" w:hAnsi="Calibri" w:cs="Calibri"/>
                      <w:color w:val="000000"/>
                    </w:rPr>
                  </w:rPrChange>
                </w:rPr>
                <w:t>169</w:t>
              </w:r>
            </w:ins>
          </w:p>
        </w:tc>
      </w:tr>
      <w:tr w:rsidR="00D247C6" w:rsidRPr="00D247C6" w14:paraId="7BC953FD" w14:textId="77777777" w:rsidTr="00D247C6">
        <w:tblPrEx>
          <w:tblPrExChange w:id="2556" w:author="Felix Pascal (felixpas)" w:date="2025-07-01T19:34:00Z">
            <w:tblPrEx>
              <w:tblW w:w="9493" w:type="dxa"/>
            </w:tblPrEx>
          </w:tblPrExChange>
        </w:tblPrEx>
        <w:trPr>
          <w:trHeight w:val="288"/>
          <w:ins w:id="2557" w:author="Felix Pascal (felixpas)" w:date="2025-07-01T19:16:00Z"/>
          <w:trPrChange w:id="2558" w:author="Felix Pascal (felixpas)" w:date="2025-07-01T19:34:00Z">
            <w:trPr>
              <w:trHeight w:val="288"/>
            </w:trPr>
          </w:trPrChange>
        </w:trPr>
        <w:tc>
          <w:tcPr>
            <w:tcW w:w="3397" w:type="dxa"/>
            <w:noWrap/>
            <w:hideMark/>
            <w:tcPrChange w:id="2559" w:author="Felix Pascal (felixpas)" w:date="2025-07-01T19:34:00Z">
              <w:tcPr>
                <w:tcW w:w="3397" w:type="dxa"/>
                <w:gridSpan w:val="2"/>
                <w:noWrap/>
                <w:hideMark/>
              </w:tcPr>
            </w:tcPrChange>
          </w:tcPr>
          <w:p w14:paraId="09C6563A" w14:textId="77777777" w:rsidR="00C76A19" w:rsidRPr="00C76A19" w:rsidRDefault="00C76A19">
            <w:pPr>
              <w:rPr>
                <w:ins w:id="2560" w:author="Felix Pascal (felixpas)" w:date="2025-07-01T19:16:00Z"/>
                <w:rPrChange w:id="2561" w:author="Felix Pascal (felixpas)" w:date="2025-07-01T19:16:00Z">
                  <w:rPr>
                    <w:ins w:id="2562" w:author="Felix Pascal (felixpas)" w:date="2025-07-01T19:16:00Z"/>
                    <w:rFonts w:ascii="Calibri" w:hAnsi="Calibri" w:cs="Calibri"/>
                    <w:color w:val="000000"/>
                  </w:rPr>
                </w:rPrChange>
              </w:rPr>
            </w:pPr>
            <w:proofErr w:type="spellStart"/>
            <w:ins w:id="2563" w:author="Felix Pascal (felixpas)" w:date="2025-07-01T19:16:00Z">
              <w:r w:rsidRPr="00C76A19">
                <w:rPr>
                  <w:rPrChange w:id="2564" w:author="Felix Pascal (felixpas)" w:date="2025-07-01T19:16:00Z">
                    <w:rPr>
                      <w:rFonts w:ascii="Calibri" w:hAnsi="Calibri" w:cs="Calibri"/>
                      <w:color w:val="000000"/>
                    </w:rPr>
                  </w:rPrChange>
                </w:rPr>
                <w:t>Melampyrum</w:t>
              </w:r>
              <w:proofErr w:type="spellEnd"/>
              <w:r w:rsidRPr="00C76A19">
                <w:rPr>
                  <w:rPrChange w:id="2565" w:author="Felix Pascal (felixpas)" w:date="2025-07-01T19:16:00Z">
                    <w:rPr>
                      <w:rFonts w:ascii="Calibri" w:hAnsi="Calibri" w:cs="Calibri"/>
                      <w:color w:val="000000"/>
                    </w:rPr>
                  </w:rPrChange>
                </w:rPr>
                <w:t xml:space="preserve"> pratense</w:t>
              </w:r>
            </w:ins>
          </w:p>
        </w:tc>
        <w:tc>
          <w:tcPr>
            <w:tcW w:w="1823" w:type="dxa"/>
            <w:noWrap/>
            <w:hideMark/>
            <w:tcPrChange w:id="2566" w:author="Felix Pascal (felixpas)" w:date="2025-07-01T19:34:00Z">
              <w:tcPr>
                <w:tcW w:w="1823" w:type="dxa"/>
                <w:noWrap/>
                <w:hideMark/>
              </w:tcPr>
            </w:tcPrChange>
          </w:tcPr>
          <w:p w14:paraId="18E6B6DB" w14:textId="77777777" w:rsidR="00C76A19" w:rsidRPr="00C76A19" w:rsidRDefault="00C76A19" w:rsidP="00C76A19">
            <w:pPr>
              <w:rPr>
                <w:ins w:id="2567" w:author="Felix Pascal (felixpas)" w:date="2025-07-01T19:16:00Z"/>
                <w:rPrChange w:id="2568" w:author="Felix Pascal (felixpas)" w:date="2025-07-01T19:16:00Z">
                  <w:rPr>
                    <w:ins w:id="2569" w:author="Felix Pascal (felixpas)" w:date="2025-07-01T19:16:00Z"/>
                    <w:rFonts w:ascii="Calibri" w:hAnsi="Calibri" w:cs="Calibri"/>
                    <w:color w:val="000000"/>
                  </w:rPr>
                </w:rPrChange>
              </w:rPr>
              <w:pPrChange w:id="2570" w:author="Felix Pascal (felixpas)" w:date="2025-07-01T19:16:00Z">
                <w:pPr>
                  <w:jc w:val="right"/>
                </w:pPr>
              </w:pPrChange>
            </w:pPr>
            <w:ins w:id="2571" w:author="Felix Pascal (felixpas)" w:date="2025-07-01T19:16:00Z">
              <w:r w:rsidRPr="00C76A19">
                <w:rPr>
                  <w:rPrChange w:id="2572" w:author="Felix Pascal (felixpas)" w:date="2025-07-01T19:16:00Z">
                    <w:rPr>
                      <w:rFonts w:ascii="Calibri" w:hAnsi="Calibri" w:cs="Calibri"/>
                      <w:color w:val="000000"/>
                    </w:rPr>
                  </w:rPrChange>
                </w:rPr>
                <w:t>-9.352913432</w:t>
              </w:r>
            </w:ins>
          </w:p>
        </w:tc>
        <w:tc>
          <w:tcPr>
            <w:tcW w:w="1387" w:type="dxa"/>
            <w:noWrap/>
            <w:hideMark/>
            <w:tcPrChange w:id="2573" w:author="Felix Pascal (felixpas)" w:date="2025-07-01T19:34:00Z">
              <w:tcPr>
                <w:tcW w:w="1387" w:type="dxa"/>
                <w:noWrap/>
                <w:hideMark/>
              </w:tcPr>
            </w:tcPrChange>
          </w:tcPr>
          <w:p w14:paraId="6601A37B" w14:textId="77777777" w:rsidR="00C76A19" w:rsidRPr="00C76A19" w:rsidRDefault="00C76A19" w:rsidP="00C76A19">
            <w:pPr>
              <w:rPr>
                <w:ins w:id="2574" w:author="Felix Pascal (felixpas)" w:date="2025-07-01T19:16:00Z"/>
                <w:rPrChange w:id="2575" w:author="Felix Pascal (felixpas)" w:date="2025-07-01T19:16:00Z">
                  <w:rPr>
                    <w:ins w:id="2576" w:author="Felix Pascal (felixpas)" w:date="2025-07-01T19:16:00Z"/>
                    <w:rFonts w:ascii="Calibri" w:hAnsi="Calibri" w:cs="Calibri"/>
                    <w:color w:val="000000"/>
                  </w:rPr>
                </w:rPrChange>
              </w:rPr>
              <w:pPrChange w:id="2577" w:author="Felix Pascal (felixpas)" w:date="2025-07-01T19:16:00Z">
                <w:pPr>
                  <w:jc w:val="right"/>
                </w:pPr>
              </w:pPrChange>
            </w:pPr>
            <w:ins w:id="2578" w:author="Felix Pascal (felixpas)" w:date="2025-07-01T19:16:00Z">
              <w:r w:rsidRPr="00C76A19">
                <w:rPr>
                  <w:rPrChange w:id="2579" w:author="Felix Pascal (felixpas)" w:date="2025-07-01T19:16:00Z">
                    <w:rPr>
                      <w:rFonts w:ascii="Calibri" w:hAnsi="Calibri" w:cs="Calibri"/>
                      <w:color w:val="000000"/>
                    </w:rPr>
                  </w:rPrChange>
                </w:rPr>
                <w:t>0.012449863</w:t>
              </w:r>
            </w:ins>
          </w:p>
        </w:tc>
        <w:tc>
          <w:tcPr>
            <w:tcW w:w="2035" w:type="dxa"/>
            <w:noWrap/>
            <w:hideMark/>
            <w:tcPrChange w:id="2580" w:author="Felix Pascal (felixpas)" w:date="2025-07-01T19:34:00Z">
              <w:tcPr>
                <w:tcW w:w="1040" w:type="dxa"/>
                <w:noWrap/>
                <w:hideMark/>
              </w:tcPr>
            </w:tcPrChange>
          </w:tcPr>
          <w:p w14:paraId="67E9A12A" w14:textId="77777777" w:rsidR="00C76A19" w:rsidRPr="00C76A19" w:rsidRDefault="00C76A19">
            <w:pPr>
              <w:rPr>
                <w:ins w:id="2581" w:author="Felix Pascal (felixpas)" w:date="2025-07-01T19:16:00Z"/>
                <w:rPrChange w:id="2582" w:author="Felix Pascal (felixpas)" w:date="2025-07-01T19:16:00Z">
                  <w:rPr>
                    <w:ins w:id="2583" w:author="Felix Pascal (felixpas)" w:date="2025-07-01T19:16:00Z"/>
                    <w:rFonts w:ascii="Calibri" w:hAnsi="Calibri" w:cs="Calibri"/>
                    <w:color w:val="000000"/>
                  </w:rPr>
                </w:rPrChange>
              </w:rPr>
            </w:pPr>
            <w:ins w:id="2584" w:author="Felix Pascal (felixpas)" w:date="2025-07-01T19:16:00Z">
              <w:r w:rsidRPr="00C76A19">
                <w:rPr>
                  <w:rPrChange w:id="2585" w:author="Felix Pascal (felixpas)" w:date="2025-07-01T19:16:00Z">
                    <w:rPr>
                      <w:rFonts w:ascii="Calibri" w:hAnsi="Calibri" w:cs="Calibri"/>
                      <w:color w:val="000000"/>
                    </w:rPr>
                  </w:rPrChange>
                </w:rPr>
                <w:t>decreasing</w:t>
              </w:r>
            </w:ins>
          </w:p>
        </w:tc>
        <w:tc>
          <w:tcPr>
            <w:tcW w:w="851" w:type="dxa"/>
            <w:noWrap/>
            <w:hideMark/>
            <w:tcPrChange w:id="2586" w:author="Felix Pascal (felixpas)" w:date="2025-07-01T19:34:00Z">
              <w:tcPr>
                <w:tcW w:w="1846" w:type="dxa"/>
                <w:gridSpan w:val="2"/>
                <w:noWrap/>
                <w:hideMark/>
              </w:tcPr>
            </w:tcPrChange>
          </w:tcPr>
          <w:p w14:paraId="08D8AF4A" w14:textId="77777777" w:rsidR="00C76A19" w:rsidRPr="00C76A19" w:rsidRDefault="00C76A19" w:rsidP="00C76A19">
            <w:pPr>
              <w:rPr>
                <w:ins w:id="2587" w:author="Felix Pascal (felixpas)" w:date="2025-07-01T19:16:00Z"/>
                <w:rPrChange w:id="2588" w:author="Felix Pascal (felixpas)" w:date="2025-07-01T19:16:00Z">
                  <w:rPr>
                    <w:ins w:id="2589" w:author="Felix Pascal (felixpas)" w:date="2025-07-01T19:16:00Z"/>
                    <w:rFonts w:ascii="Calibri" w:hAnsi="Calibri" w:cs="Calibri"/>
                    <w:color w:val="000000"/>
                  </w:rPr>
                </w:rPrChange>
              </w:rPr>
              <w:pPrChange w:id="2590" w:author="Felix Pascal (felixpas)" w:date="2025-07-01T19:16:00Z">
                <w:pPr>
                  <w:jc w:val="right"/>
                </w:pPr>
              </w:pPrChange>
            </w:pPr>
            <w:ins w:id="2591" w:author="Felix Pascal (felixpas)" w:date="2025-07-01T19:16:00Z">
              <w:r w:rsidRPr="00C76A19">
                <w:rPr>
                  <w:rPrChange w:id="2592" w:author="Felix Pascal (felixpas)" w:date="2025-07-01T19:16:00Z">
                    <w:rPr>
                      <w:rFonts w:ascii="Calibri" w:hAnsi="Calibri" w:cs="Calibri"/>
                      <w:color w:val="000000"/>
                    </w:rPr>
                  </w:rPrChange>
                </w:rPr>
                <w:t>53</w:t>
              </w:r>
            </w:ins>
          </w:p>
        </w:tc>
      </w:tr>
      <w:tr w:rsidR="00C76A19" w:rsidRPr="00C76A19" w14:paraId="158047F1" w14:textId="77777777" w:rsidTr="00D247C6">
        <w:trPr>
          <w:trHeight w:val="288"/>
          <w:ins w:id="2593" w:author="Felix Pascal (felixpas)" w:date="2025-07-01T19:16:00Z"/>
          <w:trPrChange w:id="2594" w:author="Felix Pascal (felixpas)" w:date="2025-07-01T19:34:00Z">
            <w:trPr>
              <w:gridAfter w:val="0"/>
              <w:trHeight w:val="288"/>
            </w:trPr>
          </w:trPrChange>
        </w:trPr>
        <w:tc>
          <w:tcPr>
            <w:tcW w:w="3397" w:type="dxa"/>
            <w:noWrap/>
            <w:hideMark/>
            <w:tcPrChange w:id="2595" w:author="Felix Pascal (felixpas)" w:date="2025-07-01T19:34:00Z">
              <w:tcPr>
                <w:tcW w:w="2740" w:type="dxa"/>
                <w:noWrap/>
                <w:hideMark/>
              </w:tcPr>
            </w:tcPrChange>
          </w:tcPr>
          <w:p w14:paraId="75A81442" w14:textId="77777777" w:rsidR="00C76A19" w:rsidRPr="00C76A19" w:rsidRDefault="00C76A19">
            <w:pPr>
              <w:rPr>
                <w:ins w:id="2596" w:author="Felix Pascal (felixpas)" w:date="2025-07-01T19:16:00Z"/>
                <w:rPrChange w:id="2597" w:author="Felix Pascal (felixpas)" w:date="2025-07-01T19:16:00Z">
                  <w:rPr>
                    <w:ins w:id="2598" w:author="Felix Pascal (felixpas)" w:date="2025-07-01T19:16:00Z"/>
                    <w:rFonts w:ascii="Calibri" w:hAnsi="Calibri" w:cs="Calibri"/>
                    <w:color w:val="000000"/>
                  </w:rPr>
                </w:rPrChange>
              </w:rPr>
            </w:pPr>
            <w:ins w:id="2599" w:author="Felix Pascal (felixpas)" w:date="2025-07-01T19:16:00Z">
              <w:r w:rsidRPr="00C76A19">
                <w:rPr>
                  <w:rPrChange w:id="2600" w:author="Felix Pascal (felixpas)" w:date="2025-07-01T19:16:00Z">
                    <w:rPr>
                      <w:rFonts w:ascii="Calibri" w:hAnsi="Calibri" w:cs="Calibri"/>
                      <w:color w:val="000000"/>
                    </w:rPr>
                  </w:rPrChange>
                </w:rPr>
                <w:t xml:space="preserve">Sambucus </w:t>
              </w:r>
              <w:proofErr w:type="spellStart"/>
              <w:r w:rsidRPr="00C76A19">
                <w:rPr>
                  <w:rPrChange w:id="2601" w:author="Felix Pascal (felixpas)" w:date="2025-07-01T19:16:00Z">
                    <w:rPr>
                      <w:rFonts w:ascii="Calibri" w:hAnsi="Calibri" w:cs="Calibri"/>
                      <w:color w:val="000000"/>
                    </w:rPr>
                  </w:rPrChange>
                </w:rPr>
                <w:t>racemosa</w:t>
              </w:r>
              <w:proofErr w:type="spellEnd"/>
            </w:ins>
          </w:p>
        </w:tc>
        <w:tc>
          <w:tcPr>
            <w:tcW w:w="1823" w:type="dxa"/>
            <w:noWrap/>
            <w:hideMark/>
            <w:tcPrChange w:id="2602" w:author="Felix Pascal (felixpas)" w:date="2025-07-01T19:34:00Z">
              <w:tcPr>
                <w:tcW w:w="2480" w:type="dxa"/>
                <w:gridSpan w:val="2"/>
                <w:noWrap/>
                <w:hideMark/>
              </w:tcPr>
            </w:tcPrChange>
          </w:tcPr>
          <w:p w14:paraId="4C1E11DA" w14:textId="77777777" w:rsidR="00C76A19" w:rsidRPr="00C76A19" w:rsidRDefault="00C76A19" w:rsidP="00C76A19">
            <w:pPr>
              <w:rPr>
                <w:ins w:id="2603" w:author="Felix Pascal (felixpas)" w:date="2025-07-01T19:16:00Z"/>
                <w:rPrChange w:id="2604" w:author="Felix Pascal (felixpas)" w:date="2025-07-01T19:16:00Z">
                  <w:rPr>
                    <w:ins w:id="2605" w:author="Felix Pascal (felixpas)" w:date="2025-07-01T19:16:00Z"/>
                    <w:rFonts w:ascii="Calibri" w:hAnsi="Calibri" w:cs="Calibri"/>
                    <w:color w:val="000000"/>
                  </w:rPr>
                </w:rPrChange>
              </w:rPr>
              <w:pPrChange w:id="2606" w:author="Felix Pascal (felixpas)" w:date="2025-07-01T19:16:00Z">
                <w:pPr>
                  <w:jc w:val="right"/>
                </w:pPr>
              </w:pPrChange>
            </w:pPr>
            <w:ins w:id="2607" w:author="Felix Pascal (felixpas)" w:date="2025-07-01T19:16:00Z">
              <w:r w:rsidRPr="00C76A19">
                <w:rPr>
                  <w:rPrChange w:id="2608" w:author="Felix Pascal (felixpas)" w:date="2025-07-01T19:16:00Z">
                    <w:rPr>
                      <w:rFonts w:ascii="Calibri" w:hAnsi="Calibri" w:cs="Calibri"/>
                      <w:color w:val="000000"/>
                    </w:rPr>
                  </w:rPrChange>
                </w:rPr>
                <w:t>-9.349960213</w:t>
              </w:r>
            </w:ins>
          </w:p>
        </w:tc>
        <w:tc>
          <w:tcPr>
            <w:tcW w:w="1387" w:type="dxa"/>
            <w:noWrap/>
            <w:hideMark/>
            <w:tcPrChange w:id="2609" w:author="Felix Pascal (felixpas)" w:date="2025-07-01T19:34:00Z">
              <w:tcPr>
                <w:tcW w:w="1300" w:type="dxa"/>
                <w:noWrap/>
                <w:hideMark/>
              </w:tcPr>
            </w:tcPrChange>
          </w:tcPr>
          <w:p w14:paraId="389FA4FF" w14:textId="77777777" w:rsidR="00C76A19" w:rsidRPr="00C76A19" w:rsidRDefault="00C76A19" w:rsidP="00C76A19">
            <w:pPr>
              <w:rPr>
                <w:ins w:id="2610" w:author="Felix Pascal (felixpas)" w:date="2025-07-01T19:16:00Z"/>
                <w:rPrChange w:id="2611" w:author="Felix Pascal (felixpas)" w:date="2025-07-01T19:16:00Z">
                  <w:rPr>
                    <w:ins w:id="2612" w:author="Felix Pascal (felixpas)" w:date="2025-07-01T19:16:00Z"/>
                    <w:rFonts w:ascii="Calibri" w:hAnsi="Calibri" w:cs="Calibri"/>
                    <w:color w:val="000000"/>
                  </w:rPr>
                </w:rPrChange>
              </w:rPr>
              <w:pPrChange w:id="2613" w:author="Felix Pascal (felixpas)" w:date="2025-07-01T19:16:00Z">
                <w:pPr>
                  <w:jc w:val="right"/>
                </w:pPr>
              </w:pPrChange>
            </w:pPr>
            <w:ins w:id="2614" w:author="Felix Pascal (felixpas)" w:date="2025-07-01T19:16:00Z">
              <w:r w:rsidRPr="00C76A19">
                <w:rPr>
                  <w:rPrChange w:id="2615" w:author="Felix Pascal (felixpas)" w:date="2025-07-01T19:16:00Z">
                    <w:rPr>
                      <w:rFonts w:ascii="Calibri" w:hAnsi="Calibri" w:cs="Calibri"/>
                      <w:color w:val="000000"/>
                    </w:rPr>
                  </w:rPrChange>
                </w:rPr>
                <w:t>0.002685555</w:t>
              </w:r>
            </w:ins>
          </w:p>
        </w:tc>
        <w:tc>
          <w:tcPr>
            <w:tcW w:w="2035" w:type="dxa"/>
            <w:noWrap/>
            <w:hideMark/>
            <w:tcPrChange w:id="2616" w:author="Felix Pascal (felixpas)" w:date="2025-07-01T19:34:00Z">
              <w:tcPr>
                <w:tcW w:w="1040" w:type="dxa"/>
                <w:noWrap/>
                <w:hideMark/>
              </w:tcPr>
            </w:tcPrChange>
          </w:tcPr>
          <w:p w14:paraId="5F89AB71" w14:textId="77777777" w:rsidR="00C76A19" w:rsidRPr="00C76A19" w:rsidRDefault="00C76A19">
            <w:pPr>
              <w:rPr>
                <w:ins w:id="2617" w:author="Felix Pascal (felixpas)" w:date="2025-07-01T19:16:00Z"/>
                <w:rPrChange w:id="2618" w:author="Felix Pascal (felixpas)" w:date="2025-07-01T19:16:00Z">
                  <w:rPr>
                    <w:ins w:id="2619" w:author="Felix Pascal (felixpas)" w:date="2025-07-01T19:16:00Z"/>
                    <w:rFonts w:ascii="Calibri" w:hAnsi="Calibri" w:cs="Calibri"/>
                    <w:color w:val="000000"/>
                  </w:rPr>
                </w:rPrChange>
              </w:rPr>
            </w:pPr>
            <w:ins w:id="2620" w:author="Felix Pascal (felixpas)" w:date="2025-07-01T19:16:00Z">
              <w:r w:rsidRPr="00C76A19">
                <w:rPr>
                  <w:rPrChange w:id="2621" w:author="Felix Pascal (felixpas)" w:date="2025-07-01T19:16:00Z">
                    <w:rPr>
                      <w:rFonts w:ascii="Calibri" w:hAnsi="Calibri" w:cs="Calibri"/>
                      <w:color w:val="000000"/>
                    </w:rPr>
                  </w:rPrChange>
                </w:rPr>
                <w:t>decreasing</w:t>
              </w:r>
            </w:ins>
          </w:p>
        </w:tc>
        <w:tc>
          <w:tcPr>
            <w:tcW w:w="851" w:type="dxa"/>
            <w:noWrap/>
            <w:hideMark/>
            <w:tcPrChange w:id="2622" w:author="Felix Pascal (felixpas)" w:date="2025-07-01T19:34:00Z">
              <w:tcPr>
                <w:tcW w:w="900" w:type="dxa"/>
                <w:noWrap/>
                <w:hideMark/>
              </w:tcPr>
            </w:tcPrChange>
          </w:tcPr>
          <w:p w14:paraId="3F8301F7" w14:textId="77777777" w:rsidR="00C76A19" w:rsidRPr="00C76A19" w:rsidRDefault="00C76A19" w:rsidP="00C76A19">
            <w:pPr>
              <w:rPr>
                <w:ins w:id="2623" w:author="Felix Pascal (felixpas)" w:date="2025-07-01T19:16:00Z"/>
                <w:rPrChange w:id="2624" w:author="Felix Pascal (felixpas)" w:date="2025-07-01T19:16:00Z">
                  <w:rPr>
                    <w:ins w:id="2625" w:author="Felix Pascal (felixpas)" w:date="2025-07-01T19:16:00Z"/>
                    <w:rFonts w:ascii="Calibri" w:hAnsi="Calibri" w:cs="Calibri"/>
                    <w:color w:val="000000"/>
                  </w:rPr>
                </w:rPrChange>
              </w:rPr>
              <w:pPrChange w:id="2626" w:author="Felix Pascal (felixpas)" w:date="2025-07-01T19:16:00Z">
                <w:pPr>
                  <w:jc w:val="right"/>
                </w:pPr>
              </w:pPrChange>
            </w:pPr>
            <w:ins w:id="2627" w:author="Felix Pascal (felixpas)" w:date="2025-07-01T19:16:00Z">
              <w:r w:rsidRPr="00C76A19">
                <w:rPr>
                  <w:rPrChange w:id="2628" w:author="Felix Pascal (felixpas)" w:date="2025-07-01T19:16:00Z">
                    <w:rPr>
                      <w:rFonts w:ascii="Calibri" w:hAnsi="Calibri" w:cs="Calibri"/>
                      <w:color w:val="000000"/>
                    </w:rPr>
                  </w:rPrChange>
                </w:rPr>
                <w:t>57</w:t>
              </w:r>
            </w:ins>
          </w:p>
        </w:tc>
      </w:tr>
      <w:tr w:rsidR="00D247C6" w:rsidRPr="00D247C6" w14:paraId="74916016" w14:textId="77777777" w:rsidTr="00D247C6">
        <w:tblPrEx>
          <w:tblPrExChange w:id="2629" w:author="Felix Pascal (felixpas)" w:date="2025-07-01T19:34:00Z">
            <w:tblPrEx>
              <w:tblW w:w="9493" w:type="dxa"/>
            </w:tblPrEx>
          </w:tblPrExChange>
        </w:tblPrEx>
        <w:trPr>
          <w:trHeight w:val="288"/>
          <w:ins w:id="2630" w:author="Felix Pascal (felixpas)" w:date="2025-07-01T19:16:00Z"/>
          <w:trPrChange w:id="2631" w:author="Felix Pascal (felixpas)" w:date="2025-07-01T19:34:00Z">
            <w:trPr>
              <w:trHeight w:val="288"/>
            </w:trPr>
          </w:trPrChange>
        </w:trPr>
        <w:tc>
          <w:tcPr>
            <w:tcW w:w="3397" w:type="dxa"/>
            <w:noWrap/>
            <w:hideMark/>
            <w:tcPrChange w:id="2632" w:author="Felix Pascal (felixpas)" w:date="2025-07-01T19:34:00Z">
              <w:tcPr>
                <w:tcW w:w="3397" w:type="dxa"/>
                <w:gridSpan w:val="2"/>
                <w:noWrap/>
                <w:hideMark/>
              </w:tcPr>
            </w:tcPrChange>
          </w:tcPr>
          <w:p w14:paraId="37A3E4D7" w14:textId="77777777" w:rsidR="00C76A19" w:rsidRPr="00C76A19" w:rsidRDefault="00C76A19">
            <w:pPr>
              <w:rPr>
                <w:ins w:id="2633" w:author="Felix Pascal (felixpas)" w:date="2025-07-01T19:16:00Z"/>
                <w:rPrChange w:id="2634" w:author="Felix Pascal (felixpas)" w:date="2025-07-01T19:16:00Z">
                  <w:rPr>
                    <w:ins w:id="2635" w:author="Felix Pascal (felixpas)" w:date="2025-07-01T19:16:00Z"/>
                    <w:rFonts w:ascii="Calibri" w:hAnsi="Calibri" w:cs="Calibri"/>
                    <w:color w:val="000000"/>
                  </w:rPr>
                </w:rPrChange>
              </w:rPr>
            </w:pPr>
            <w:ins w:id="2636" w:author="Felix Pascal (felixpas)" w:date="2025-07-01T19:16:00Z">
              <w:r w:rsidRPr="00C76A19">
                <w:rPr>
                  <w:rPrChange w:id="2637" w:author="Felix Pascal (felixpas)" w:date="2025-07-01T19:16:00Z">
                    <w:rPr>
                      <w:rFonts w:ascii="Calibri" w:hAnsi="Calibri" w:cs="Calibri"/>
                      <w:color w:val="000000"/>
                    </w:rPr>
                  </w:rPrChange>
                </w:rPr>
                <w:t xml:space="preserve">Campanula </w:t>
              </w:r>
              <w:proofErr w:type="spellStart"/>
              <w:r w:rsidRPr="00C76A19">
                <w:rPr>
                  <w:rPrChange w:id="2638" w:author="Felix Pascal (felixpas)" w:date="2025-07-01T19:16:00Z">
                    <w:rPr>
                      <w:rFonts w:ascii="Calibri" w:hAnsi="Calibri" w:cs="Calibri"/>
                      <w:color w:val="000000"/>
                    </w:rPr>
                  </w:rPrChange>
                </w:rPr>
                <w:t>trachelium</w:t>
              </w:r>
              <w:proofErr w:type="spellEnd"/>
            </w:ins>
          </w:p>
        </w:tc>
        <w:tc>
          <w:tcPr>
            <w:tcW w:w="1823" w:type="dxa"/>
            <w:noWrap/>
            <w:hideMark/>
            <w:tcPrChange w:id="2639" w:author="Felix Pascal (felixpas)" w:date="2025-07-01T19:34:00Z">
              <w:tcPr>
                <w:tcW w:w="1823" w:type="dxa"/>
                <w:noWrap/>
                <w:hideMark/>
              </w:tcPr>
            </w:tcPrChange>
          </w:tcPr>
          <w:p w14:paraId="258EE99E" w14:textId="77777777" w:rsidR="00C76A19" w:rsidRPr="00C76A19" w:rsidRDefault="00C76A19" w:rsidP="00C76A19">
            <w:pPr>
              <w:rPr>
                <w:ins w:id="2640" w:author="Felix Pascal (felixpas)" w:date="2025-07-01T19:16:00Z"/>
                <w:rPrChange w:id="2641" w:author="Felix Pascal (felixpas)" w:date="2025-07-01T19:16:00Z">
                  <w:rPr>
                    <w:ins w:id="2642" w:author="Felix Pascal (felixpas)" w:date="2025-07-01T19:16:00Z"/>
                    <w:rFonts w:ascii="Calibri" w:hAnsi="Calibri" w:cs="Calibri"/>
                    <w:color w:val="000000"/>
                  </w:rPr>
                </w:rPrChange>
              </w:rPr>
              <w:pPrChange w:id="2643" w:author="Felix Pascal (felixpas)" w:date="2025-07-01T19:16:00Z">
                <w:pPr>
                  <w:jc w:val="right"/>
                </w:pPr>
              </w:pPrChange>
            </w:pPr>
            <w:ins w:id="2644" w:author="Felix Pascal (felixpas)" w:date="2025-07-01T19:16:00Z">
              <w:r w:rsidRPr="00C76A19">
                <w:rPr>
                  <w:rPrChange w:id="2645" w:author="Felix Pascal (felixpas)" w:date="2025-07-01T19:16:00Z">
                    <w:rPr>
                      <w:rFonts w:ascii="Calibri" w:hAnsi="Calibri" w:cs="Calibri"/>
                      <w:color w:val="000000"/>
                    </w:rPr>
                  </w:rPrChange>
                </w:rPr>
                <w:t>-9.216188176</w:t>
              </w:r>
            </w:ins>
          </w:p>
        </w:tc>
        <w:tc>
          <w:tcPr>
            <w:tcW w:w="1387" w:type="dxa"/>
            <w:noWrap/>
            <w:hideMark/>
            <w:tcPrChange w:id="2646" w:author="Felix Pascal (felixpas)" w:date="2025-07-01T19:34:00Z">
              <w:tcPr>
                <w:tcW w:w="1387" w:type="dxa"/>
                <w:noWrap/>
                <w:hideMark/>
              </w:tcPr>
            </w:tcPrChange>
          </w:tcPr>
          <w:p w14:paraId="76A5203F" w14:textId="77777777" w:rsidR="00C76A19" w:rsidRPr="00C76A19" w:rsidRDefault="00C76A19" w:rsidP="00C76A19">
            <w:pPr>
              <w:rPr>
                <w:ins w:id="2647" w:author="Felix Pascal (felixpas)" w:date="2025-07-01T19:16:00Z"/>
                <w:rPrChange w:id="2648" w:author="Felix Pascal (felixpas)" w:date="2025-07-01T19:16:00Z">
                  <w:rPr>
                    <w:ins w:id="2649" w:author="Felix Pascal (felixpas)" w:date="2025-07-01T19:16:00Z"/>
                    <w:rFonts w:ascii="Calibri" w:hAnsi="Calibri" w:cs="Calibri"/>
                    <w:color w:val="000000"/>
                  </w:rPr>
                </w:rPrChange>
              </w:rPr>
              <w:pPrChange w:id="2650" w:author="Felix Pascal (felixpas)" w:date="2025-07-01T19:16:00Z">
                <w:pPr>
                  <w:jc w:val="right"/>
                </w:pPr>
              </w:pPrChange>
            </w:pPr>
            <w:ins w:id="2651" w:author="Felix Pascal (felixpas)" w:date="2025-07-01T19:16:00Z">
              <w:r w:rsidRPr="00C76A19">
                <w:rPr>
                  <w:rPrChange w:id="2652" w:author="Felix Pascal (felixpas)" w:date="2025-07-01T19:16:00Z">
                    <w:rPr>
                      <w:rFonts w:ascii="Calibri" w:hAnsi="Calibri" w:cs="Calibri"/>
                      <w:color w:val="000000"/>
                    </w:rPr>
                  </w:rPrChange>
                </w:rPr>
                <w:t>0.006972406</w:t>
              </w:r>
            </w:ins>
          </w:p>
        </w:tc>
        <w:tc>
          <w:tcPr>
            <w:tcW w:w="2035" w:type="dxa"/>
            <w:noWrap/>
            <w:hideMark/>
            <w:tcPrChange w:id="2653" w:author="Felix Pascal (felixpas)" w:date="2025-07-01T19:34:00Z">
              <w:tcPr>
                <w:tcW w:w="1040" w:type="dxa"/>
                <w:noWrap/>
                <w:hideMark/>
              </w:tcPr>
            </w:tcPrChange>
          </w:tcPr>
          <w:p w14:paraId="37D30686" w14:textId="77777777" w:rsidR="00C76A19" w:rsidRPr="00C76A19" w:rsidRDefault="00C76A19">
            <w:pPr>
              <w:rPr>
                <w:ins w:id="2654" w:author="Felix Pascal (felixpas)" w:date="2025-07-01T19:16:00Z"/>
                <w:rPrChange w:id="2655" w:author="Felix Pascal (felixpas)" w:date="2025-07-01T19:16:00Z">
                  <w:rPr>
                    <w:ins w:id="2656" w:author="Felix Pascal (felixpas)" w:date="2025-07-01T19:16:00Z"/>
                    <w:rFonts w:ascii="Calibri" w:hAnsi="Calibri" w:cs="Calibri"/>
                    <w:color w:val="000000"/>
                  </w:rPr>
                </w:rPrChange>
              </w:rPr>
            </w:pPr>
            <w:ins w:id="2657" w:author="Felix Pascal (felixpas)" w:date="2025-07-01T19:16:00Z">
              <w:r w:rsidRPr="00C76A19">
                <w:rPr>
                  <w:rPrChange w:id="2658" w:author="Felix Pascal (felixpas)" w:date="2025-07-01T19:16:00Z">
                    <w:rPr>
                      <w:rFonts w:ascii="Calibri" w:hAnsi="Calibri" w:cs="Calibri"/>
                      <w:color w:val="000000"/>
                    </w:rPr>
                  </w:rPrChange>
                </w:rPr>
                <w:t>decreasing</w:t>
              </w:r>
            </w:ins>
          </w:p>
        </w:tc>
        <w:tc>
          <w:tcPr>
            <w:tcW w:w="851" w:type="dxa"/>
            <w:noWrap/>
            <w:hideMark/>
            <w:tcPrChange w:id="2659" w:author="Felix Pascal (felixpas)" w:date="2025-07-01T19:34:00Z">
              <w:tcPr>
                <w:tcW w:w="1846" w:type="dxa"/>
                <w:gridSpan w:val="2"/>
                <w:noWrap/>
                <w:hideMark/>
              </w:tcPr>
            </w:tcPrChange>
          </w:tcPr>
          <w:p w14:paraId="35AE236A" w14:textId="77777777" w:rsidR="00C76A19" w:rsidRPr="00C76A19" w:rsidRDefault="00C76A19" w:rsidP="00C76A19">
            <w:pPr>
              <w:rPr>
                <w:ins w:id="2660" w:author="Felix Pascal (felixpas)" w:date="2025-07-01T19:16:00Z"/>
                <w:rPrChange w:id="2661" w:author="Felix Pascal (felixpas)" w:date="2025-07-01T19:16:00Z">
                  <w:rPr>
                    <w:ins w:id="2662" w:author="Felix Pascal (felixpas)" w:date="2025-07-01T19:16:00Z"/>
                    <w:rFonts w:ascii="Calibri" w:hAnsi="Calibri" w:cs="Calibri"/>
                    <w:color w:val="000000"/>
                  </w:rPr>
                </w:rPrChange>
              </w:rPr>
              <w:pPrChange w:id="2663" w:author="Felix Pascal (felixpas)" w:date="2025-07-01T19:16:00Z">
                <w:pPr>
                  <w:jc w:val="right"/>
                </w:pPr>
              </w:pPrChange>
            </w:pPr>
            <w:ins w:id="2664" w:author="Felix Pascal (felixpas)" w:date="2025-07-01T19:16:00Z">
              <w:r w:rsidRPr="00C76A19">
                <w:rPr>
                  <w:rPrChange w:id="2665" w:author="Felix Pascal (felixpas)" w:date="2025-07-01T19:16:00Z">
                    <w:rPr>
                      <w:rFonts w:ascii="Calibri" w:hAnsi="Calibri" w:cs="Calibri"/>
                      <w:color w:val="000000"/>
                    </w:rPr>
                  </w:rPrChange>
                </w:rPr>
                <w:t>67</w:t>
              </w:r>
            </w:ins>
          </w:p>
        </w:tc>
      </w:tr>
      <w:tr w:rsidR="00C76A19" w:rsidRPr="00C76A19" w14:paraId="18B36889" w14:textId="77777777" w:rsidTr="00D247C6">
        <w:trPr>
          <w:trHeight w:val="288"/>
          <w:ins w:id="2666" w:author="Felix Pascal (felixpas)" w:date="2025-07-01T19:16:00Z"/>
          <w:trPrChange w:id="2667" w:author="Felix Pascal (felixpas)" w:date="2025-07-01T19:34:00Z">
            <w:trPr>
              <w:gridAfter w:val="0"/>
              <w:trHeight w:val="288"/>
            </w:trPr>
          </w:trPrChange>
        </w:trPr>
        <w:tc>
          <w:tcPr>
            <w:tcW w:w="3397" w:type="dxa"/>
            <w:noWrap/>
            <w:hideMark/>
            <w:tcPrChange w:id="2668" w:author="Felix Pascal (felixpas)" w:date="2025-07-01T19:34:00Z">
              <w:tcPr>
                <w:tcW w:w="2740" w:type="dxa"/>
                <w:noWrap/>
                <w:hideMark/>
              </w:tcPr>
            </w:tcPrChange>
          </w:tcPr>
          <w:p w14:paraId="0820303F" w14:textId="77777777" w:rsidR="00C76A19" w:rsidRPr="00C76A19" w:rsidRDefault="00C76A19">
            <w:pPr>
              <w:rPr>
                <w:ins w:id="2669" w:author="Felix Pascal (felixpas)" w:date="2025-07-01T19:16:00Z"/>
                <w:rPrChange w:id="2670" w:author="Felix Pascal (felixpas)" w:date="2025-07-01T19:16:00Z">
                  <w:rPr>
                    <w:ins w:id="2671" w:author="Felix Pascal (felixpas)" w:date="2025-07-01T19:16:00Z"/>
                    <w:rFonts w:ascii="Calibri" w:hAnsi="Calibri" w:cs="Calibri"/>
                    <w:color w:val="000000"/>
                  </w:rPr>
                </w:rPrChange>
              </w:rPr>
            </w:pPr>
            <w:ins w:id="2672" w:author="Felix Pascal (felixpas)" w:date="2025-07-01T19:16:00Z">
              <w:r w:rsidRPr="00C76A19">
                <w:rPr>
                  <w:rPrChange w:id="2673" w:author="Felix Pascal (felixpas)" w:date="2025-07-01T19:16:00Z">
                    <w:rPr>
                      <w:rFonts w:ascii="Calibri" w:hAnsi="Calibri" w:cs="Calibri"/>
                      <w:color w:val="000000"/>
                    </w:rPr>
                  </w:rPrChange>
                </w:rPr>
                <w:t xml:space="preserve">Phleum </w:t>
              </w:r>
              <w:proofErr w:type="spellStart"/>
              <w:r w:rsidRPr="00C76A19">
                <w:rPr>
                  <w:rPrChange w:id="2674" w:author="Felix Pascal (felixpas)" w:date="2025-07-01T19:16:00Z">
                    <w:rPr>
                      <w:rFonts w:ascii="Calibri" w:hAnsi="Calibri" w:cs="Calibri"/>
                      <w:color w:val="000000"/>
                    </w:rPr>
                  </w:rPrChange>
                </w:rPr>
                <w:t>hirsutum</w:t>
              </w:r>
              <w:proofErr w:type="spellEnd"/>
            </w:ins>
          </w:p>
        </w:tc>
        <w:tc>
          <w:tcPr>
            <w:tcW w:w="1823" w:type="dxa"/>
            <w:noWrap/>
            <w:hideMark/>
            <w:tcPrChange w:id="2675" w:author="Felix Pascal (felixpas)" w:date="2025-07-01T19:34:00Z">
              <w:tcPr>
                <w:tcW w:w="2480" w:type="dxa"/>
                <w:gridSpan w:val="2"/>
                <w:noWrap/>
                <w:hideMark/>
              </w:tcPr>
            </w:tcPrChange>
          </w:tcPr>
          <w:p w14:paraId="55E784ED" w14:textId="77777777" w:rsidR="00C76A19" w:rsidRPr="00C76A19" w:rsidRDefault="00C76A19" w:rsidP="00C76A19">
            <w:pPr>
              <w:rPr>
                <w:ins w:id="2676" w:author="Felix Pascal (felixpas)" w:date="2025-07-01T19:16:00Z"/>
                <w:rPrChange w:id="2677" w:author="Felix Pascal (felixpas)" w:date="2025-07-01T19:16:00Z">
                  <w:rPr>
                    <w:ins w:id="2678" w:author="Felix Pascal (felixpas)" w:date="2025-07-01T19:16:00Z"/>
                    <w:rFonts w:ascii="Calibri" w:hAnsi="Calibri" w:cs="Calibri"/>
                    <w:color w:val="000000"/>
                  </w:rPr>
                </w:rPrChange>
              </w:rPr>
              <w:pPrChange w:id="2679" w:author="Felix Pascal (felixpas)" w:date="2025-07-01T19:16:00Z">
                <w:pPr>
                  <w:jc w:val="right"/>
                </w:pPr>
              </w:pPrChange>
            </w:pPr>
            <w:ins w:id="2680" w:author="Felix Pascal (felixpas)" w:date="2025-07-01T19:16:00Z">
              <w:r w:rsidRPr="00C76A19">
                <w:rPr>
                  <w:rPrChange w:id="2681" w:author="Felix Pascal (felixpas)" w:date="2025-07-01T19:16:00Z">
                    <w:rPr>
                      <w:rFonts w:ascii="Calibri" w:hAnsi="Calibri" w:cs="Calibri"/>
                      <w:color w:val="000000"/>
                    </w:rPr>
                  </w:rPrChange>
                </w:rPr>
                <w:t>-9.154165772</w:t>
              </w:r>
            </w:ins>
          </w:p>
        </w:tc>
        <w:tc>
          <w:tcPr>
            <w:tcW w:w="1387" w:type="dxa"/>
            <w:noWrap/>
            <w:hideMark/>
            <w:tcPrChange w:id="2682" w:author="Felix Pascal (felixpas)" w:date="2025-07-01T19:34:00Z">
              <w:tcPr>
                <w:tcW w:w="1300" w:type="dxa"/>
                <w:noWrap/>
                <w:hideMark/>
              </w:tcPr>
            </w:tcPrChange>
          </w:tcPr>
          <w:p w14:paraId="2DE36019" w14:textId="77777777" w:rsidR="00C76A19" w:rsidRPr="00C76A19" w:rsidRDefault="00C76A19" w:rsidP="00C76A19">
            <w:pPr>
              <w:rPr>
                <w:ins w:id="2683" w:author="Felix Pascal (felixpas)" w:date="2025-07-01T19:16:00Z"/>
                <w:rPrChange w:id="2684" w:author="Felix Pascal (felixpas)" w:date="2025-07-01T19:16:00Z">
                  <w:rPr>
                    <w:ins w:id="2685" w:author="Felix Pascal (felixpas)" w:date="2025-07-01T19:16:00Z"/>
                    <w:rFonts w:ascii="Calibri" w:hAnsi="Calibri" w:cs="Calibri"/>
                    <w:color w:val="000000"/>
                  </w:rPr>
                </w:rPrChange>
              </w:rPr>
              <w:pPrChange w:id="2686" w:author="Felix Pascal (felixpas)" w:date="2025-07-01T19:16:00Z">
                <w:pPr>
                  <w:jc w:val="right"/>
                </w:pPr>
              </w:pPrChange>
            </w:pPr>
            <w:ins w:id="2687" w:author="Felix Pascal (felixpas)" w:date="2025-07-01T19:16:00Z">
              <w:r w:rsidRPr="00C76A19">
                <w:rPr>
                  <w:rPrChange w:id="2688" w:author="Felix Pascal (felixpas)" w:date="2025-07-01T19:16:00Z">
                    <w:rPr>
                      <w:rFonts w:ascii="Calibri" w:hAnsi="Calibri" w:cs="Calibri"/>
                      <w:color w:val="000000"/>
                    </w:rPr>
                  </w:rPrChange>
                </w:rPr>
                <w:t>0.017385097</w:t>
              </w:r>
            </w:ins>
          </w:p>
        </w:tc>
        <w:tc>
          <w:tcPr>
            <w:tcW w:w="2035" w:type="dxa"/>
            <w:noWrap/>
            <w:hideMark/>
            <w:tcPrChange w:id="2689" w:author="Felix Pascal (felixpas)" w:date="2025-07-01T19:34:00Z">
              <w:tcPr>
                <w:tcW w:w="1040" w:type="dxa"/>
                <w:noWrap/>
                <w:hideMark/>
              </w:tcPr>
            </w:tcPrChange>
          </w:tcPr>
          <w:p w14:paraId="06EA7D6C" w14:textId="77777777" w:rsidR="00C76A19" w:rsidRPr="00C76A19" w:rsidRDefault="00C76A19">
            <w:pPr>
              <w:rPr>
                <w:ins w:id="2690" w:author="Felix Pascal (felixpas)" w:date="2025-07-01T19:16:00Z"/>
                <w:rPrChange w:id="2691" w:author="Felix Pascal (felixpas)" w:date="2025-07-01T19:16:00Z">
                  <w:rPr>
                    <w:ins w:id="2692" w:author="Felix Pascal (felixpas)" w:date="2025-07-01T19:16:00Z"/>
                    <w:rFonts w:ascii="Calibri" w:hAnsi="Calibri" w:cs="Calibri"/>
                    <w:color w:val="000000"/>
                  </w:rPr>
                </w:rPrChange>
              </w:rPr>
            </w:pPr>
            <w:ins w:id="2693" w:author="Felix Pascal (felixpas)" w:date="2025-07-01T19:16:00Z">
              <w:r w:rsidRPr="00C76A19">
                <w:rPr>
                  <w:rPrChange w:id="2694" w:author="Felix Pascal (felixpas)" w:date="2025-07-01T19:16:00Z">
                    <w:rPr>
                      <w:rFonts w:ascii="Calibri" w:hAnsi="Calibri" w:cs="Calibri"/>
                      <w:color w:val="000000"/>
                    </w:rPr>
                  </w:rPrChange>
                </w:rPr>
                <w:t>decreasing</w:t>
              </w:r>
            </w:ins>
          </w:p>
        </w:tc>
        <w:tc>
          <w:tcPr>
            <w:tcW w:w="851" w:type="dxa"/>
            <w:noWrap/>
            <w:hideMark/>
            <w:tcPrChange w:id="2695" w:author="Felix Pascal (felixpas)" w:date="2025-07-01T19:34:00Z">
              <w:tcPr>
                <w:tcW w:w="900" w:type="dxa"/>
                <w:noWrap/>
                <w:hideMark/>
              </w:tcPr>
            </w:tcPrChange>
          </w:tcPr>
          <w:p w14:paraId="6CDA3FA5" w14:textId="77777777" w:rsidR="00C76A19" w:rsidRPr="00C76A19" w:rsidRDefault="00C76A19" w:rsidP="00C76A19">
            <w:pPr>
              <w:rPr>
                <w:ins w:id="2696" w:author="Felix Pascal (felixpas)" w:date="2025-07-01T19:16:00Z"/>
                <w:rPrChange w:id="2697" w:author="Felix Pascal (felixpas)" w:date="2025-07-01T19:16:00Z">
                  <w:rPr>
                    <w:ins w:id="2698" w:author="Felix Pascal (felixpas)" w:date="2025-07-01T19:16:00Z"/>
                    <w:rFonts w:ascii="Calibri" w:hAnsi="Calibri" w:cs="Calibri"/>
                    <w:color w:val="000000"/>
                  </w:rPr>
                </w:rPrChange>
              </w:rPr>
              <w:pPrChange w:id="2699" w:author="Felix Pascal (felixpas)" w:date="2025-07-01T19:16:00Z">
                <w:pPr>
                  <w:jc w:val="right"/>
                </w:pPr>
              </w:pPrChange>
            </w:pPr>
            <w:ins w:id="2700" w:author="Felix Pascal (felixpas)" w:date="2025-07-01T19:16:00Z">
              <w:r w:rsidRPr="00C76A19">
                <w:rPr>
                  <w:rPrChange w:id="2701" w:author="Felix Pascal (felixpas)" w:date="2025-07-01T19:16:00Z">
                    <w:rPr>
                      <w:rFonts w:ascii="Calibri" w:hAnsi="Calibri" w:cs="Calibri"/>
                      <w:color w:val="000000"/>
                    </w:rPr>
                  </w:rPrChange>
                </w:rPr>
                <w:t>90</w:t>
              </w:r>
            </w:ins>
          </w:p>
        </w:tc>
      </w:tr>
      <w:tr w:rsidR="00D247C6" w:rsidRPr="00D247C6" w14:paraId="39C5CF5D" w14:textId="77777777" w:rsidTr="00D247C6">
        <w:tblPrEx>
          <w:tblPrExChange w:id="2702" w:author="Felix Pascal (felixpas)" w:date="2025-07-01T19:34:00Z">
            <w:tblPrEx>
              <w:tblW w:w="9493" w:type="dxa"/>
            </w:tblPrEx>
          </w:tblPrExChange>
        </w:tblPrEx>
        <w:trPr>
          <w:trHeight w:val="288"/>
          <w:ins w:id="2703" w:author="Felix Pascal (felixpas)" w:date="2025-07-01T19:16:00Z"/>
          <w:trPrChange w:id="2704" w:author="Felix Pascal (felixpas)" w:date="2025-07-01T19:34:00Z">
            <w:trPr>
              <w:trHeight w:val="288"/>
            </w:trPr>
          </w:trPrChange>
        </w:trPr>
        <w:tc>
          <w:tcPr>
            <w:tcW w:w="3397" w:type="dxa"/>
            <w:noWrap/>
            <w:hideMark/>
            <w:tcPrChange w:id="2705" w:author="Felix Pascal (felixpas)" w:date="2025-07-01T19:34:00Z">
              <w:tcPr>
                <w:tcW w:w="3397" w:type="dxa"/>
                <w:gridSpan w:val="2"/>
                <w:noWrap/>
                <w:hideMark/>
              </w:tcPr>
            </w:tcPrChange>
          </w:tcPr>
          <w:p w14:paraId="27A0C474" w14:textId="77777777" w:rsidR="00C76A19" w:rsidRPr="00C76A19" w:rsidRDefault="00C76A19">
            <w:pPr>
              <w:rPr>
                <w:ins w:id="2706" w:author="Felix Pascal (felixpas)" w:date="2025-07-01T19:16:00Z"/>
                <w:rPrChange w:id="2707" w:author="Felix Pascal (felixpas)" w:date="2025-07-01T19:16:00Z">
                  <w:rPr>
                    <w:ins w:id="2708" w:author="Felix Pascal (felixpas)" w:date="2025-07-01T19:16:00Z"/>
                    <w:rFonts w:ascii="Calibri" w:hAnsi="Calibri" w:cs="Calibri"/>
                    <w:color w:val="000000"/>
                  </w:rPr>
                </w:rPrChange>
              </w:rPr>
            </w:pPr>
            <w:ins w:id="2709" w:author="Felix Pascal (felixpas)" w:date="2025-07-01T19:16:00Z">
              <w:r w:rsidRPr="00C76A19">
                <w:rPr>
                  <w:rPrChange w:id="2710" w:author="Felix Pascal (felixpas)" w:date="2025-07-01T19:16:00Z">
                    <w:rPr>
                      <w:rFonts w:ascii="Calibri" w:hAnsi="Calibri" w:cs="Calibri"/>
                      <w:color w:val="000000"/>
                    </w:rPr>
                  </w:rPrChange>
                </w:rPr>
                <w:lastRenderedPageBreak/>
                <w:t xml:space="preserve">Arenaria </w:t>
              </w:r>
              <w:proofErr w:type="spellStart"/>
              <w:r w:rsidRPr="00C76A19">
                <w:rPr>
                  <w:rPrChange w:id="2711" w:author="Felix Pascal (felixpas)" w:date="2025-07-01T19:16:00Z">
                    <w:rPr>
                      <w:rFonts w:ascii="Calibri" w:hAnsi="Calibri" w:cs="Calibri"/>
                      <w:color w:val="000000"/>
                    </w:rPr>
                  </w:rPrChange>
                </w:rPr>
                <w:t>biflora</w:t>
              </w:r>
              <w:proofErr w:type="spellEnd"/>
            </w:ins>
          </w:p>
        </w:tc>
        <w:tc>
          <w:tcPr>
            <w:tcW w:w="1823" w:type="dxa"/>
            <w:noWrap/>
            <w:hideMark/>
            <w:tcPrChange w:id="2712" w:author="Felix Pascal (felixpas)" w:date="2025-07-01T19:34:00Z">
              <w:tcPr>
                <w:tcW w:w="1823" w:type="dxa"/>
                <w:noWrap/>
                <w:hideMark/>
              </w:tcPr>
            </w:tcPrChange>
          </w:tcPr>
          <w:p w14:paraId="5D9D5561" w14:textId="77777777" w:rsidR="00C76A19" w:rsidRPr="00C76A19" w:rsidRDefault="00C76A19" w:rsidP="00C76A19">
            <w:pPr>
              <w:rPr>
                <w:ins w:id="2713" w:author="Felix Pascal (felixpas)" w:date="2025-07-01T19:16:00Z"/>
                <w:rPrChange w:id="2714" w:author="Felix Pascal (felixpas)" w:date="2025-07-01T19:16:00Z">
                  <w:rPr>
                    <w:ins w:id="2715" w:author="Felix Pascal (felixpas)" w:date="2025-07-01T19:16:00Z"/>
                    <w:rFonts w:ascii="Calibri" w:hAnsi="Calibri" w:cs="Calibri"/>
                    <w:color w:val="000000"/>
                  </w:rPr>
                </w:rPrChange>
              </w:rPr>
              <w:pPrChange w:id="2716" w:author="Felix Pascal (felixpas)" w:date="2025-07-01T19:16:00Z">
                <w:pPr>
                  <w:jc w:val="right"/>
                </w:pPr>
              </w:pPrChange>
            </w:pPr>
            <w:ins w:id="2717" w:author="Felix Pascal (felixpas)" w:date="2025-07-01T19:16:00Z">
              <w:r w:rsidRPr="00C76A19">
                <w:rPr>
                  <w:rPrChange w:id="2718" w:author="Felix Pascal (felixpas)" w:date="2025-07-01T19:16:00Z">
                    <w:rPr>
                      <w:rFonts w:ascii="Calibri" w:hAnsi="Calibri" w:cs="Calibri"/>
                      <w:color w:val="000000"/>
                    </w:rPr>
                  </w:rPrChange>
                </w:rPr>
                <w:t>-8.735387681</w:t>
              </w:r>
            </w:ins>
          </w:p>
        </w:tc>
        <w:tc>
          <w:tcPr>
            <w:tcW w:w="1387" w:type="dxa"/>
            <w:noWrap/>
            <w:hideMark/>
            <w:tcPrChange w:id="2719" w:author="Felix Pascal (felixpas)" w:date="2025-07-01T19:34:00Z">
              <w:tcPr>
                <w:tcW w:w="1387" w:type="dxa"/>
                <w:noWrap/>
                <w:hideMark/>
              </w:tcPr>
            </w:tcPrChange>
          </w:tcPr>
          <w:p w14:paraId="77E14FC3" w14:textId="77777777" w:rsidR="00C76A19" w:rsidRPr="00C76A19" w:rsidRDefault="00C76A19" w:rsidP="00C76A19">
            <w:pPr>
              <w:rPr>
                <w:ins w:id="2720" w:author="Felix Pascal (felixpas)" w:date="2025-07-01T19:16:00Z"/>
                <w:rPrChange w:id="2721" w:author="Felix Pascal (felixpas)" w:date="2025-07-01T19:16:00Z">
                  <w:rPr>
                    <w:ins w:id="2722" w:author="Felix Pascal (felixpas)" w:date="2025-07-01T19:16:00Z"/>
                    <w:rFonts w:ascii="Calibri" w:hAnsi="Calibri" w:cs="Calibri"/>
                    <w:color w:val="000000"/>
                  </w:rPr>
                </w:rPrChange>
              </w:rPr>
              <w:pPrChange w:id="2723" w:author="Felix Pascal (felixpas)" w:date="2025-07-01T19:16:00Z">
                <w:pPr>
                  <w:jc w:val="right"/>
                </w:pPr>
              </w:pPrChange>
            </w:pPr>
            <w:ins w:id="2724" w:author="Felix Pascal (felixpas)" w:date="2025-07-01T19:16:00Z">
              <w:r w:rsidRPr="00C76A19">
                <w:rPr>
                  <w:rPrChange w:id="2725" w:author="Felix Pascal (felixpas)" w:date="2025-07-01T19:16:00Z">
                    <w:rPr>
                      <w:rFonts w:ascii="Calibri" w:hAnsi="Calibri" w:cs="Calibri"/>
                      <w:color w:val="000000"/>
                    </w:rPr>
                  </w:rPrChange>
                </w:rPr>
                <w:t>0.023068161</w:t>
              </w:r>
            </w:ins>
          </w:p>
        </w:tc>
        <w:tc>
          <w:tcPr>
            <w:tcW w:w="2035" w:type="dxa"/>
            <w:noWrap/>
            <w:hideMark/>
            <w:tcPrChange w:id="2726" w:author="Felix Pascal (felixpas)" w:date="2025-07-01T19:34:00Z">
              <w:tcPr>
                <w:tcW w:w="1040" w:type="dxa"/>
                <w:noWrap/>
                <w:hideMark/>
              </w:tcPr>
            </w:tcPrChange>
          </w:tcPr>
          <w:p w14:paraId="19BDF0C4" w14:textId="77777777" w:rsidR="00C76A19" w:rsidRPr="00C76A19" w:rsidRDefault="00C76A19">
            <w:pPr>
              <w:rPr>
                <w:ins w:id="2727" w:author="Felix Pascal (felixpas)" w:date="2025-07-01T19:16:00Z"/>
                <w:rPrChange w:id="2728" w:author="Felix Pascal (felixpas)" w:date="2025-07-01T19:16:00Z">
                  <w:rPr>
                    <w:ins w:id="2729" w:author="Felix Pascal (felixpas)" w:date="2025-07-01T19:16:00Z"/>
                    <w:rFonts w:ascii="Calibri" w:hAnsi="Calibri" w:cs="Calibri"/>
                    <w:color w:val="000000"/>
                  </w:rPr>
                </w:rPrChange>
              </w:rPr>
            </w:pPr>
            <w:ins w:id="2730" w:author="Felix Pascal (felixpas)" w:date="2025-07-01T19:16:00Z">
              <w:r w:rsidRPr="00C76A19">
                <w:rPr>
                  <w:rPrChange w:id="2731" w:author="Felix Pascal (felixpas)" w:date="2025-07-01T19:16:00Z">
                    <w:rPr>
                      <w:rFonts w:ascii="Calibri" w:hAnsi="Calibri" w:cs="Calibri"/>
                      <w:color w:val="000000"/>
                    </w:rPr>
                  </w:rPrChange>
                </w:rPr>
                <w:t>decreasing</w:t>
              </w:r>
            </w:ins>
          </w:p>
        </w:tc>
        <w:tc>
          <w:tcPr>
            <w:tcW w:w="851" w:type="dxa"/>
            <w:noWrap/>
            <w:hideMark/>
            <w:tcPrChange w:id="2732" w:author="Felix Pascal (felixpas)" w:date="2025-07-01T19:34:00Z">
              <w:tcPr>
                <w:tcW w:w="1846" w:type="dxa"/>
                <w:gridSpan w:val="2"/>
                <w:noWrap/>
                <w:hideMark/>
              </w:tcPr>
            </w:tcPrChange>
          </w:tcPr>
          <w:p w14:paraId="26CA4BAC" w14:textId="77777777" w:rsidR="00C76A19" w:rsidRPr="00C76A19" w:rsidRDefault="00C76A19" w:rsidP="00C76A19">
            <w:pPr>
              <w:rPr>
                <w:ins w:id="2733" w:author="Felix Pascal (felixpas)" w:date="2025-07-01T19:16:00Z"/>
                <w:rPrChange w:id="2734" w:author="Felix Pascal (felixpas)" w:date="2025-07-01T19:16:00Z">
                  <w:rPr>
                    <w:ins w:id="2735" w:author="Felix Pascal (felixpas)" w:date="2025-07-01T19:16:00Z"/>
                    <w:rFonts w:ascii="Calibri" w:hAnsi="Calibri" w:cs="Calibri"/>
                    <w:color w:val="000000"/>
                  </w:rPr>
                </w:rPrChange>
              </w:rPr>
              <w:pPrChange w:id="2736" w:author="Felix Pascal (felixpas)" w:date="2025-07-01T19:16:00Z">
                <w:pPr>
                  <w:jc w:val="right"/>
                </w:pPr>
              </w:pPrChange>
            </w:pPr>
            <w:ins w:id="2737" w:author="Felix Pascal (felixpas)" w:date="2025-07-01T19:16:00Z">
              <w:r w:rsidRPr="00C76A19">
                <w:rPr>
                  <w:rPrChange w:id="2738" w:author="Felix Pascal (felixpas)" w:date="2025-07-01T19:16:00Z">
                    <w:rPr>
                      <w:rFonts w:ascii="Calibri" w:hAnsi="Calibri" w:cs="Calibri"/>
                      <w:color w:val="000000"/>
                    </w:rPr>
                  </w:rPrChange>
                </w:rPr>
                <w:t>62</w:t>
              </w:r>
            </w:ins>
          </w:p>
        </w:tc>
      </w:tr>
      <w:tr w:rsidR="00C76A19" w:rsidRPr="00C76A19" w14:paraId="3DC620C5" w14:textId="77777777" w:rsidTr="00D247C6">
        <w:trPr>
          <w:trHeight w:val="288"/>
          <w:ins w:id="2739" w:author="Felix Pascal (felixpas)" w:date="2025-07-01T19:16:00Z"/>
          <w:trPrChange w:id="2740" w:author="Felix Pascal (felixpas)" w:date="2025-07-01T19:34:00Z">
            <w:trPr>
              <w:gridAfter w:val="0"/>
              <w:trHeight w:val="288"/>
            </w:trPr>
          </w:trPrChange>
        </w:trPr>
        <w:tc>
          <w:tcPr>
            <w:tcW w:w="3397" w:type="dxa"/>
            <w:noWrap/>
            <w:hideMark/>
            <w:tcPrChange w:id="2741" w:author="Felix Pascal (felixpas)" w:date="2025-07-01T19:34:00Z">
              <w:tcPr>
                <w:tcW w:w="2740" w:type="dxa"/>
                <w:noWrap/>
                <w:hideMark/>
              </w:tcPr>
            </w:tcPrChange>
          </w:tcPr>
          <w:p w14:paraId="74B1005E" w14:textId="77777777" w:rsidR="00C76A19" w:rsidRPr="00C76A19" w:rsidRDefault="00C76A19">
            <w:pPr>
              <w:rPr>
                <w:ins w:id="2742" w:author="Felix Pascal (felixpas)" w:date="2025-07-01T19:16:00Z"/>
                <w:rPrChange w:id="2743" w:author="Felix Pascal (felixpas)" w:date="2025-07-01T19:16:00Z">
                  <w:rPr>
                    <w:ins w:id="2744" w:author="Felix Pascal (felixpas)" w:date="2025-07-01T19:16:00Z"/>
                    <w:rFonts w:ascii="Calibri" w:hAnsi="Calibri" w:cs="Calibri"/>
                    <w:color w:val="000000"/>
                  </w:rPr>
                </w:rPrChange>
              </w:rPr>
            </w:pPr>
            <w:ins w:id="2745" w:author="Felix Pascal (felixpas)" w:date="2025-07-01T19:16:00Z">
              <w:r w:rsidRPr="00C76A19">
                <w:rPr>
                  <w:rPrChange w:id="2746" w:author="Felix Pascal (felixpas)" w:date="2025-07-01T19:16:00Z">
                    <w:rPr>
                      <w:rFonts w:ascii="Calibri" w:hAnsi="Calibri" w:cs="Calibri"/>
                      <w:color w:val="000000"/>
                    </w:rPr>
                  </w:rPrChange>
                </w:rPr>
                <w:t>Origanum vulgare</w:t>
              </w:r>
            </w:ins>
          </w:p>
        </w:tc>
        <w:tc>
          <w:tcPr>
            <w:tcW w:w="1823" w:type="dxa"/>
            <w:noWrap/>
            <w:hideMark/>
            <w:tcPrChange w:id="2747" w:author="Felix Pascal (felixpas)" w:date="2025-07-01T19:34:00Z">
              <w:tcPr>
                <w:tcW w:w="2480" w:type="dxa"/>
                <w:gridSpan w:val="2"/>
                <w:noWrap/>
                <w:hideMark/>
              </w:tcPr>
            </w:tcPrChange>
          </w:tcPr>
          <w:p w14:paraId="45681155" w14:textId="77777777" w:rsidR="00C76A19" w:rsidRPr="00C76A19" w:rsidRDefault="00C76A19" w:rsidP="00C76A19">
            <w:pPr>
              <w:rPr>
                <w:ins w:id="2748" w:author="Felix Pascal (felixpas)" w:date="2025-07-01T19:16:00Z"/>
                <w:rPrChange w:id="2749" w:author="Felix Pascal (felixpas)" w:date="2025-07-01T19:16:00Z">
                  <w:rPr>
                    <w:ins w:id="2750" w:author="Felix Pascal (felixpas)" w:date="2025-07-01T19:16:00Z"/>
                    <w:rFonts w:ascii="Calibri" w:hAnsi="Calibri" w:cs="Calibri"/>
                    <w:color w:val="000000"/>
                  </w:rPr>
                </w:rPrChange>
              </w:rPr>
              <w:pPrChange w:id="2751" w:author="Felix Pascal (felixpas)" w:date="2025-07-01T19:16:00Z">
                <w:pPr>
                  <w:jc w:val="right"/>
                </w:pPr>
              </w:pPrChange>
            </w:pPr>
            <w:ins w:id="2752" w:author="Felix Pascal (felixpas)" w:date="2025-07-01T19:16:00Z">
              <w:r w:rsidRPr="00C76A19">
                <w:rPr>
                  <w:rPrChange w:id="2753" w:author="Felix Pascal (felixpas)" w:date="2025-07-01T19:16:00Z">
                    <w:rPr>
                      <w:rFonts w:ascii="Calibri" w:hAnsi="Calibri" w:cs="Calibri"/>
                      <w:color w:val="000000"/>
                    </w:rPr>
                  </w:rPrChange>
                </w:rPr>
                <w:t>-8.687136526</w:t>
              </w:r>
            </w:ins>
          </w:p>
        </w:tc>
        <w:tc>
          <w:tcPr>
            <w:tcW w:w="1387" w:type="dxa"/>
            <w:noWrap/>
            <w:hideMark/>
            <w:tcPrChange w:id="2754" w:author="Felix Pascal (felixpas)" w:date="2025-07-01T19:34:00Z">
              <w:tcPr>
                <w:tcW w:w="1300" w:type="dxa"/>
                <w:noWrap/>
                <w:hideMark/>
              </w:tcPr>
            </w:tcPrChange>
          </w:tcPr>
          <w:p w14:paraId="446DB508" w14:textId="77777777" w:rsidR="00C76A19" w:rsidRPr="00C76A19" w:rsidRDefault="00C76A19" w:rsidP="00C76A19">
            <w:pPr>
              <w:rPr>
                <w:ins w:id="2755" w:author="Felix Pascal (felixpas)" w:date="2025-07-01T19:16:00Z"/>
                <w:rPrChange w:id="2756" w:author="Felix Pascal (felixpas)" w:date="2025-07-01T19:16:00Z">
                  <w:rPr>
                    <w:ins w:id="2757" w:author="Felix Pascal (felixpas)" w:date="2025-07-01T19:16:00Z"/>
                    <w:rFonts w:ascii="Calibri" w:hAnsi="Calibri" w:cs="Calibri"/>
                    <w:color w:val="000000"/>
                  </w:rPr>
                </w:rPrChange>
              </w:rPr>
              <w:pPrChange w:id="2758" w:author="Felix Pascal (felixpas)" w:date="2025-07-01T19:16:00Z">
                <w:pPr>
                  <w:jc w:val="right"/>
                </w:pPr>
              </w:pPrChange>
            </w:pPr>
            <w:ins w:id="2759" w:author="Felix Pascal (felixpas)" w:date="2025-07-01T19:16:00Z">
              <w:r w:rsidRPr="00C76A19">
                <w:rPr>
                  <w:rPrChange w:id="2760" w:author="Felix Pascal (felixpas)" w:date="2025-07-01T19:16:00Z">
                    <w:rPr>
                      <w:rFonts w:ascii="Calibri" w:hAnsi="Calibri" w:cs="Calibri"/>
                      <w:color w:val="000000"/>
                    </w:rPr>
                  </w:rPrChange>
                </w:rPr>
                <w:t>0.022186477</w:t>
              </w:r>
            </w:ins>
          </w:p>
        </w:tc>
        <w:tc>
          <w:tcPr>
            <w:tcW w:w="2035" w:type="dxa"/>
            <w:noWrap/>
            <w:hideMark/>
            <w:tcPrChange w:id="2761" w:author="Felix Pascal (felixpas)" w:date="2025-07-01T19:34:00Z">
              <w:tcPr>
                <w:tcW w:w="1040" w:type="dxa"/>
                <w:noWrap/>
                <w:hideMark/>
              </w:tcPr>
            </w:tcPrChange>
          </w:tcPr>
          <w:p w14:paraId="3FC6D4DD" w14:textId="77777777" w:rsidR="00C76A19" w:rsidRPr="00C76A19" w:rsidRDefault="00C76A19">
            <w:pPr>
              <w:rPr>
                <w:ins w:id="2762" w:author="Felix Pascal (felixpas)" w:date="2025-07-01T19:16:00Z"/>
                <w:rPrChange w:id="2763" w:author="Felix Pascal (felixpas)" w:date="2025-07-01T19:16:00Z">
                  <w:rPr>
                    <w:ins w:id="2764" w:author="Felix Pascal (felixpas)" w:date="2025-07-01T19:16:00Z"/>
                    <w:rFonts w:ascii="Calibri" w:hAnsi="Calibri" w:cs="Calibri"/>
                    <w:color w:val="000000"/>
                  </w:rPr>
                </w:rPrChange>
              </w:rPr>
            </w:pPr>
            <w:ins w:id="2765" w:author="Felix Pascal (felixpas)" w:date="2025-07-01T19:16:00Z">
              <w:r w:rsidRPr="00C76A19">
                <w:rPr>
                  <w:rPrChange w:id="2766" w:author="Felix Pascal (felixpas)" w:date="2025-07-01T19:16:00Z">
                    <w:rPr>
                      <w:rFonts w:ascii="Calibri" w:hAnsi="Calibri" w:cs="Calibri"/>
                      <w:color w:val="000000"/>
                    </w:rPr>
                  </w:rPrChange>
                </w:rPr>
                <w:t>decreasing</w:t>
              </w:r>
            </w:ins>
          </w:p>
        </w:tc>
        <w:tc>
          <w:tcPr>
            <w:tcW w:w="851" w:type="dxa"/>
            <w:noWrap/>
            <w:hideMark/>
            <w:tcPrChange w:id="2767" w:author="Felix Pascal (felixpas)" w:date="2025-07-01T19:34:00Z">
              <w:tcPr>
                <w:tcW w:w="900" w:type="dxa"/>
                <w:noWrap/>
                <w:hideMark/>
              </w:tcPr>
            </w:tcPrChange>
          </w:tcPr>
          <w:p w14:paraId="49E0FDC6" w14:textId="77777777" w:rsidR="00C76A19" w:rsidRPr="00C76A19" w:rsidRDefault="00C76A19" w:rsidP="00C76A19">
            <w:pPr>
              <w:rPr>
                <w:ins w:id="2768" w:author="Felix Pascal (felixpas)" w:date="2025-07-01T19:16:00Z"/>
                <w:rPrChange w:id="2769" w:author="Felix Pascal (felixpas)" w:date="2025-07-01T19:16:00Z">
                  <w:rPr>
                    <w:ins w:id="2770" w:author="Felix Pascal (felixpas)" w:date="2025-07-01T19:16:00Z"/>
                    <w:rFonts w:ascii="Calibri" w:hAnsi="Calibri" w:cs="Calibri"/>
                    <w:color w:val="000000"/>
                  </w:rPr>
                </w:rPrChange>
              </w:rPr>
              <w:pPrChange w:id="2771" w:author="Felix Pascal (felixpas)" w:date="2025-07-01T19:16:00Z">
                <w:pPr>
                  <w:jc w:val="right"/>
                </w:pPr>
              </w:pPrChange>
            </w:pPr>
            <w:ins w:id="2772" w:author="Felix Pascal (felixpas)" w:date="2025-07-01T19:16:00Z">
              <w:r w:rsidRPr="00C76A19">
                <w:rPr>
                  <w:rPrChange w:id="2773" w:author="Felix Pascal (felixpas)" w:date="2025-07-01T19:16:00Z">
                    <w:rPr>
                      <w:rFonts w:ascii="Calibri" w:hAnsi="Calibri" w:cs="Calibri"/>
                      <w:color w:val="000000"/>
                    </w:rPr>
                  </w:rPrChange>
                </w:rPr>
                <w:t>51</w:t>
              </w:r>
            </w:ins>
          </w:p>
        </w:tc>
      </w:tr>
      <w:tr w:rsidR="00D247C6" w:rsidRPr="00D247C6" w14:paraId="7A8B9856" w14:textId="77777777" w:rsidTr="00D247C6">
        <w:tblPrEx>
          <w:tblPrExChange w:id="2774" w:author="Felix Pascal (felixpas)" w:date="2025-07-01T19:34:00Z">
            <w:tblPrEx>
              <w:tblW w:w="9493" w:type="dxa"/>
            </w:tblPrEx>
          </w:tblPrExChange>
        </w:tblPrEx>
        <w:trPr>
          <w:trHeight w:val="288"/>
          <w:ins w:id="2775" w:author="Felix Pascal (felixpas)" w:date="2025-07-01T19:16:00Z"/>
          <w:trPrChange w:id="2776" w:author="Felix Pascal (felixpas)" w:date="2025-07-01T19:34:00Z">
            <w:trPr>
              <w:trHeight w:val="288"/>
            </w:trPr>
          </w:trPrChange>
        </w:trPr>
        <w:tc>
          <w:tcPr>
            <w:tcW w:w="3397" w:type="dxa"/>
            <w:noWrap/>
            <w:hideMark/>
            <w:tcPrChange w:id="2777" w:author="Felix Pascal (felixpas)" w:date="2025-07-01T19:34:00Z">
              <w:tcPr>
                <w:tcW w:w="3397" w:type="dxa"/>
                <w:gridSpan w:val="2"/>
                <w:noWrap/>
                <w:hideMark/>
              </w:tcPr>
            </w:tcPrChange>
          </w:tcPr>
          <w:p w14:paraId="278B3B98" w14:textId="77777777" w:rsidR="00C76A19" w:rsidRPr="00C76A19" w:rsidRDefault="00C76A19">
            <w:pPr>
              <w:rPr>
                <w:ins w:id="2778" w:author="Felix Pascal (felixpas)" w:date="2025-07-01T19:16:00Z"/>
                <w:rPrChange w:id="2779" w:author="Felix Pascal (felixpas)" w:date="2025-07-01T19:16:00Z">
                  <w:rPr>
                    <w:ins w:id="2780" w:author="Felix Pascal (felixpas)" w:date="2025-07-01T19:16:00Z"/>
                    <w:rFonts w:ascii="Calibri" w:hAnsi="Calibri" w:cs="Calibri"/>
                    <w:color w:val="000000"/>
                  </w:rPr>
                </w:rPrChange>
              </w:rPr>
            </w:pPr>
            <w:proofErr w:type="spellStart"/>
            <w:ins w:id="2781" w:author="Felix Pascal (felixpas)" w:date="2025-07-01T19:16:00Z">
              <w:r w:rsidRPr="00C76A19">
                <w:rPr>
                  <w:rPrChange w:id="2782" w:author="Felix Pascal (felixpas)" w:date="2025-07-01T19:16:00Z">
                    <w:rPr>
                      <w:rFonts w:ascii="Calibri" w:hAnsi="Calibri" w:cs="Calibri"/>
                      <w:color w:val="000000"/>
                    </w:rPr>
                  </w:rPrChange>
                </w:rPr>
                <w:t>Adenostyles</w:t>
              </w:r>
              <w:proofErr w:type="spellEnd"/>
              <w:r w:rsidRPr="00C76A19">
                <w:rPr>
                  <w:rPrChange w:id="2783" w:author="Felix Pascal (felixpas)" w:date="2025-07-01T19:16:00Z">
                    <w:rPr>
                      <w:rFonts w:ascii="Calibri" w:hAnsi="Calibri" w:cs="Calibri"/>
                      <w:color w:val="000000"/>
                    </w:rPr>
                  </w:rPrChange>
                </w:rPr>
                <w:t xml:space="preserve"> </w:t>
              </w:r>
              <w:proofErr w:type="spellStart"/>
              <w:r w:rsidRPr="00C76A19">
                <w:rPr>
                  <w:rPrChange w:id="2784" w:author="Felix Pascal (felixpas)" w:date="2025-07-01T19:16:00Z">
                    <w:rPr>
                      <w:rFonts w:ascii="Calibri" w:hAnsi="Calibri" w:cs="Calibri"/>
                      <w:color w:val="000000"/>
                    </w:rPr>
                  </w:rPrChange>
                </w:rPr>
                <w:t>alpina</w:t>
              </w:r>
              <w:proofErr w:type="spellEnd"/>
            </w:ins>
          </w:p>
        </w:tc>
        <w:tc>
          <w:tcPr>
            <w:tcW w:w="1823" w:type="dxa"/>
            <w:noWrap/>
            <w:hideMark/>
            <w:tcPrChange w:id="2785" w:author="Felix Pascal (felixpas)" w:date="2025-07-01T19:34:00Z">
              <w:tcPr>
                <w:tcW w:w="1823" w:type="dxa"/>
                <w:noWrap/>
                <w:hideMark/>
              </w:tcPr>
            </w:tcPrChange>
          </w:tcPr>
          <w:p w14:paraId="237A0CB0" w14:textId="77777777" w:rsidR="00C76A19" w:rsidRPr="00C76A19" w:rsidRDefault="00C76A19" w:rsidP="00C76A19">
            <w:pPr>
              <w:rPr>
                <w:ins w:id="2786" w:author="Felix Pascal (felixpas)" w:date="2025-07-01T19:16:00Z"/>
                <w:rPrChange w:id="2787" w:author="Felix Pascal (felixpas)" w:date="2025-07-01T19:16:00Z">
                  <w:rPr>
                    <w:ins w:id="2788" w:author="Felix Pascal (felixpas)" w:date="2025-07-01T19:16:00Z"/>
                    <w:rFonts w:ascii="Calibri" w:hAnsi="Calibri" w:cs="Calibri"/>
                    <w:color w:val="000000"/>
                  </w:rPr>
                </w:rPrChange>
              </w:rPr>
              <w:pPrChange w:id="2789" w:author="Felix Pascal (felixpas)" w:date="2025-07-01T19:16:00Z">
                <w:pPr>
                  <w:jc w:val="right"/>
                </w:pPr>
              </w:pPrChange>
            </w:pPr>
            <w:ins w:id="2790" w:author="Felix Pascal (felixpas)" w:date="2025-07-01T19:16:00Z">
              <w:r w:rsidRPr="00C76A19">
                <w:rPr>
                  <w:rPrChange w:id="2791" w:author="Felix Pascal (felixpas)" w:date="2025-07-01T19:16:00Z">
                    <w:rPr>
                      <w:rFonts w:ascii="Calibri" w:hAnsi="Calibri" w:cs="Calibri"/>
                      <w:color w:val="000000"/>
                    </w:rPr>
                  </w:rPrChange>
                </w:rPr>
                <w:t>-8.620043051</w:t>
              </w:r>
            </w:ins>
          </w:p>
        </w:tc>
        <w:tc>
          <w:tcPr>
            <w:tcW w:w="1387" w:type="dxa"/>
            <w:noWrap/>
            <w:hideMark/>
            <w:tcPrChange w:id="2792" w:author="Felix Pascal (felixpas)" w:date="2025-07-01T19:34:00Z">
              <w:tcPr>
                <w:tcW w:w="1387" w:type="dxa"/>
                <w:noWrap/>
                <w:hideMark/>
              </w:tcPr>
            </w:tcPrChange>
          </w:tcPr>
          <w:p w14:paraId="1C4586F1" w14:textId="77777777" w:rsidR="00C76A19" w:rsidRPr="00C76A19" w:rsidRDefault="00C76A19" w:rsidP="00C76A19">
            <w:pPr>
              <w:rPr>
                <w:ins w:id="2793" w:author="Felix Pascal (felixpas)" w:date="2025-07-01T19:16:00Z"/>
                <w:rPrChange w:id="2794" w:author="Felix Pascal (felixpas)" w:date="2025-07-01T19:16:00Z">
                  <w:rPr>
                    <w:ins w:id="2795" w:author="Felix Pascal (felixpas)" w:date="2025-07-01T19:16:00Z"/>
                    <w:rFonts w:ascii="Calibri" w:hAnsi="Calibri" w:cs="Calibri"/>
                    <w:color w:val="000000"/>
                  </w:rPr>
                </w:rPrChange>
              </w:rPr>
              <w:pPrChange w:id="2796" w:author="Felix Pascal (felixpas)" w:date="2025-07-01T19:16:00Z">
                <w:pPr>
                  <w:jc w:val="right"/>
                </w:pPr>
              </w:pPrChange>
            </w:pPr>
            <w:ins w:id="2797" w:author="Felix Pascal (felixpas)" w:date="2025-07-01T19:16:00Z">
              <w:r w:rsidRPr="00C76A19">
                <w:rPr>
                  <w:rPrChange w:id="2798" w:author="Felix Pascal (felixpas)" w:date="2025-07-01T19:16:00Z">
                    <w:rPr>
                      <w:rFonts w:ascii="Calibri" w:hAnsi="Calibri" w:cs="Calibri"/>
                      <w:color w:val="000000"/>
                    </w:rPr>
                  </w:rPrChange>
                </w:rPr>
                <w:t>0.00062998</w:t>
              </w:r>
            </w:ins>
          </w:p>
        </w:tc>
        <w:tc>
          <w:tcPr>
            <w:tcW w:w="2035" w:type="dxa"/>
            <w:noWrap/>
            <w:hideMark/>
            <w:tcPrChange w:id="2799" w:author="Felix Pascal (felixpas)" w:date="2025-07-01T19:34:00Z">
              <w:tcPr>
                <w:tcW w:w="1040" w:type="dxa"/>
                <w:noWrap/>
                <w:hideMark/>
              </w:tcPr>
            </w:tcPrChange>
          </w:tcPr>
          <w:p w14:paraId="32569E93" w14:textId="77777777" w:rsidR="00C76A19" w:rsidRPr="00C76A19" w:rsidRDefault="00C76A19">
            <w:pPr>
              <w:rPr>
                <w:ins w:id="2800" w:author="Felix Pascal (felixpas)" w:date="2025-07-01T19:16:00Z"/>
                <w:rPrChange w:id="2801" w:author="Felix Pascal (felixpas)" w:date="2025-07-01T19:16:00Z">
                  <w:rPr>
                    <w:ins w:id="2802" w:author="Felix Pascal (felixpas)" w:date="2025-07-01T19:16:00Z"/>
                    <w:rFonts w:ascii="Calibri" w:hAnsi="Calibri" w:cs="Calibri"/>
                    <w:color w:val="000000"/>
                  </w:rPr>
                </w:rPrChange>
              </w:rPr>
            </w:pPr>
            <w:ins w:id="2803" w:author="Felix Pascal (felixpas)" w:date="2025-07-01T19:16:00Z">
              <w:r w:rsidRPr="00C76A19">
                <w:rPr>
                  <w:rPrChange w:id="2804" w:author="Felix Pascal (felixpas)" w:date="2025-07-01T19:16:00Z">
                    <w:rPr>
                      <w:rFonts w:ascii="Calibri" w:hAnsi="Calibri" w:cs="Calibri"/>
                      <w:color w:val="000000"/>
                    </w:rPr>
                  </w:rPrChange>
                </w:rPr>
                <w:t>decreasing</w:t>
              </w:r>
            </w:ins>
          </w:p>
        </w:tc>
        <w:tc>
          <w:tcPr>
            <w:tcW w:w="851" w:type="dxa"/>
            <w:noWrap/>
            <w:hideMark/>
            <w:tcPrChange w:id="2805" w:author="Felix Pascal (felixpas)" w:date="2025-07-01T19:34:00Z">
              <w:tcPr>
                <w:tcW w:w="1846" w:type="dxa"/>
                <w:gridSpan w:val="2"/>
                <w:noWrap/>
                <w:hideMark/>
              </w:tcPr>
            </w:tcPrChange>
          </w:tcPr>
          <w:p w14:paraId="400E2AC5" w14:textId="77777777" w:rsidR="00C76A19" w:rsidRPr="00C76A19" w:rsidRDefault="00C76A19" w:rsidP="00C76A19">
            <w:pPr>
              <w:rPr>
                <w:ins w:id="2806" w:author="Felix Pascal (felixpas)" w:date="2025-07-01T19:16:00Z"/>
                <w:rPrChange w:id="2807" w:author="Felix Pascal (felixpas)" w:date="2025-07-01T19:16:00Z">
                  <w:rPr>
                    <w:ins w:id="2808" w:author="Felix Pascal (felixpas)" w:date="2025-07-01T19:16:00Z"/>
                    <w:rFonts w:ascii="Calibri" w:hAnsi="Calibri" w:cs="Calibri"/>
                    <w:color w:val="000000"/>
                  </w:rPr>
                </w:rPrChange>
              </w:rPr>
              <w:pPrChange w:id="2809" w:author="Felix Pascal (felixpas)" w:date="2025-07-01T19:16:00Z">
                <w:pPr>
                  <w:jc w:val="right"/>
                </w:pPr>
              </w:pPrChange>
            </w:pPr>
            <w:ins w:id="2810" w:author="Felix Pascal (felixpas)" w:date="2025-07-01T19:16:00Z">
              <w:r w:rsidRPr="00C76A19">
                <w:rPr>
                  <w:rPrChange w:id="2811" w:author="Felix Pascal (felixpas)" w:date="2025-07-01T19:16:00Z">
                    <w:rPr>
                      <w:rFonts w:ascii="Calibri" w:hAnsi="Calibri" w:cs="Calibri"/>
                      <w:color w:val="000000"/>
                    </w:rPr>
                  </w:rPrChange>
                </w:rPr>
                <w:t>139</w:t>
              </w:r>
            </w:ins>
          </w:p>
        </w:tc>
      </w:tr>
      <w:tr w:rsidR="00C76A19" w:rsidRPr="00C76A19" w14:paraId="2D5B474D" w14:textId="77777777" w:rsidTr="00D247C6">
        <w:trPr>
          <w:trHeight w:val="288"/>
          <w:ins w:id="2812" w:author="Felix Pascal (felixpas)" w:date="2025-07-01T19:16:00Z"/>
          <w:trPrChange w:id="2813" w:author="Felix Pascal (felixpas)" w:date="2025-07-01T19:34:00Z">
            <w:trPr>
              <w:gridAfter w:val="0"/>
              <w:trHeight w:val="288"/>
            </w:trPr>
          </w:trPrChange>
        </w:trPr>
        <w:tc>
          <w:tcPr>
            <w:tcW w:w="3397" w:type="dxa"/>
            <w:noWrap/>
            <w:hideMark/>
            <w:tcPrChange w:id="2814" w:author="Felix Pascal (felixpas)" w:date="2025-07-01T19:34:00Z">
              <w:tcPr>
                <w:tcW w:w="2740" w:type="dxa"/>
                <w:noWrap/>
                <w:hideMark/>
              </w:tcPr>
            </w:tcPrChange>
          </w:tcPr>
          <w:p w14:paraId="5860141A" w14:textId="77777777" w:rsidR="00C76A19" w:rsidRPr="00C76A19" w:rsidRDefault="00C76A19">
            <w:pPr>
              <w:rPr>
                <w:ins w:id="2815" w:author="Felix Pascal (felixpas)" w:date="2025-07-01T19:16:00Z"/>
                <w:rPrChange w:id="2816" w:author="Felix Pascal (felixpas)" w:date="2025-07-01T19:16:00Z">
                  <w:rPr>
                    <w:ins w:id="2817" w:author="Felix Pascal (felixpas)" w:date="2025-07-01T19:16:00Z"/>
                    <w:rFonts w:ascii="Calibri" w:hAnsi="Calibri" w:cs="Calibri"/>
                    <w:color w:val="000000"/>
                  </w:rPr>
                </w:rPrChange>
              </w:rPr>
            </w:pPr>
            <w:ins w:id="2818" w:author="Felix Pascal (felixpas)" w:date="2025-07-01T19:16:00Z">
              <w:r w:rsidRPr="00C76A19">
                <w:rPr>
                  <w:rPrChange w:id="2819" w:author="Felix Pascal (felixpas)" w:date="2025-07-01T19:16:00Z">
                    <w:rPr>
                      <w:rFonts w:ascii="Calibri" w:hAnsi="Calibri" w:cs="Calibri"/>
                      <w:color w:val="000000"/>
                    </w:rPr>
                  </w:rPrChange>
                </w:rPr>
                <w:t xml:space="preserve">Viola </w:t>
              </w:r>
              <w:proofErr w:type="spellStart"/>
              <w:r w:rsidRPr="00C76A19">
                <w:rPr>
                  <w:rPrChange w:id="2820" w:author="Felix Pascal (felixpas)" w:date="2025-07-01T19:16:00Z">
                    <w:rPr>
                      <w:rFonts w:ascii="Calibri" w:hAnsi="Calibri" w:cs="Calibri"/>
                      <w:color w:val="000000"/>
                    </w:rPr>
                  </w:rPrChange>
                </w:rPr>
                <w:t>tricolor</w:t>
              </w:r>
              <w:proofErr w:type="spellEnd"/>
              <w:r w:rsidRPr="00C76A19">
                <w:rPr>
                  <w:rPrChange w:id="2821" w:author="Felix Pascal (felixpas)" w:date="2025-07-01T19:16:00Z">
                    <w:rPr>
                      <w:rFonts w:ascii="Calibri" w:hAnsi="Calibri" w:cs="Calibri"/>
                      <w:color w:val="000000"/>
                    </w:rPr>
                  </w:rPrChange>
                </w:rPr>
                <w:t xml:space="preserve"> </w:t>
              </w:r>
              <w:proofErr w:type="spellStart"/>
              <w:r w:rsidRPr="00C76A19">
                <w:rPr>
                  <w:rPrChange w:id="2822" w:author="Felix Pascal (felixpas)" w:date="2025-07-01T19:16:00Z">
                    <w:rPr>
                      <w:rFonts w:ascii="Calibri" w:hAnsi="Calibri" w:cs="Calibri"/>
                      <w:color w:val="000000"/>
                    </w:rPr>
                  </w:rPrChange>
                </w:rPr>
                <w:t>aggr</w:t>
              </w:r>
              <w:proofErr w:type="spellEnd"/>
              <w:r w:rsidRPr="00C76A19">
                <w:rPr>
                  <w:rPrChange w:id="2823" w:author="Felix Pascal (felixpas)" w:date="2025-07-01T19:16:00Z">
                    <w:rPr>
                      <w:rFonts w:ascii="Calibri" w:hAnsi="Calibri" w:cs="Calibri"/>
                      <w:color w:val="000000"/>
                    </w:rPr>
                  </w:rPrChange>
                </w:rPr>
                <w:t>.</w:t>
              </w:r>
            </w:ins>
          </w:p>
        </w:tc>
        <w:tc>
          <w:tcPr>
            <w:tcW w:w="1823" w:type="dxa"/>
            <w:noWrap/>
            <w:hideMark/>
            <w:tcPrChange w:id="2824" w:author="Felix Pascal (felixpas)" w:date="2025-07-01T19:34:00Z">
              <w:tcPr>
                <w:tcW w:w="2480" w:type="dxa"/>
                <w:gridSpan w:val="2"/>
                <w:noWrap/>
                <w:hideMark/>
              </w:tcPr>
            </w:tcPrChange>
          </w:tcPr>
          <w:p w14:paraId="78F002D5" w14:textId="77777777" w:rsidR="00C76A19" w:rsidRPr="00C76A19" w:rsidRDefault="00C76A19" w:rsidP="00C76A19">
            <w:pPr>
              <w:rPr>
                <w:ins w:id="2825" w:author="Felix Pascal (felixpas)" w:date="2025-07-01T19:16:00Z"/>
                <w:rPrChange w:id="2826" w:author="Felix Pascal (felixpas)" w:date="2025-07-01T19:16:00Z">
                  <w:rPr>
                    <w:ins w:id="2827" w:author="Felix Pascal (felixpas)" w:date="2025-07-01T19:16:00Z"/>
                    <w:rFonts w:ascii="Calibri" w:hAnsi="Calibri" w:cs="Calibri"/>
                    <w:color w:val="000000"/>
                  </w:rPr>
                </w:rPrChange>
              </w:rPr>
              <w:pPrChange w:id="2828" w:author="Felix Pascal (felixpas)" w:date="2025-07-01T19:16:00Z">
                <w:pPr>
                  <w:jc w:val="right"/>
                </w:pPr>
              </w:pPrChange>
            </w:pPr>
            <w:ins w:id="2829" w:author="Felix Pascal (felixpas)" w:date="2025-07-01T19:16:00Z">
              <w:r w:rsidRPr="00C76A19">
                <w:rPr>
                  <w:rPrChange w:id="2830" w:author="Felix Pascal (felixpas)" w:date="2025-07-01T19:16:00Z">
                    <w:rPr>
                      <w:rFonts w:ascii="Calibri" w:hAnsi="Calibri" w:cs="Calibri"/>
                      <w:color w:val="000000"/>
                    </w:rPr>
                  </w:rPrChange>
                </w:rPr>
                <w:t>-8.456684587</w:t>
              </w:r>
            </w:ins>
          </w:p>
        </w:tc>
        <w:tc>
          <w:tcPr>
            <w:tcW w:w="1387" w:type="dxa"/>
            <w:noWrap/>
            <w:hideMark/>
            <w:tcPrChange w:id="2831" w:author="Felix Pascal (felixpas)" w:date="2025-07-01T19:34:00Z">
              <w:tcPr>
                <w:tcW w:w="1300" w:type="dxa"/>
                <w:noWrap/>
                <w:hideMark/>
              </w:tcPr>
            </w:tcPrChange>
          </w:tcPr>
          <w:p w14:paraId="2AA999F8" w14:textId="77777777" w:rsidR="00C76A19" w:rsidRPr="00C76A19" w:rsidRDefault="00C76A19" w:rsidP="00C76A19">
            <w:pPr>
              <w:rPr>
                <w:ins w:id="2832" w:author="Felix Pascal (felixpas)" w:date="2025-07-01T19:16:00Z"/>
                <w:rPrChange w:id="2833" w:author="Felix Pascal (felixpas)" w:date="2025-07-01T19:16:00Z">
                  <w:rPr>
                    <w:ins w:id="2834" w:author="Felix Pascal (felixpas)" w:date="2025-07-01T19:16:00Z"/>
                    <w:rFonts w:ascii="Calibri" w:hAnsi="Calibri" w:cs="Calibri"/>
                    <w:color w:val="000000"/>
                  </w:rPr>
                </w:rPrChange>
              </w:rPr>
              <w:pPrChange w:id="2835" w:author="Felix Pascal (felixpas)" w:date="2025-07-01T19:16:00Z">
                <w:pPr>
                  <w:jc w:val="right"/>
                </w:pPr>
              </w:pPrChange>
            </w:pPr>
            <w:ins w:id="2836" w:author="Felix Pascal (felixpas)" w:date="2025-07-01T19:16:00Z">
              <w:r w:rsidRPr="00C76A19">
                <w:rPr>
                  <w:rPrChange w:id="2837" w:author="Felix Pascal (felixpas)" w:date="2025-07-01T19:16:00Z">
                    <w:rPr>
                      <w:rFonts w:ascii="Calibri" w:hAnsi="Calibri" w:cs="Calibri"/>
                      <w:color w:val="000000"/>
                    </w:rPr>
                  </w:rPrChange>
                </w:rPr>
                <w:t>4.66239E-05</w:t>
              </w:r>
            </w:ins>
          </w:p>
        </w:tc>
        <w:tc>
          <w:tcPr>
            <w:tcW w:w="2035" w:type="dxa"/>
            <w:noWrap/>
            <w:hideMark/>
            <w:tcPrChange w:id="2838" w:author="Felix Pascal (felixpas)" w:date="2025-07-01T19:34:00Z">
              <w:tcPr>
                <w:tcW w:w="1040" w:type="dxa"/>
                <w:noWrap/>
                <w:hideMark/>
              </w:tcPr>
            </w:tcPrChange>
          </w:tcPr>
          <w:p w14:paraId="47848AD9" w14:textId="77777777" w:rsidR="00C76A19" w:rsidRPr="00C76A19" w:rsidRDefault="00C76A19">
            <w:pPr>
              <w:rPr>
                <w:ins w:id="2839" w:author="Felix Pascal (felixpas)" w:date="2025-07-01T19:16:00Z"/>
                <w:rPrChange w:id="2840" w:author="Felix Pascal (felixpas)" w:date="2025-07-01T19:16:00Z">
                  <w:rPr>
                    <w:ins w:id="2841" w:author="Felix Pascal (felixpas)" w:date="2025-07-01T19:16:00Z"/>
                    <w:rFonts w:ascii="Calibri" w:hAnsi="Calibri" w:cs="Calibri"/>
                    <w:color w:val="000000"/>
                  </w:rPr>
                </w:rPrChange>
              </w:rPr>
            </w:pPr>
            <w:ins w:id="2842" w:author="Felix Pascal (felixpas)" w:date="2025-07-01T19:16:00Z">
              <w:r w:rsidRPr="00C76A19">
                <w:rPr>
                  <w:rPrChange w:id="2843" w:author="Felix Pascal (felixpas)" w:date="2025-07-01T19:16:00Z">
                    <w:rPr>
                      <w:rFonts w:ascii="Calibri" w:hAnsi="Calibri" w:cs="Calibri"/>
                      <w:color w:val="000000"/>
                    </w:rPr>
                  </w:rPrChange>
                </w:rPr>
                <w:t>decreasing</w:t>
              </w:r>
            </w:ins>
          </w:p>
        </w:tc>
        <w:tc>
          <w:tcPr>
            <w:tcW w:w="851" w:type="dxa"/>
            <w:noWrap/>
            <w:hideMark/>
            <w:tcPrChange w:id="2844" w:author="Felix Pascal (felixpas)" w:date="2025-07-01T19:34:00Z">
              <w:tcPr>
                <w:tcW w:w="900" w:type="dxa"/>
                <w:noWrap/>
                <w:hideMark/>
              </w:tcPr>
            </w:tcPrChange>
          </w:tcPr>
          <w:p w14:paraId="42CF72CF" w14:textId="77777777" w:rsidR="00C76A19" w:rsidRPr="00C76A19" w:rsidRDefault="00C76A19" w:rsidP="00C76A19">
            <w:pPr>
              <w:rPr>
                <w:ins w:id="2845" w:author="Felix Pascal (felixpas)" w:date="2025-07-01T19:16:00Z"/>
                <w:rPrChange w:id="2846" w:author="Felix Pascal (felixpas)" w:date="2025-07-01T19:16:00Z">
                  <w:rPr>
                    <w:ins w:id="2847" w:author="Felix Pascal (felixpas)" w:date="2025-07-01T19:16:00Z"/>
                    <w:rFonts w:ascii="Calibri" w:hAnsi="Calibri" w:cs="Calibri"/>
                    <w:color w:val="000000"/>
                  </w:rPr>
                </w:rPrChange>
              </w:rPr>
              <w:pPrChange w:id="2848" w:author="Felix Pascal (felixpas)" w:date="2025-07-01T19:16:00Z">
                <w:pPr>
                  <w:jc w:val="right"/>
                </w:pPr>
              </w:pPrChange>
            </w:pPr>
            <w:ins w:id="2849" w:author="Felix Pascal (felixpas)" w:date="2025-07-01T19:16:00Z">
              <w:r w:rsidRPr="00C76A19">
                <w:rPr>
                  <w:rPrChange w:id="2850" w:author="Felix Pascal (felixpas)" w:date="2025-07-01T19:16:00Z">
                    <w:rPr>
                      <w:rFonts w:ascii="Calibri" w:hAnsi="Calibri" w:cs="Calibri"/>
                      <w:color w:val="000000"/>
                    </w:rPr>
                  </w:rPrChange>
                </w:rPr>
                <w:t>174</w:t>
              </w:r>
            </w:ins>
          </w:p>
        </w:tc>
      </w:tr>
      <w:tr w:rsidR="00D247C6" w:rsidRPr="00D247C6" w14:paraId="5DE3AC85" w14:textId="77777777" w:rsidTr="00D247C6">
        <w:tblPrEx>
          <w:tblPrExChange w:id="2851" w:author="Felix Pascal (felixpas)" w:date="2025-07-01T19:34:00Z">
            <w:tblPrEx>
              <w:tblW w:w="9493" w:type="dxa"/>
            </w:tblPrEx>
          </w:tblPrExChange>
        </w:tblPrEx>
        <w:trPr>
          <w:trHeight w:val="288"/>
          <w:ins w:id="2852" w:author="Felix Pascal (felixpas)" w:date="2025-07-01T19:16:00Z"/>
          <w:trPrChange w:id="2853" w:author="Felix Pascal (felixpas)" w:date="2025-07-01T19:34:00Z">
            <w:trPr>
              <w:trHeight w:val="288"/>
            </w:trPr>
          </w:trPrChange>
        </w:trPr>
        <w:tc>
          <w:tcPr>
            <w:tcW w:w="3397" w:type="dxa"/>
            <w:noWrap/>
            <w:hideMark/>
            <w:tcPrChange w:id="2854" w:author="Felix Pascal (felixpas)" w:date="2025-07-01T19:34:00Z">
              <w:tcPr>
                <w:tcW w:w="3397" w:type="dxa"/>
                <w:gridSpan w:val="2"/>
                <w:noWrap/>
                <w:hideMark/>
              </w:tcPr>
            </w:tcPrChange>
          </w:tcPr>
          <w:p w14:paraId="28310A26" w14:textId="77777777" w:rsidR="00C76A19" w:rsidRPr="00C76A19" w:rsidRDefault="00C76A19">
            <w:pPr>
              <w:rPr>
                <w:ins w:id="2855" w:author="Felix Pascal (felixpas)" w:date="2025-07-01T19:16:00Z"/>
                <w:rPrChange w:id="2856" w:author="Felix Pascal (felixpas)" w:date="2025-07-01T19:16:00Z">
                  <w:rPr>
                    <w:ins w:id="2857" w:author="Felix Pascal (felixpas)" w:date="2025-07-01T19:16:00Z"/>
                    <w:rFonts w:ascii="Calibri" w:hAnsi="Calibri" w:cs="Calibri"/>
                    <w:color w:val="000000"/>
                  </w:rPr>
                </w:rPrChange>
              </w:rPr>
            </w:pPr>
            <w:ins w:id="2858" w:author="Felix Pascal (felixpas)" w:date="2025-07-01T19:16:00Z">
              <w:r w:rsidRPr="00C76A19">
                <w:rPr>
                  <w:rPrChange w:id="2859" w:author="Felix Pascal (felixpas)" w:date="2025-07-01T19:16:00Z">
                    <w:rPr>
                      <w:rFonts w:ascii="Calibri" w:hAnsi="Calibri" w:cs="Calibri"/>
                      <w:color w:val="000000"/>
                    </w:rPr>
                  </w:rPrChange>
                </w:rPr>
                <w:t>Rubus saxatilis</w:t>
              </w:r>
            </w:ins>
          </w:p>
        </w:tc>
        <w:tc>
          <w:tcPr>
            <w:tcW w:w="1823" w:type="dxa"/>
            <w:noWrap/>
            <w:hideMark/>
            <w:tcPrChange w:id="2860" w:author="Felix Pascal (felixpas)" w:date="2025-07-01T19:34:00Z">
              <w:tcPr>
                <w:tcW w:w="1823" w:type="dxa"/>
                <w:noWrap/>
                <w:hideMark/>
              </w:tcPr>
            </w:tcPrChange>
          </w:tcPr>
          <w:p w14:paraId="7C5F2972" w14:textId="77777777" w:rsidR="00C76A19" w:rsidRPr="00C76A19" w:rsidRDefault="00C76A19" w:rsidP="00C76A19">
            <w:pPr>
              <w:rPr>
                <w:ins w:id="2861" w:author="Felix Pascal (felixpas)" w:date="2025-07-01T19:16:00Z"/>
                <w:rPrChange w:id="2862" w:author="Felix Pascal (felixpas)" w:date="2025-07-01T19:16:00Z">
                  <w:rPr>
                    <w:ins w:id="2863" w:author="Felix Pascal (felixpas)" w:date="2025-07-01T19:16:00Z"/>
                    <w:rFonts w:ascii="Calibri" w:hAnsi="Calibri" w:cs="Calibri"/>
                    <w:color w:val="000000"/>
                  </w:rPr>
                </w:rPrChange>
              </w:rPr>
              <w:pPrChange w:id="2864" w:author="Felix Pascal (felixpas)" w:date="2025-07-01T19:16:00Z">
                <w:pPr>
                  <w:jc w:val="right"/>
                </w:pPr>
              </w:pPrChange>
            </w:pPr>
            <w:ins w:id="2865" w:author="Felix Pascal (felixpas)" w:date="2025-07-01T19:16:00Z">
              <w:r w:rsidRPr="00C76A19">
                <w:rPr>
                  <w:rPrChange w:id="2866" w:author="Felix Pascal (felixpas)" w:date="2025-07-01T19:16:00Z">
                    <w:rPr>
                      <w:rFonts w:ascii="Calibri" w:hAnsi="Calibri" w:cs="Calibri"/>
                      <w:color w:val="000000"/>
                    </w:rPr>
                  </w:rPrChange>
                </w:rPr>
                <w:t>-8.402192357</w:t>
              </w:r>
            </w:ins>
          </w:p>
        </w:tc>
        <w:tc>
          <w:tcPr>
            <w:tcW w:w="1387" w:type="dxa"/>
            <w:noWrap/>
            <w:hideMark/>
            <w:tcPrChange w:id="2867" w:author="Felix Pascal (felixpas)" w:date="2025-07-01T19:34:00Z">
              <w:tcPr>
                <w:tcW w:w="1387" w:type="dxa"/>
                <w:noWrap/>
                <w:hideMark/>
              </w:tcPr>
            </w:tcPrChange>
          </w:tcPr>
          <w:p w14:paraId="69C5EBDA" w14:textId="77777777" w:rsidR="00C76A19" w:rsidRPr="00C76A19" w:rsidRDefault="00C76A19" w:rsidP="00C76A19">
            <w:pPr>
              <w:rPr>
                <w:ins w:id="2868" w:author="Felix Pascal (felixpas)" w:date="2025-07-01T19:16:00Z"/>
                <w:rPrChange w:id="2869" w:author="Felix Pascal (felixpas)" w:date="2025-07-01T19:16:00Z">
                  <w:rPr>
                    <w:ins w:id="2870" w:author="Felix Pascal (felixpas)" w:date="2025-07-01T19:16:00Z"/>
                    <w:rFonts w:ascii="Calibri" w:hAnsi="Calibri" w:cs="Calibri"/>
                    <w:color w:val="000000"/>
                  </w:rPr>
                </w:rPrChange>
              </w:rPr>
              <w:pPrChange w:id="2871" w:author="Felix Pascal (felixpas)" w:date="2025-07-01T19:16:00Z">
                <w:pPr>
                  <w:jc w:val="right"/>
                </w:pPr>
              </w:pPrChange>
            </w:pPr>
            <w:ins w:id="2872" w:author="Felix Pascal (felixpas)" w:date="2025-07-01T19:16:00Z">
              <w:r w:rsidRPr="00C76A19">
                <w:rPr>
                  <w:rPrChange w:id="2873" w:author="Felix Pascal (felixpas)" w:date="2025-07-01T19:16:00Z">
                    <w:rPr>
                      <w:rFonts w:ascii="Calibri" w:hAnsi="Calibri" w:cs="Calibri"/>
                      <w:color w:val="000000"/>
                    </w:rPr>
                  </w:rPrChange>
                </w:rPr>
                <w:t>0.009079365</w:t>
              </w:r>
            </w:ins>
          </w:p>
        </w:tc>
        <w:tc>
          <w:tcPr>
            <w:tcW w:w="2035" w:type="dxa"/>
            <w:noWrap/>
            <w:hideMark/>
            <w:tcPrChange w:id="2874" w:author="Felix Pascal (felixpas)" w:date="2025-07-01T19:34:00Z">
              <w:tcPr>
                <w:tcW w:w="1040" w:type="dxa"/>
                <w:noWrap/>
                <w:hideMark/>
              </w:tcPr>
            </w:tcPrChange>
          </w:tcPr>
          <w:p w14:paraId="68F60AB2" w14:textId="77777777" w:rsidR="00C76A19" w:rsidRPr="00C76A19" w:rsidRDefault="00C76A19">
            <w:pPr>
              <w:rPr>
                <w:ins w:id="2875" w:author="Felix Pascal (felixpas)" w:date="2025-07-01T19:16:00Z"/>
                <w:rPrChange w:id="2876" w:author="Felix Pascal (felixpas)" w:date="2025-07-01T19:16:00Z">
                  <w:rPr>
                    <w:ins w:id="2877" w:author="Felix Pascal (felixpas)" w:date="2025-07-01T19:16:00Z"/>
                    <w:rFonts w:ascii="Calibri" w:hAnsi="Calibri" w:cs="Calibri"/>
                    <w:color w:val="000000"/>
                  </w:rPr>
                </w:rPrChange>
              </w:rPr>
            </w:pPr>
            <w:ins w:id="2878" w:author="Felix Pascal (felixpas)" w:date="2025-07-01T19:16:00Z">
              <w:r w:rsidRPr="00C76A19">
                <w:rPr>
                  <w:rPrChange w:id="2879" w:author="Felix Pascal (felixpas)" w:date="2025-07-01T19:16:00Z">
                    <w:rPr>
                      <w:rFonts w:ascii="Calibri" w:hAnsi="Calibri" w:cs="Calibri"/>
                      <w:color w:val="000000"/>
                    </w:rPr>
                  </w:rPrChange>
                </w:rPr>
                <w:t>decreasing</w:t>
              </w:r>
            </w:ins>
          </w:p>
        </w:tc>
        <w:tc>
          <w:tcPr>
            <w:tcW w:w="851" w:type="dxa"/>
            <w:noWrap/>
            <w:hideMark/>
            <w:tcPrChange w:id="2880" w:author="Felix Pascal (felixpas)" w:date="2025-07-01T19:34:00Z">
              <w:tcPr>
                <w:tcW w:w="1846" w:type="dxa"/>
                <w:gridSpan w:val="2"/>
                <w:noWrap/>
                <w:hideMark/>
              </w:tcPr>
            </w:tcPrChange>
          </w:tcPr>
          <w:p w14:paraId="42053C36" w14:textId="77777777" w:rsidR="00C76A19" w:rsidRPr="00C76A19" w:rsidRDefault="00C76A19" w:rsidP="00C76A19">
            <w:pPr>
              <w:rPr>
                <w:ins w:id="2881" w:author="Felix Pascal (felixpas)" w:date="2025-07-01T19:16:00Z"/>
                <w:rPrChange w:id="2882" w:author="Felix Pascal (felixpas)" w:date="2025-07-01T19:16:00Z">
                  <w:rPr>
                    <w:ins w:id="2883" w:author="Felix Pascal (felixpas)" w:date="2025-07-01T19:16:00Z"/>
                    <w:rFonts w:ascii="Calibri" w:hAnsi="Calibri" w:cs="Calibri"/>
                    <w:color w:val="000000"/>
                  </w:rPr>
                </w:rPrChange>
              </w:rPr>
              <w:pPrChange w:id="2884" w:author="Felix Pascal (felixpas)" w:date="2025-07-01T19:16:00Z">
                <w:pPr>
                  <w:jc w:val="right"/>
                </w:pPr>
              </w:pPrChange>
            </w:pPr>
            <w:ins w:id="2885" w:author="Felix Pascal (felixpas)" w:date="2025-07-01T19:16:00Z">
              <w:r w:rsidRPr="00C76A19">
                <w:rPr>
                  <w:rPrChange w:id="2886" w:author="Felix Pascal (felixpas)" w:date="2025-07-01T19:16:00Z">
                    <w:rPr>
                      <w:rFonts w:ascii="Calibri" w:hAnsi="Calibri" w:cs="Calibri"/>
                      <w:color w:val="000000"/>
                    </w:rPr>
                  </w:rPrChange>
                </w:rPr>
                <w:t>117</w:t>
              </w:r>
            </w:ins>
          </w:p>
        </w:tc>
      </w:tr>
      <w:tr w:rsidR="00C76A19" w:rsidRPr="00C76A19" w14:paraId="4996398A" w14:textId="77777777" w:rsidTr="00D247C6">
        <w:trPr>
          <w:trHeight w:val="288"/>
          <w:ins w:id="2887" w:author="Felix Pascal (felixpas)" w:date="2025-07-01T19:16:00Z"/>
          <w:trPrChange w:id="2888" w:author="Felix Pascal (felixpas)" w:date="2025-07-01T19:34:00Z">
            <w:trPr>
              <w:gridAfter w:val="0"/>
              <w:trHeight w:val="288"/>
            </w:trPr>
          </w:trPrChange>
        </w:trPr>
        <w:tc>
          <w:tcPr>
            <w:tcW w:w="3397" w:type="dxa"/>
            <w:noWrap/>
            <w:hideMark/>
            <w:tcPrChange w:id="2889" w:author="Felix Pascal (felixpas)" w:date="2025-07-01T19:34:00Z">
              <w:tcPr>
                <w:tcW w:w="2740" w:type="dxa"/>
                <w:noWrap/>
                <w:hideMark/>
              </w:tcPr>
            </w:tcPrChange>
          </w:tcPr>
          <w:p w14:paraId="025E6068" w14:textId="77777777" w:rsidR="00C76A19" w:rsidRPr="00C76A19" w:rsidRDefault="00C76A19">
            <w:pPr>
              <w:rPr>
                <w:ins w:id="2890" w:author="Felix Pascal (felixpas)" w:date="2025-07-01T19:16:00Z"/>
                <w:rPrChange w:id="2891" w:author="Felix Pascal (felixpas)" w:date="2025-07-01T19:16:00Z">
                  <w:rPr>
                    <w:ins w:id="2892" w:author="Felix Pascal (felixpas)" w:date="2025-07-01T19:16:00Z"/>
                    <w:rFonts w:ascii="Calibri" w:hAnsi="Calibri" w:cs="Calibri"/>
                    <w:color w:val="000000"/>
                  </w:rPr>
                </w:rPrChange>
              </w:rPr>
            </w:pPr>
            <w:ins w:id="2893" w:author="Felix Pascal (felixpas)" w:date="2025-07-01T19:16:00Z">
              <w:r w:rsidRPr="00C76A19">
                <w:rPr>
                  <w:rPrChange w:id="2894" w:author="Felix Pascal (felixpas)" w:date="2025-07-01T19:16:00Z">
                    <w:rPr>
                      <w:rFonts w:ascii="Calibri" w:hAnsi="Calibri" w:cs="Calibri"/>
                      <w:color w:val="000000"/>
                    </w:rPr>
                  </w:rPrChange>
                </w:rPr>
                <w:t xml:space="preserve">Veronica </w:t>
              </w:r>
              <w:proofErr w:type="spellStart"/>
              <w:r w:rsidRPr="00C76A19">
                <w:rPr>
                  <w:rPrChange w:id="2895" w:author="Felix Pascal (felixpas)" w:date="2025-07-01T19:16:00Z">
                    <w:rPr>
                      <w:rFonts w:ascii="Calibri" w:hAnsi="Calibri" w:cs="Calibri"/>
                      <w:color w:val="000000"/>
                    </w:rPr>
                  </w:rPrChange>
                </w:rPr>
                <w:t>fruticans</w:t>
              </w:r>
              <w:proofErr w:type="spellEnd"/>
            </w:ins>
          </w:p>
        </w:tc>
        <w:tc>
          <w:tcPr>
            <w:tcW w:w="1823" w:type="dxa"/>
            <w:noWrap/>
            <w:hideMark/>
            <w:tcPrChange w:id="2896" w:author="Felix Pascal (felixpas)" w:date="2025-07-01T19:34:00Z">
              <w:tcPr>
                <w:tcW w:w="2480" w:type="dxa"/>
                <w:gridSpan w:val="2"/>
                <w:noWrap/>
                <w:hideMark/>
              </w:tcPr>
            </w:tcPrChange>
          </w:tcPr>
          <w:p w14:paraId="79A53372" w14:textId="77777777" w:rsidR="00C76A19" w:rsidRPr="00C76A19" w:rsidRDefault="00C76A19" w:rsidP="00C76A19">
            <w:pPr>
              <w:rPr>
                <w:ins w:id="2897" w:author="Felix Pascal (felixpas)" w:date="2025-07-01T19:16:00Z"/>
                <w:rPrChange w:id="2898" w:author="Felix Pascal (felixpas)" w:date="2025-07-01T19:16:00Z">
                  <w:rPr>
                    <w:ins w:id="2899" w:author="Felix Pascal (felixpas)" w:date="2025-07-01T19:16:00Z"/>
                    <w:rFonts w:ascii="Calibri" w:hAnsi="Calibri" w:cs="Calibri"/>
                    <w:color w:val="000000"/>
                  </w:rPr>
                </w:rPrChange>
              </w:rPr>
              <w:pPrChange w:id="2900" w:author="Felix Pascal (felixpas)" w:date="2025-07-01T19:16:00Z">
                <w:pPr>
                  <w:jc w:val="right"/>
                </w:pPr>
              </w:pPrChange>
            </w:pPr>
            <w:ins w:id="2901" w:author="Felix Pascal (felixpas)" w:date="2025-07-01T19:16:00Z">
              <w:r w:rsidRPr="00C76A19">
                <w:rPr>
                  <w:rPrChange w:id="2902" w:author="Felix Pascal (felixpas)" w:date="2025-07-01T19:16:00Z">
                    <w:rPr>
                      <w:rFonts w:ascii="Calibri" w:hAnsi="Calibri" w:cs="Calibri"/>
                      <w:color w:val="000000"/>
                    </w:rPr>
                  </w:rPrChange>
                </w:rPr>
                <w:t>-7.736919345</w:t>
              </w:r>
            </w:ins>
          </w:p>
        </w:tc>
        <w:tc>
          <w:tcPr>
            <w:tcW w:w="1387" w:type="dxa"/>
            <w:noWrap/>
            <w:hideMark/>
            <w:tcPrChange w:id="2903" w:author="Felix Pascal (felixpas)" w:date="2025-07-01T19:34:00Z">
              <w:tcPr>
                <w:tcW w:w="1300" w:type="dxa"/>
                <w:noWrap/>
                <w:hideMark/>
              </w:tcPr>
            </w:tcPrChange>
          </w:tcPr>
          <w:p w14:paraId="51B38910" w14:textId="77777777" w:rsidR="00C76A19" w:rsidRPr="00C76A19" w:rsidRDefault="00C76A19" w:rsidP="00C76A19">
            <w:pPr>
              <w:rPr>
                <w:ins w:id="2904" w:author="Felix Pascal (felixpas)" w:date="2025-07-01T19:16:00Z"/>
                <w:rPrChange w:id="2905" w:author="Felix Pascal (felixpas)" w:date="2025-07-01T19:16:00Z">
                  <w:rPr>
                    <w:ins w:id="2906" w:author="Felix Pascal (felixpas)" w:date="2025-07-01T19:16:00Z"/>
                    <w:rFonts w:ascii="Calibri" w:hAnsi="Calibri" w:cs="Calibri"/>
                    <w:color w:val="000000"/>
                  </w:rPr>
                </w:rPrChange>
              </w:rPr>
              <w:pPrChange w:id="2907" w:author="Felix Pascal (felixpas)" w:date="2025-07-01T19:16:00Z">
                <w:pPr>
                  <w:jc w:val="right"/>
                </w:pPr>
              </w:pPrChange>
            </w:pPr>
            <w:ins w:id="2908" w:author="Felix Pascal (felixpas)" w:date="2025-07-01T19:16:00Z">
              <w:r w:rsidRPr="00C76A19">
                <w:rPr>
                  <w:rPrChange w:id="2909" w:author="Felix Pascal (felixpas)" w:date="2025-07-01T19:16:00Z">
                    <w:rPr>
                      <w:rFonts w:ascii="Calibri" w:hAnsi="Calibri" w:cs="Calibri"/>
                      <w:color w:val="000000"/>
                    </w:rPr>
                  </w:rPrChange>
                </w:rPr>
                <w:t>0.032996151</w:t>
              </w:r>
            </w:ins>
          </w:p>
        </w:tc>
        <w:tc>
          <w:tcPr>
            <w:tcW w:w="2035" w:type="dxa"/>
            <w:noWrap/>
            <w:hideMark/>
            <w:tcPrChange w:id="2910" w:author="Felix Pascal (felixpas)" w:date="2025-07-01T19:34:00Z">
              <w:tcPr>
                <w:tcW w:w="1040" w:type="dxa"/>
                <w:noWrap/>
                <w:hideMark/>
              </w:tcPr>
            </w:tcPrChange>
          </w:tcPr>
          <w:p w14:paraId="6F9E03E6" w14:textId="77777777" w:rsidR="00C76A19" w:rsidRPr="00C76A19" w:rsidRDefault="00C76A19">
            <w:pPr>
              <w:rPr>
                <w:ins w:id="2911" w:author="Felix Pascal (felixpas)" w:date="2025-07-01T19:16:00Z"/>
                <w:rPrChange w:id="2912" w:author="Felix Pascal (felixpas)" w:date="2025-07-01T19:16:00Z">
                  <w:rPr>
                    <w:ins w:id="2913" w:author="Felix Pascal (felixpas)" w:date="2025-07-01T19:16:00Z"/>
                    <w:rFonts w:ascii="Calibri" w:hAnsi="Calibri" w:cs="Calibri"/>
                    <w:color w:val="000000"/>
                  </w:rPr>
                </w:rPrChange>
              </w:rPr>
            </w:pPr>
            <w:ins w:id="2914" w:author="Felix Pascal (felixpas)" w:date="2025-07-01T19:16:00Z">
              <w:r w:rsidRPr="00C76A19">
                <w:rPr>
                  <w:rPrChange w:id="2915" w:author="Felix Pascal (felixpas)" w:date="2025-07-01T19:16:00Z">
                    <w:rPr>
                      <w:rFonts w:ascii="Calibri" w:hAnsi="Calibri" w:cs="Calibri"/>
                      <w:color w:val="000000"/>
                    </w:rPr>
                  </w:rPrChange>
                </w:rPr>
                <w:t>decreasing</w:t>
              </w:r>
            </w:ins>
          </w:p>
        </w:tc>
        <w:tc>
          <w:tcPr>
            <w:tcW w:w="851" w:type="dxa"/>
            <w:noWrap/>
            <w:hideMark/>
            <w:tcPrChange w:id="2916" w:author="Felix Pascal (felixpas)" w:date="2025-07-01T19:34:00Z">
              <w:tcPr>
                <w:tcW w:w="900" w:type="dxa"/>
                <w:noWrap/>
                <w:hideMark/>
              </w:tcPr>
            </w:tcPrChange>
          </w:tcPr>
          <w:p w14:paraId="1C088DA3" w14:textId="77777777" w:rsidR="00C76A19" w:rsidRPr="00C76A19" w:rsidRDefault="00C76A19" w:rsidP="00C76A19">
            <w:pPr>
              <w:rPr>
                <w:ins w:id="2917" w:author="Felix Pascal (felixpas)" w:date="2025-07-01T19:16:00Z"/>
                <w:rPrChange w:id="2918" w:author="Felix Pascal (felixpas)" w:date="2025-07-01T19:16:00Z">
                  <w:rPr>
                    <w:ins w:id="2919" w:author="Felix Pascal (felixpas)" w:date="2025-07-01T19:16:00Z"/>
                    <w:rFonts w:ascii="Calibri" w:hAnsi="Calibri" w:cs="Calibri"/>
                    <w:color w:val="000000"/>
                  </w:rPr>
                </w:rPrChange>
              </w:rPr>
              <w:pPrChange w:id="2920" w:author="Felix Pascal (felixpas)" w:date="2025-07-01T19:16:00Z">
                <w:pPr>
                  <w:jc w:val="right"/>
                </w:pPr>
              </w:pPrChange>
            </w:pPr>
            <w:ins w:id="2921" w:author="Felix Pascal (felixpas)" w:date="2025-07-01T19:16:00Z">
              <w:r w:rsidRPr="00C76A19">
                <w:rPr>
                  <w:rPrChange w:id="2922" w:author="Felix Pascal (felixpas)" w:date="2025-07-01T19:16:00Z">
                    <w:rPr>
                      <w:rFonts w:ascii="Calibri" w:hAnsi="Calibri" w:cs="Calibri"/>
                      <w:color w:val="000000"/>
                    </w:rPr>
                  </w:rPrChange>
                </w:rPr>
                <w:t>90</w:t>
              </w:r>
            </w:ins>
          </w:p>
        </w:tc>
      </w:tr>
      <w:tr w:rsidR="00D247C6" w:rsidRPr="00D247C6" w14:paraId="77036D7E" w14:textId="77777777" w:rsidTr="00D247C6">
        <w:tblPrEx>
          <w:tblPrExChange w:id="2923" w:author="Felix Pascal (felixpas)" w:date="2025-07-01T19:34:00Z">
            <w:tblPrEx>
              <w:tblW w:w="9493" w:type="dxa"/>
            </w:tblPrEx>
          </w:tblPrExChange>
        </w:tblPrEx>
        <w:trPr>
          <w:trHeight w:val="288"/>
          <w:ins w:id="2924" w:author="Felix Pascal (felixpas)" w:date="2025-07-01T19:16:00Z"/>
          <w:trPrChange w:id="2925" w:author="Felix Pascal (felixpas)" w:date="2025-07-01T19:34:00Z">
            <w:trPr>
              <w:trHeight w:val="288"/>
            </w:trPr>
          </w:trPrChange>
        </w:trPr>
        <w:tc>
          <w:tcPr>
            <w:tcW w:w="3397" w:type="dxa"/>
            <w:noWrap/>
            <w:hideMark/>
            <w:tcPrChange w:id="2926" w:author="Felix Pascal (felixpas)" w:date="2025-07-01T19:34:00Z">
              <w:tcPr>
                <w:tcW w:w="3397" w:type="dxa"/>
                <w:gridSpan w:val="2"/>
                <w:noWrap/>
                <w:hideMark/>
              </w:tcPr>
            </w:tcPrChange>
          </w:tcPr>
          <w:p w14:paraId="008FA8D7" w14:textId="77777777" w:rsidR="00C76A19" w:rsidRPr="00C76A19" w:rsidRDefault="00C76A19">
            <w:pPr>
              <w:rPr>
                <w:ins w:id="2927" w:author="Felix Pascal (felixpas)" w:date="2025-07-01T19:16:00Z"/>
                <w:rPrChange w:id="2928" w:author="Felix Pascal (felixpas)" w:date="2025-07-01T19:16:00Z">
                  <w:rPr>
                    <w:ins w:id="2929" w:author="Felix Pascal (felixpas)" w:date="2025-07-01T19:16:00Z"/>
                    <w:rFonts w:ascii="Calibri" w:hAnsi="Calibri" w:cs="Calibri"/>
                    <w:color w:val="000000"/>
                  </w:rPr>
                </w:rPrChange>
              </w:rPr>
            </w:pPr>
            <w:ins w:id="2930" w:author="Felix Pascal (felixpas)" w:date="2025-07-01T19:16:00Z">
              <w:r w:rsidRPr="00C76A19">
                <w:rPr>
                  <w:rPrChange w:id="2931" w:author="Felix Pascal (felixpas)" w:date="2025-07-01T19:16:00Z">
                    <w:rPr>
                      <w:rFonts w:ascii="Calibri" w:hAnsi="Calibri" w:cs="Calibri"/>
                      <w:color w:val="000000"/>
                    </w:rPr>
                  </w:rPrChange>
                </w:rPr>
                <w:t xml:space="preserve">Alchemilla vulgaris </w:t>
              </w:r>
              <w:proofErr w:type="spellStart"/>
              <w:r w:rsidRPr="00C76A19">
                <w:rPr>
                  <w:rPrChange w:id="2932" w:author="Felix Pascal (felixpas)" w:date="2025-07-01T19:16:00Z">
                    <w:rPr>
                      <w:rFonts w:ascii="Calibri" w:hAnsi="Calibri" w:cs="Calibri"/>
                      <w:color w:val="000000"/>
                    </w:rPr>
                  </w:rPrChange>
                </w:rPr>
                <w:t>bdm-agg</w:t>
              </w:r>
              <w:proofErr w:type="spellEnd"/>
              <w:r w:rsidRPr="00C76A19">
                <w:rPr>
                  <w:rPrChange w:id="2933" w:author="Felix Pascal (felixpas)" w:date="2025-07-01T19:16:00Z">
                    <w:rPr>
                      <w:rFonts w:ascii="Calibri" w:hAnsi="Calibri" w:cs="Calibri"/>
                      <w:color w:val="000000"/>
                    </w:rPr>
                  </w:rPrChange>
                </w:rPr>
                <w:t>.</w:t>
              </w:r>
            </w:ins>
          </w:p>
        </w:tc>
        <w:tc>
          <w:tcPr>
            <w:tcW w:w="1823" w:type="dxa"/>
            <w:noWrap/>
            <w:hideMark/>
            <w:tcPrChange w:id="2934" w:author="Felix Pascal (felixpas)" w:date="2025-07-01T19:34:00Z">
              <w:tcPr>
                <w:tcW w:w="1823" w:type="dxa"/>
                <w:noWrap/>
                <w:hideMark/>
              </w:tcPr>
            </w:tcPrChange>
          </w:tcPr>
          <w:p w14:paraId="224CE25A" w14:textId="77777777" w:rsidR="00C76A19" w:rsidRPr="00C76A19" w:rsidRDefault="00C76A19" w:rsidP="00C76A19">
            <w:pPr>
              <w:rPr>
                <w:ins w:id="2935" w:author="Felix Pascal (felixpas)" w:date="2025-07-01T19:16:00Z"/>
                <w:rPrChange w:id="2936" w:author="Felix Pascal (felixpas)" w:date="2025-07-01T19:16:00Z">
                  <w:rPr>
                    <w:ins w:id="2937" w:author="Felix Pascal (felixpas)" w:date="2025-07-01T19:16:00Z"/>
                    <w:rFonts w:ascii="Calibri" w:hAnsi="Calibri" w:cs="Calibri"/>
                    <w:color w:val="000000"/>
                  </w:rPr>
                </w:rPrChange>
              </w:rPr>
              <w:pPrChange w:id="2938" w:author="Felix Pascal (felixpas)" w:date="2025-07-01T19:16:00Z">
                <w:pPr>
                  <w:jc w:val="right"/>
                </w:pPr>
              </w:pPrChange>
            </w:pPr>
            <w:ins w:id="2939" w:author="Felix Pascal (felixpas)" w:date="2025-07-01T19:16:00Z">
              <w:r w:rsidRPr="00C76A19">
                <w:rPr>
                  <w:rPrChange w:id="2940" w:author="Felix Pascal (felixpas)" w:date="2025-07-01T19:16:00Z">
                    <w:rPr>
                      <w:rFonts w:ascii="Calibri" w:hAnsi="Calibri" w:cs="Calibri"/>
                      <w:color w:val="000000"/>
                    </w:rPr>
                  </w:rPrChange>
                </w:rPr>
                <w:t>-7.72025114</w:t>
              </w:r>
            </w:ins>
          </w:p>
        </w:tc>
        <w:tc>
          <w:tcPr>
            <w:tcW w:w="1387" w:type="dxa"/>
            <w:noWrap/>
            <w:hideMark/>
            <w:tcPrChange w:id="2941" w:author="Felix Pascal (felixpas)" w:date="2025-07-01T19:34:00Z">
              <w:tcPr>
                <w:tcW w:w="1387" w:type="dxa"/>
                <w:noWrap/>
                <w:hideMark/>
              </w:tcPr>
            </w:tcPrChange>
          </w:tcPr>
          <w:p w14:paraId="7A944A8B" w14:textId="77777777" w:rsidR="00C76A19" w:rsidRPr="00C76A19" w:rsidRDefault="00C76A19" w:rsidP="00C76A19">
            <w:pPr>
              <w:rPr>
                <w:ins w:id="2942" w:author="Felix Pascal (felixpas)" w:date="2025-07-01T19:16:00Z"/>
                <w:rPrChange w:id="2943" w:author="Felix Pascal (felixpas)" w:date="2025-07-01T19:16:00Z">
                  <w:rPr>
                    <w:ins w:id="2944" w:author="Felix Pascal (felixpas)" w:date="2025-07-01T19:16:00Z"/>
                    <w:rFonts w:ascii="Calibri" w:hAnsi="Calibri" w:cs="Calibri"/>
                    <w:color w:val="000000"/>
                  </w:rPr>
                </w:rPrChange>
              </w:rPr>
              <w:pPrChange w:id="2945" w:author="Felix Pascal (felixpas)" w:date="2025-07-01T19:16:00Z">
                <w:pPr>
                  <w:jc w:val="right"/>
                </w:pPr>
              </w:pPrChange>
            </w:pPr>
            <w:ins w:id="2946" w:author="Felix Pascal (felixpas)" w:date="2025-07-01T19:16:00Z">
              <w:r w:rsidRPr="00C76A19">
                <w:rPr>
                  <w:rPrChange w:id="2947" w:author="Felix Pascal (felixpas)" w:date="2025-07-01T19:16:00Z">
                    <w:rPr>
                      <w:rFonts w:ascii="Calibri" w:hAnsi="Calibri" w:cs="Calibri"/>
                      <w:color w:val="000000"/>
                    </w:rPr>
                  </w:rPrChange>
                </w:rPr>
                <w:t>7.47098E-09</w:t>
              </w:r>
            </w:ins>
          </w:p>
        </w:tc>
        <w:tc>
          <w:tcPr>
            <w:tcW w:w="2035" w:type="dxa"/>
            <w:noWrap/>
            <w:hideMark/>
            <w:tcPrChange w:id="2948" w:author="Felix Pascal (felixpas)" w:date="2025-07-01T19:34:00Z">
              <w:tcPr>
                <w:tcW w:w="1040" w:type="dxa"/>
                <w:noWrap/>
                <w:hideMark/>
              </w:tcPr>
            </w:tcPrChange>
          </w:tcPr>
          <w:p w14:paraId="25FCB683" w14:textId="77777777" w:rsidR="00C76A19" w:rsidRPr="00C76A19" w:rsidRDefault="00C76A19">
            <w:pPr>
              <w:rPr>
                <w:ins w:id="2949" w:author="Felix Pascal (felixpas)" w:date="2025-07-01T19:16:00Z"/>
                <w:rPrChange w:id="2950" w:author="Felix Pascal (felixpas)" w:date="2025-07-01T19:16:00Z">
                  <w:rPr>
                    <w:ins w:id="2951" w:author="Felix Pascal (felixpas)" w:date="2025-07-01T19:16:00Z"/>
                    <w:rFonts w:ascii="Calibri" w:hAnsi="Calibri" w:cs="Calibri"/>
                    <w:color w:val="000000"/>
                  </w:rPr>
                </w:rPrChange>
              </w:rPr>
            </w:pPr>
            <w:ins w:id="2952" w:author="Felix Pascal (felixpas)" w:date="2025-07-01T19:16:00Z">
              <w:r w:rsidRPr="00C76A19">
                <w:rPr>
                  <w:rPrChange w:id="2953" w:author="Felix Pascal (felixpas)" w:date="2025-07-01T19:16:00Z">
                    <w:rPr>
                      <w:rFonts w:ascii="Calibri" w:hAnsi="Calibri" w:cs="Calibri"/>
                      <w:color w:val="000000"/>
                    </w:rPr>
                  </w:rPrChange>
                </w:rPr>
                <w:t>decreasing</w:t>
              </w:r>
            </w:ins>
          </w:p>
        </w:tc>
        <w:tc>
          <w:tcPr>
            <w:tcW w:w="851" w:type="dxa"/>
            <w:noWrap/>
            <w:hideMark/>
            <w:tcPrChange w:id="2954" w:author="Felix Pascal (felixpas)" w:date="2025-07-01T19:34:00Z">
              <w:tcPr>
                <w:tcW w:w="1846" w:type="dxa"/>
                <w:gridSpan w:val="2"/>
                <w:noWrap/>
                <w:hideMark/>
              </w:tcPr>
            </w:tcPrChange>
          </w:tcPr>
          <w:p w14:paraId="6AF29322" w14:textId="77777777" w:rsidR="00C76A19" w:rsidRPr="00C76A19" w:rsidRDefault="00C76A19" w:rsidP="00C76A19">
            <w:pPr>
              <w:rPr>
                <w:ins w:id="2955" w:author="Felix Pascal (felixpas)" w:date="2025-07-01T19:16:00Z"/>
                <w:rPrChange w:id="2956" w:author="Felix Pascal (felixpas)" w:date="2025-07-01T19:16:00Z">
                  <w:rPr>
                    <w:ins w:id="2957" w:author="Felix Pascal (felixpas)" w:date="2025-07-01T19:16:00Z"/>
                    <w:rFonts w:ascii="Calibri" w:hAnsi="Calibri" w:cs="Calibri"/>
                    <w:color w:val="000000"/>
                  </w:rPr>
                </w:rPrChange>
              </w:rPr>
              <w:pPrChange w:id="2958" w:author="Felix Pascal (felixpas)" w:date="2025-07-01T19:16:00Z">
                <w:pPr>
                  <w:jc w:val="right"/>
                </w:pPr>
              </w:pPrChange>
            </w:pPr>
            <w:ins w:id="2959" w:author="Felix Pascal (felixpas)" w:date="2025-07-01T19:16:00Z">
              <w:r w:rsidRPr="00C76A19">
                <w:rPr>
                  <w:rPrChange w:id="2960" w:author="Felix Pascal (felixpas)" w:date="2025-07-01T19:16:00Z">
                    <w:rPr>
                      <w:rFonts w:ascii="Calibri" w:hAnsi="Calibri" w:cs="Calibri"/>
                      <w:color w:val="000000"/>
                    </w:rPr>
                  </w:rPrChange>
                </w:rPr>
                <w:t>1285</w:t>
              </w:r>
            </w:ins>
          </w:p>
        </w:tc>
      </w:tr>
      <w:tr w:rsidR="00C76A19" w:rsidRPr="00C76A19" w14:paraId="0DC6E12B" w14:textId="77777777" w:rsidTr="00D247C6">
        <w:trPr>
          <w:trHeight w:val="288"/>
          <w:ins w:id="2961" w:author="Felix Pascal (felixpas)" w:date="2025-07-01T19:16:00Z"/>
          <w:trPrChange w:id="2962" w:author="Felix Pascal (felixpas)" w:date="2025-07-01T19:34:00Z">
            <w:trPr>
              <w:gridAfter w:val="0"/>
              <w:trHeight w:val="288"/>
            </w:trPr>
          </w:trPrChange>
        </w:trPr>
        <w:tc>
          <w:tcPr>
            <w:tcW w:w="3397" w:type="dxa"/>
            <w:noWrap/>
            <w:hideMark/>
            <w:tcPrChange w:id="2963" w:author="Felix Pascal (felixpas)" w:date="2025-07-01T19:34:00Z">
              <w:tcPr>
                <w:tcW w:w="2740" w:type="dxa"/>
                <w:noWrap/>
                <w:hideMark/>
              </w:tcPr>
            </w:tcPrChange>
          </w:tcPr>
          <w:p w14:paraId="598C7B93" w14:textId="77777777" w:rsidR="00C76A19" w:rsidRPr="00C76A19" w:rsidRDefault="00C76A19">
            <w:pPr>
              <w:rPr>
                <w:ins w:id="2964" w:author="Felix Pascal (felixpas)" w:date="2025-07-01T19:16:00Z"/>
                <w:rPrChange w:id="2965" w:author="Felix Pascal (felixpas)" w:date="2025-07-01T19:16:00Z">
                  <w:rPr>
                    <w:ins w:id="2966" w:author="Felix Pascal (felixpas)" w:date="2025-07-01T19:16:00Z"/>
                    <w:rFonts w:ascii="Calibri" w:hAnsi="Calibri" w:cs="Calibri"/>
                    <w:color w:val="000000"/>
                  </w:rPr>
                </w:rPrChange>
              </w:rPr>
            </w:pPr>
            <w:ins w:id="2967" w:author="Felix Pascal (felixpas)" w:date="2025-07-01T19:16:00Z">
              <w:r w:rsidRPr="00C76A19">
                <w:rPr>
                  <w:rPrChange w:id="2968" w:author="Felix Pascal (felixpas)" w:date="2025-07-01T19:16:00Z">
                    <w:rPr>
                      <w:rFonts w:ascii="Calibri" w:hAnsi="Calibri" w:cs="Calibri"/>
                      <w:color w:val="000000"/>
                    </w:rPr>
                  </w:rPrChange>
                </w:rPr>
                <w:t xml:space="preserve">Anemone </w:t>
              </w:r>
              <w:proofErr w:type="spellStart"/>
              <w:r w:rsidRPr="00C76A19">
                <w:rPr>
                  <w:rPrChange w:id="2969" w:author="Felix Pascal (felixpas)" w:date="2025-07-01T19:16:00Z">
                    <w:rPr>
                      <w:rFonts w:ascii="Calibri" w:hAnsi="Calibri" w:cs="Calibri"/>
                      <w:color w:val="000000"/>
                    </w:rPr>
                  </w:rPrChange>
                </w:rPr>
                <w:t>nemorosa</w:t>
              </w:r>
              <w:proofErr w:type="spellEnd"/>
            </w:ins>
          </w:p>
        </w:tc>
        <w:tc>
          <w:tcPr>
            <w:tcW w:w="1823" w:type="dxa"/>
            <w:noWrap/>
            <w:hideMark/>
            <w:tcPrChange w:id="2970" w:author="Felix Pascal (felixpas)" w:date="2025-07-01T19:34:00Z">
              <w:tcPr>
                <w:tcW w:w="2480" w:type="dxa"/>
                <w:gridSpan w:val="2"/>
                <w:noWrap/>
                <w:hideMark/>
              </w:tcPr>
            </w:tcPrChange>
          </w:tcPr>
          <w:p w14:paraId="7D6D9987" w14:textId="77777777" w:rsidR="00C76A19" w:rsidRPr="00C76A19" w:rsidRDefault="00C76A19" w:rsidP="00C76A19">
            <w:pPr>
              <w:rPr>
                <w:ins w:id="2971" w:author="Felix Pascal (felixpas)" w:date="2025-07-01T19:16:00Z"/>
                <w:rPrChange w:id="2972" w:author="Felix Pascal (felixpas)" w:date="2025-07-01T19:16:00Z">
                  <w:rPr>
                    <w:ins w:id="2973" w:author="Felix Pascal (felixpas)" w:date="2025-07-01T19:16:00Z"/>
                    <w:rFonts w:ascii="Calibri" w:hAnsi="Calibri" w:cs="Calibri"/>
                    <w:color w:val="000000"/>
                  </w:rPr>
                </w:rPrChange>
              </w:rPr>
              <w:pPrChange w:id="2974" w:author="Felix Pascal (felixpas)" w:date="2025-07-01T19:16:00Z">
                <w:pPr>
                  <w:jc w:val="right"/>
                </w:pPr>
              </w:pPrChange>
            </w:pPr>
            <w:ins w:id="2975" w:author="Felix Pascal (felixpas)" w:date="2025-07-01T19:16:00Z">
              <w:r w:rsidRPr="00C76A19">
                <w:rPr>
                  <w:rPrChange w:id="2976" w:author="Felix Pascal (felixpas)" w:date="2025-07-01T19:16:00Z">
                    <w:rPr>
                      <w:rFonts w:ascii="Calibri" w:hAnsi="Calibri" w:cs="Calibri"/>
                      <w:color w:val="000000"/>
                    </w:rPr>
                  </w:rPrChange>
                </w:rPr>
                <w:t>-7.503430121</w:t>
              </w:r>
            </w:ins>
          </w:p>
        </w:tc>
        <w:tc>
          <w:tcPr>
            <w:tcW w:w="1387" w:type="dxa"/>
            <w:noWrap/>
            <w:hideMark/>
            <w:tcPrChange w:id="2977" w:author="Felix Pascal (felixpas)" w:date="2025-07-01T19:34:00Z">
              <w:tcPr>
                <w:tcW w:w="1300" w:type="dxa"/>
                <w:noWrap/>
                <w:hideMark/>
              </w:tcPr>
            </w:tcPrChange>
          </w:tcPr>
          <w:p w14:paraId="70A7DC28" w14:textId="77777777" w:rsidR="00C76A19" w:rsidRPr="00C76A19" w:rsidRDefault="00C76A19" w:rsidP="00C76A19">
            <w:pPr>
              <w:rPr>
                <w:ins w:id="2978" w:author="Felix Pascal (felixpas)" w:date="2025-07-01T19:16:00Z"/>
                <w:rPrChange w:id="2979" w:author="Felix Pascal (felixpas)" w:date="2025-07-01T19:16:00Z">
                  <w:rPr>
                    <w:ins w:id="2980" w:author="Felix Pascal (felixpas)" w:date="2025-07-01T19:16:00Z"/>
                    <w:rFonts w:ascii="Calibri" w:hAnsi="Calibri" w:cs="Calibri"/>
                    <w:color w:val="000000"/>
                  </w:rPr>
                </w:rPrChange>
              </w:rPr>
              <w:pPrChange w:id="2981" w:author="Felix Pascal (felixpas)" w:date="2025-07-01T19:16:00Z">
                <w:pPr>
                  <w:jc w:val="right"/>
                </w:pPr>
              </w:pPrChange>
            </w:pPr>
            <w:ins w:id="2982" w:author="Felix Pascal (felixpas)" w:date="2025-07-01T19:16:00Z">
              <w:r w:rsidRPr="00C76A19">
                <w:rPr>
                  <w:rPrChange w:id="2983" w:author="Felix Pascal (felixpas)" w:date="2025-07-01T19:16:00Z">
                    <w:rPr>
                      <w:rFonts w:ascii="Calibri" w:hAnsi="Calibri" w:cs="Calibri"/>
                      <w:color w:val="000000"/>
                    </w:rPr>
                  </w:rPrChange>
                </w:rPr>
                <w:t>0.00026337</w:t>
              </w:r>
            </w:ins>
          </w:p>
        </w:tc>
        <w:tc>
          <w:tcPr>
            <w:tcW w:w="2035" w:type="dxa"/>
            <w:noWrap/>
            <w:hideMark/>
            <w:tcPrChange w:id="2984" w:author="Felix Pascal (felixpas)" w:date="2025-07-01T19:34:00Z">
              <w:tcPr>
                <w:tcW w:w="1040" w:type="dxa"/>
                <w:noWrap/>
                <w:hideMark/>
              </w:tcPr>
            </w:tcPrChange>
          </w:tcPr>
          <w:p w14:paraId="72B5DE25" w14:textId="77777777" w:rsidR="00C76A19" w:rsidRPr="00C76A19" w:rsidRDefault="00C76A19">
            <w:pPr>
              <w:rPr>
                <w:ins w:id="2985" w:author="Felix Pascal (felixpas)" w:date="2025-07-01T19:16:00Z"/>
                <w:rPrChange w:id="2986" w:author="Felix Pascal (felixpas)" w:date="2025-07-01T19:16:00Z">
                  <w:rPr>
                    <w:ins w:id="2987" w:author="Felix Pascal (felixpas)" w:date="2025-07-01T19:16:00Z"/>
                    <w:rFonts w:ascii="Calibri" w:hAnsi="Calibri" w:cs="Calibri"/>
                    <w:color w:val="000000"/>
                  </w:rPr>
                </w:rPrChange>
              </w:rPr>
            </w:pPr>
            <w:ins w:id="2988" w:author="Felix Pascal (felixpas)" w:date="2025-07-01T19:16:00Z">
              <w:r w:rsidRPr="00C76A19">
                <w:rPr>
                  <w:rPrChange w:id="2989" w:author="Felix Pascal (felixpas)" w:date="2025-07-01T19:16:00Z">
                    <w:rPr>
                      <w:rFonts w:ascii="Calibri" w:hAnsi="Calibri" w:cs="Calibri"/>
                      <w:color w:val="000000"/>
                    </w:rPr>
                  </w:rPrChange>
                </w:rPr>
                <w:t>decreasing</w:t>
              </w:r>
            </w:ins>
          </w:p>
        </w:tc>
        <w:tc>
          <w:tcPr>
            <w:tcW w:w="851" w:type="dxa"/>
            <w:noWrap/>
            <w:hideMark/>
            <w:tcPrChange w:id="2990" w:author="Felix Pascal (felixpas)" w:date="2025-07-01T19:34:00Z">
              <w:tcPr>
                <w:tcW w:w="900" w:type="dxa"/>
                <w:noWrap/>
                <w:hideMark/>
              </w:tcPr>
            </w:tcPrChange>
          </w:tcPr>
          <w:p w14:paraId="461815C5" w14:textId="77777777" w:rsidR="00C76A19" w:rsidRPr="00C76A19" w:rsidRDefault="00C76A19" w:rsidP="00C76A19">
            <w:pPr>
              <w:rPr>
                <w:ins w:id="2991" w:author="Felix Pascal (felixpas)" w:date="2025-07-01T19:16:00Z"/>
                <w:rPrChange w:id="2992" w:author="Felix Pascal (felixpas)" w:date="2025-07-01T19:16:00Z">
                  <w:rPr>
                    <w:ins w:id="2993" w:author="Felix Pascal (felixpas)" w:date="2025-07-01T19:16:00Z"/>
                    <w:rFonts w:ascii="Calibri" w:hAnsi="Calibri" w:cs="Calibri"/>
                    <w:color w:val="000000"/>
                  </w:rPr>
                </w:rPrChange>
              </w:rPr>
              <w:pPrChange w:id="2994" w:author="Felix Pascal (felixpas)" w:date="2025-07-01T19:16:00Z">
                <w:pPr>
                  <w:jc w:val="right"/>
                </w:pPr>
              </w:pPrChange>
            </w:pPr>
            <w:ins w:id="2995" w:author="Felix Pascal (felixpas)" w:date="2025-07-01T19:16:00Z">
              <w:r w:rsidRPr="00C76A19">
                <w:rPr>
                  <w:rPrChange w:id="2996" w:author="Felix Pascal (felixpas)" w:date="2025-07-01T19:16:00Z">
                    <w:rPr>
                      <w:rFonts w:ascii="Calibri" w:hAnsi="Calibri" w:cs="Calibri"/>
                      <w:color w:val="000000"/>
                    </w:rPr>
                  </w:rPrChange>
                </w:rPr>
                <w:t>460</w:t>
              </w:r>
            </w:ins>
          </w:p>
        </w:tc>
      </w:tr>
      <w:tr w:rsidR="00D247C6" w:rsidRPr="00D247C6" w14:paraId="390E83A6" w14:textId="77777777" w:rsidTr="00D247C6">
        <w:tblPrEx>
          <w:tblPrExChange w:id="2997" w:author="Felix Pascal (felixpas)" w:date="2025-07-01T19:34:00Z">
            <w:tblPrEx>
              <w:tblW w:w="9493" w:type="dxa"/>
            </w:tblPrEx>
          </w:tblPrExChange>
        </w:tblPrEx>
        <w:trPr>
          <w:trHeight w:val="288"/>
          <w:ins w:id="2998" w:author="Felix Pascal (felixpas)" w:date="2025-07-01T19:16:00Z"/>
          <w:trPrChange w:id="2999" w:author="Felix Pascal (felixpas)" w:date="2025-07-01T19:34:00Z">
            <w:trPr>
              <w:trHeight w:val="288"/>
            </w:trPr>
          </w:trPrChange>
        </w:trPr>
        <w:tc>
          <w:tcPr>
            <w:tcW w:w="3397" w:type="dxa"/>
            <w:noWrap/>
            <w:hideMark/>
            <w:tcPrChange w:id="3000" w:author="Felix Pascal (felixpas)" w:date="2025-07-01T19:34:00Z">
              <w:tcPr>
                <w:tcW w:w="3397" w:type="dxa"/>
                <w:gridSpan w:val="2"/>
                <w:noWrap/>
                <w:hideMark/>
              </w:tcPr>
            </w:tcPrChange>
          </w:tcPr>
          <w:p w14:paraId="404658F8" w14:textId="77777777" w:rsidR="00C76A19" w:rsidRPr="00C76A19" w:rsidRDefault="00C76A19">
            <w:pPr>
              <w:rPr>
                <w:ins w:id="3001" w:author="Felix Pascal (felixpas)" w:date="2025-07-01T19:16:00Z"/>
                <w:rPrChange w:id="3002" w:author="Felix Pascal (felixpas)" w:date="2025-07-01T19:16:00Z">
                  <w:rPr>
                    <w:ins w:id="3003" w:author="Felix Pascal (felixpas)" w:date="2025-07-01T19:16:00Z"/>
                    <w:rFonts w:ascii="Calibri" w:hAnsi="Calibri" w:cs="Calibri"/>
                    <w:color w:val="000000"/>
                  </w:rPr>
                </w:rPrChange>
              </w:rPr>
            </w:pPr>
            <w:proofErr w:type="spellStart"/>
            <w:ins w:id="3004" w:author="Felix Pascal (felixpas)" w:date="2025-07-01T19:16:00Z">
              <w:r w:rsidRPr="00C76A19">
                <w:rPr>
                  <w:rPrChange w:id="3005" w:author="Felix Pascal (felixpas)" w:date="2025-07-01T19:16:00Z">
                    <w:rPr>
                      <w:rFonts w:ascii="Calibri" w:hAnsi="Calibri" w:cs="Calibri"/>
                      <w:color w:val="000000"/>
                    </w:rPr>
                  </w:rPrChange>
                </w:rPr>
                <w:t>Brachypodium</w:t>
              </w:r>
              <w:proofErr w:type="spellEnd"/>
              <w:r w:rsidRPr="00C76A19">
                <w:rPr>
                  <w:rPrChange w:id="3006" w:author="Felix Pascal (felixpas)" w:date="2025-07-01T19:16:00Z">
                    <w:rPr>
                      <w:rFonts w:ascii="Calibri" w:hAnsi="Calibri" w:cs="Calibri"/>
                      <w:color w:val="000000"/>
                    </w:rPr>
                  </w:rPrChange>
                </w:rPr>
                <w:t xml:space="preserve"> </w:t>
              </w:r>
              <w:proofErr w:type="spellStart"/>
              <w:r w:rsidRPr="00C76A19">
                <w:rPr>
                  <w:rPrChange w:id="3007" w:author="Felix Pascal (felixpas)" w:date="2025-07-01T19:16:00Z">
                    <w:rPr>
                      <w:rFonts w:ascii="Calibri" w:hAnsi="Calibri" w:cs="Calibri"/>
                      <w:color w:val="000000"/>
                    </w:rPr>
                  </w:rPrChange>
                </w:rPr>
                <w:t>pinnatum</w:t>
              </w:r>
              <w:proofErr w:type="spellEnd"/>
            </w:ins>
          </w:p>
        </w:tc>
        <w:tc>
          <w:tcPr>
            <w:tcW w:w="1823" w:type="dxa"/>
            <w:noWrap/>
            <w:hideMark/>
            <w:tcPrChange w:id="3008" w:author="Felix Pascal (felixpas)" w:date="2025-07-01T19:34:00Z">
              <w:tcPr>
                <w:tcW w:w="1823" w:type="dxa"/>
                <w:noWrap/>
                <w:hideMark/>
              </w:tcPr>
            </w:tcPrChange>
          </w:tcPr>
          <w:p w14:paraId="65CFFA48" w14:textId="77777777" w:rsidR="00C76A19" w:rsidRPr="00C76A19" w:rsidRDefault="00C76A19" w:rsidP="00C76A19">
            <w:pPr>
              <w:rPr>
                <w:ins w:id="3009" w:author="Felix Pascal (felixpas)" w:date="2025-07-01T19:16:00Z"/>
                <w:rPrChange w:id="3010" w:author="Felix Pascal (felixpas)" w:date="2025-07-01T19:16:00Z">
                  <w:rPr>
                    <w:ins w:id="3011" w:author="Felix Pascal (felixpas)" w:date="2025-07-01T19:16:00Z"/>
                    <w:rFonts w:ascii="Calibri" w:hAnsi="Calibri" w:cs="Calibri"/>
                    <w:color w:val="000000"/>
                  </w:rPr>
                </w:rPrChange>
              </w:rPr>
              <w:pPrChange w:id="3012" w:author="Felix Pascal (felixpas)" w:date="2025-07-01T19:16:00Z">
                <w:pPr>
                  <w:jc w:val="right"/>
                </w:pPr>
              </w:pPrChange>
            </w:pPr>
            <w:ins w:id="3013" w:author="Felix Pascal (felixpas)" w:date="2025-07-01T19:16:00Z">
              <w:r w:rsidRPr="00C76A19">
                <w:rPr>
                  <w:rPrChange w:id="3014" w:author="Felix Pascal (felixpas)" w:date="2025-07-01T19:16:00Z">
                    <w:rPr>
                      <w:rFonts w:ascii="Calibri" w:hAnsi="Calibri" w:cs="Calibri"/>
                      <w:color w:val="000000"/>
                    </w:rPr>
                  </w:rPrChange>
                </w:rPr>
                <w:t>-7.479796342</w:t>
              </w:r>
            </w:ins>
          </w:p>
        </w:tc>
        <w:tc>
          <w:tcPr>
            <w:tcW w:w="1387" w:type="dxa"/>
            <w:noWrap/>
            <w:hideMark/>
            <w:tcPrChange w:id="3015" w:author="Felix Pascal (felixpas)" w:date="2025-07-01T19:34:00Z">
              <w:tcPr>
                <w:tcW w:w="1387" w:type="dxa"/>
                <w:noWrap/>
                <w:hideMark/>
              </w:tcPr>
            </w:tcPrChange>
          </w:tcPr>
          <w:p w14:paraId="76C19457" w14:textId="77777777" w:rsidR="00C76A19" w:rsidRPr="00C76A19" w:rsidRDefault="00C76A19" w:rsidP="00C76A19">
            <w:pPr>
              <w:rPr>
                <w:ins w:id="3016" w:author="Felix Pascal (felixpas)" w:date="2025-07-01T19:16:00Z"/>
                <w:rPrChange w:id="3017" w:author="Felix Pascal (felixpas)" w:date="2025-07-01T19:16:00Z">
                  <w:rPr>
                    <w:ins w:id="3018" w:author="Felix Pascal (felixpas)" w:date="2025-07-01T19:16:00Z"/>
                    <w:rFonts w:ascii="Calibri" w:hAnsi="Calibri" w:cs="Calibri"/>
                    <w:color w:val="000000"/>
                  </w:rPr>
                </w:rPrChange>
              </w:rPr>
              <w:pPrChange w:id="3019" w:author="Felix Pascal (felixpas)" w:date="2025-07-01T19:16:00Z">
                <w:pPr>
                  <w:jc w:val="right"/>
                </w:pPr>
              </w:pPrChange>
            </w:pPr>
            <w:ins w:id="3020" w:author="Felix Pascal (felixpas)" w:date="2025-07-01T19:16:00Z">
              <w:r w:rsidRPr="00C76A19">
                <w:rPr>
                  <w:rPrChange w:id="3021" w:author="Felix Pascal (felixpas)" w:date="2025-07-01T19:16:00Z">
                    <w:rPr>
                      <w:rFonts w:ascii="Calibri" w:hAnsi="Calibri" w:cs="Calibri"/>
                      <w:color w:val="000000"/>
                    </w:rPr>
                  </w:rPrChange>
                </w:rPr>
                <w:t>0.000446852</w:t>
              </w:r>
            </w:ins>
          </w:p>
        </w:tc>
        <w:tc>
          <w:tcPr>
            <w:tcW w:w="2035" w:type="dxa"/>
            <w:noWrap/>
            <w:hideMark/>
            <w:tcPrChange w:id="3022" w:author="Felix Pascal (felixpas)" w:date="2025-07-01T19:34:00Z">
              <w:tcPr>
                <w:tcW w:w="1040" w:type="dxa"/>
                <w:noWrap/>
                <w:hideMark/>
              </w:tcPr>
            </w:tcPrChange>
          </w:tcPr>
          <w:p w14:paraId="7B64B4EE" w14:textId="77777777" w:rsidR="00C76A19" w:rsidRPr="00C76A19" w:rsidRDefault="00C76A19">
            <w:pPr>
              <w:rPr>
                <w:ins w:id="3023" w:author="Felix Pascal (felixpas)" w:date="2025-07-01T19:16:00Z"/>
                <w:rPrChange w:id="3024" w:author="Felix Pascal (felixpas)" w:date="2025-07-01T19:16:00Z">
                  <w:rPr>
                    <w:ins w:id="3025" w:author="Felix Pascal (felixpas)" w:date="2025-07-01T19:16:00Z"/>
                    <w:rFonts w:ascii="Calibri" w:hAnsi="Calibri" w:cs="Calibri"/>
                    <w:color w:val="000000"/>
                  </w:rPr>
                </w:rPrChange>
              </w:rPr>
            </w:pPr>
            <w:ins w:id="3026" w:author="Felix Pascal (felixpas)" w:date="2025-07-01T19:16:00Z">
              <w:r w:rsidRPr="00C76A19">
                <w:rPr>
                  <w:rPrChange w:id="3027" w:author="Felix Pascal (felixpas)" w:date="2025-07-01T19:16:00Z">
                    <w:rPr>
                      <w:rFonts w:ascii="Calibri" w:hAnsi="Calibri" w:cs="Calibri"/>
                      <w:color w:val="000000"/>
                    </w:rPr>
                  </w:rPrChange>
                </w:rPr>
                <w:t>decreasing</w:t>
              </w:r>
            </w:ins>
          </w:p>
        </w:tc>
        <w:tc>
          <w:tcPr>
            <w:tcW w:w="851" w:type="dxa"/>
            <w:noWrap/>
            <w:hideMark/>
            <w:tcPrChange w:id="3028" w:author="Felix Pascal (felixpas)" w:date="2025-07-01T19:34:00Z">
              <w:tcPr>
                <w:tcW w:w="1846" w:type="dxa"/>
                <w:gridSpan w:val="2"/>
                <w:noWrap/>
                <w:hideMark/>
              </w:tcPr>
            </w:tcPrChange>
          </w:tcPr>
          <w:p w14:paraId="617DFAE1" w14:textId="77777777" w:rsidR="00C76A19" w:rsidRPr="00C76A19" w:rsidRDefault="00C76A19" w:rsidP="00C76A19">
            <w:pPr>
              <w:rPr>
                <w:ins w:id="3029" w:author="Felix Pascal (felixpas)" w:date="2025-07-01T19:16:00Z"/>
                <w:rPrChange w:id="3030" w:author="Felix Pascal (felixpas)" w:date="2025-07-01T19:16:00Z">
                  <w:rPr>
                    <w:ins w:id="3031" w:author="Felix Pascal (felixpas)" w:date="2025-07-01T19:16:00Z"/>
                    <w:rFonts w:ascii="Calibri" w:hAnsi="Calibri" w:cs="Calibri"/>
                    <w:color w:val="000000"/>
                  </w:rPr>
                </w:rPrChange>
              </w:rPr>
              <w:pPrChange w:id="3032" w:author="Felix Pascal (felixpas)" w:date="2025-07-01T19:16:00Z">
                <w:pPr>
                  <w:jc w:val="right"/>
                </w:pPr>
              </w:pPrChange>
            </w:pPr>
            <w:ins w:id="3033" w:author="Felix Pascal (felixpas)" w:date="2025-07-01T19:16:00Z">
              <w:r w:rsidRPr="00C76A19">
                <w:rPr>
                  <w:rPrChange w:id="3034" w:author="Felix Pascal (felixpas)" w:date="2025-07-01T19:16:00Z">
                    <w:rPr>
                      <w:rFonts w:ascii="Calibri" w:hAnsi="Calibri" w:cs="Calibri"/>
                      <w:color w:val="000000"/>
                    </w:rPr>
                  </w:rPrChange>
                </w:rPr>
                <w:t>158</w:t>
              </w:r>
            </w:ins>
          </w:p>
        </w:tc>
      </w:tr>
      <w:tr w:rsidR="00C76A19" w:rsidRPr="00C76A19" w14:paraId="6ED30A60" w14:textId="77777777" w:rsidTr="00D247C6">
        <w:trPr>
          <w:trHeight w:val="288"/>
          <w:ins w:id="3035" w:author="Felix Pascal (felixpas)" w:date="2025-07-01T19:16:00Z"/>
          <w:trPrChange w:id="3036" w:author="Felix Pascal (felixpas)" w:date="2025-07-01T19:34:00Z">
            <w:trPr>
              <w:gridAfter w:val="0"/>
              <w:trHeight w:val="288"/>
            </w:trPr>
          </w:trPrChange>
        </w:trPr>
        <w:tc>
          <w:tcPr>
            <w:tcW w:w="3397" w:type="dxa"/>
            <w:noWrap/>
            <w:hideMark/>
            <w:tcPrChange w:id="3037" w:author="Felix Pascal (felixpas)" w:date="2025-07-01T19:34:00Z">
              <w:tcPr>
                <w:tcW w:w="2740" w:type="dxa"/>
                <w:noWrap/>
                <w:hideMark/>
              </w:tcPr>
            </w:tcPrChange>
          </w:tcPr>
          <w:p w14:paraId="7CDD3F15" w14:textId="77777777" w:rsidR="00C76A19" w:rsidRPr="00C76A19" w:rsidRDefault="00C76A19">
            <w:pPr>
              <w:rPr>
                <w:ins w:id="3038" w:author="Felix Pascal (felixpas)" w:date="2025-07-01T19:16:00Z"/>
                <w:rPrChange w:id="3039" w:author="Felix Pascal (felixpas)" w:date="2025-07-01T19:16:00Z">
                  <w:rPr>
                    <w:ins w:id="3040" w:author="Felix Pascal (felixpas)" w:date="2025-07-01T19:16:00Z"/>
                    <w:rFonts w:ascii="Calibri" w:hAnsi="Calibri" w:cs="Calibri"/>
                    <w:color w:val="000000"/>
                  </w:rPr>
                </w:rPrChange>
              </w:rPr>
            </w:pPr>
            <w:ins w:id="3041" w:author="Felix Pascal (felixpas)" w:date="2025-07-01T19:16:00Z">
              <w:r w:rsidRPr="00C76A19">
                <w:rPr>
                  <w:rPrChange w:id="3042" w:author="Felix Pascal (felixpas)" w:date="2025-07-01T19:16:00Z">
                    <w:rPr>
                      <w:rFonts w:ascii="Calibri" w:hAnsi="Calibri" w:cs="Calibri"/>
                      <w:color w:val="000000"/>
                    </w:rPr>
                  </w:rPrChange>
                </w:rPr>
                <w:t xml:space="preserve">Saxifraga </w:t>
              </w:r>
              <w:proofErr w:type="spellStart"/>
              <w:r w:rsidRPr="00C76A19">
                <w:rPr>
                  <w:rPrChange w:id="3043" w:author="Felix Pascal (felixpas)" w:date="2025-07-01T19:16:00Z">
                    <w:rPr>
                      <w:rFonts w:ascii="Calibri" w:hAnsi="Calibri" w:cs="Calibri"/>
                      <w:color w:val="000000"/>
                    </w:rPr>
                  </w:rPrChange>
                </w:rPr>
                <w:t>exarata</w:t>
              </w:r>
              <w:proofErr w:type="spellEnd"/>
            </w:ins>
          </w:p>
        </w:tc>
        <w:tc>
          <w:tcPr>
            <w:tcW w:w="1823" w:type="dxa"/>
            <w:noWrap/>
            <w:hideMark/>
            <w:tcPrChange w:id="3044" w:author="Felix Pascal (felixpas)" w:date="2025-07-01T19:34:00Z">
              <w:tcPr>
                <w:tcW w:w="2480" w:type="dxa"/>
                <w:gridSpan w:val="2"/>
                <w:noWrap/>
                <w:hideMark/>
              </w:tcPr>
            </w:tcPrChange>
          </w:tcPr>
          <w:p w14:paraId="4ECA0948" w14:textId="77777777" w:rsidR="00C76A19" w:rsidRPr="00C76A19" w:rsidRDefault="00C76A19" w:rsidP="00C76A19">
            <w:pPr>
              <w:rPr>
                <w:ins w:id="3045" w:author="Felix Pascal (felixpas)" w:date="2025-07-01T19:16:00Z"/>
                <w:rPrChange w:id="3046" w:author="Felix Pascal (felixpas)" w:date="2025-07-01T19:16:00Z">
                  <w:rPr>
                    <w:ins w:id="3047" w:author="Felix Pascal (felixpas)" w:date="2025-07-01T19:16:00Z"/>
                    <w:rFonts w:ascii="Calibri" w:hAnsi="Calibri" w:cs="Calibri"/>
                    <w:color w:val="000000"/>
                  </w:rPr>
                </w:rPrChange>
              </w:rPr>
              <w:pPrChange w:id="3048" w:author="Felix Pascal (felixpas)" w:date="2025-07-01T19:16:00Z">
                <w:pPr>
                  <w:jc w:val="right"/>
                </w:pPr>
              </w:pPrChange>
            </w:pPr>
            <w:ins w:id="3049" w:author="Felix Pascal (felixpas)" w:date="2025-07-01T19:16:00Z">
              <w:r w:rsidRPr="00C76A19">
                <w:rPr>
                  <w:rPrChange w:id="3050" w:author="Felix Pascal (felixpas)" w:date="2025-07-01T19:16:00Z">
                    <w:rPr>
                      <w:rFonts w:ascii="Calibri" w:hAnsi="Calibri" w:cs="Calibri"/>
                      <w:color w:val="000000"/>
                    </w:rPr>
                  </w:rPrChange>
                </w:rPr>
                <w:t>-7.443681951</w:t>
              </w:r>
            </w:ins>
          </w:p>
        </w:tc>
        <w:tc>
          <w:tcPr>
            <w:tcW w:w="1387" w:type="dxa"/>
            <w:noWrap/>
            <w:hideMark/>
            <w:tcPrChange w:id="3051" w:author="Felix Pascal (felixpas)" w:date="2025-07-01T19:34:00Z">
              <w:tcPr>
                <w:tcW w:w="1300" w:type="dxa"/>
                <w:noWrap/>
                <w:hideMark/>
              </w:tcPr>
            </w:tcPrChange>
          </w:tcPr>
          <w:p w14:paraId="37D2E45A" w14:textId="77777777" w:rsidR="00C76A19" w:rsidRPr="00C76A19" w:rsidRDefault="00C76A19" w:rsidP="00C76A19">
            <w:pPr>
              <w:rPr>
                <w:ins w:id="3052" w:author="Felix Pascal (felixpas)" w:date="2025-07-01T19:16:00Z"/>
                <w:rPrChange w:id="3053" w:author="Felix Pascal (felixpas)" w:date="2025-07-01T19:16:00Z">
                  <w:rPr>
                    <w:ins w:id="3054" w:author="Felix Pascal (felixpas)" w:date="2025-07-01T19:16:00Z"/>
                    <w:rFonts w:ascii="Calibri" w:hAnsi="Calibri" w:cs="Calibri"/>
                    <w:color w:val="000000"/>
                  </w:rPr>
                </w:rPrChange>
              </w:rPr>
              <w:pPrChange w:id="3055" w:author="Felix Pascal (felixpas)" w:date="2025-07-01T19:16:00Z">
                <w:pPr>
                  <w:jc w:val="right"/>
                </w:pPr>
              </w:pPrChange>
            </w:pPr>
            <w:ins w:id="3056" w:author="Felix Pascal (felixpas)" w:date="2025-07-01T19:16:00Z">
              <w:r w:rsidRPr="00C76A19">
                <w:rPr>
                  <w:rPrChange w:id="3057" w:author="Felix Pascal (felixpas)" w:date="2025-07-01T19:16:00Z">
                    <w:rPr>
                      <w:rFonts w:ascii="Calibri" w:hAnsi="Calibri" w:cs="Calibri"/>
                      <w:color w:val="000000"/>
                    </w:rPr>
                  </w:rPrChange>
                </w:rPr>
                <w:t>0.029026362</w:t>
              </w:r>
            </w:ins>
          </w:p>
        </w:tc>
        <w:tc>
          <w:tcPr>
            <w:tcW w:w="2035" w:type="dxa"/>
            <w:noWrap/>
            <w:hideMark/>
            <w:tcPrChange w:id="3058" w:author="Felix Pascal (felixpas)" w:date="2025-07-01T19:34:00Z">
              <w:tcPr>
                <w:tcW w:w="1040" w:type="dxa"/>
                <w:noWrap/>
                <w:hideMark/>
              </w:tcPr>
            </w:tcPrChange>
          </w:tcPr>
          <w:p w14:paraId="308F1854" w14:textId="77777777" w:rsidR="00C76A19" w:rsidRPr="00C76A19" w:rsidRDefault="00C76A19">
            <w:pPr>
              <w:rPr>
                <w:ins w:id="3059" w:author="Felix Pascal (felixpas)" w:date="2025-07-01T19:16:00Z"/>
                <w:rPrChange w:id="3060" w:author="Felix Pascal (felixpas)" w:date="2025-07-01T19:16:00Z">
                  <w:rPr>
                    <w:ins w:id="3061" w:author="Felix Pascal (felixpas)" w:date="2025-07-01T19:16:00Z"/>
                    <w:rFonts w:ascii="Calibri" w:hAnsi="Calibri" w:cs="Calibri"/>
                    <w:color w:val="000000"/>
                  </w:rPr>
                </w:rPrChange>
              </w:rPr>
            </w:pPr>
            <w:ins w:id="3062" w:author="Felix Pascal (felixpas)" w:date="2025-07-01T19:16:00Z">
              <w:r w:rsidRPr="00C76A19">
                <w:rPr>
                  <w:rPrChange w:id="3063" w:author="Felix Pascal (felixpas)" w:date="2025-07-01T19:16:00Z">
                    <w:rPr>
                      <w:rFonts w:ascii="Calibri" w:hAnsi="Calibri" w:cs="Calibri"/>
                      <w:color w:val="000000"/>
                    </w:rPr>
                  </w:rPrChange>
                </w:rPr>
                <w:t>decreasing</w:t>
              </w:r>
            </w:ins>
          </w:p>
        </w:tc>
        <w:tc>
          <w:tcPr>
            <w:tcW w:w="851" w:type="dxa"/>
            <w:noWrap/>
            <w:hideMark/>
            <w:tcPrChange w:id="3064" w:author="Felix Pascal (felixpas)" w:date="2025-07-01T19:34:00Z">
              <w:tcPr>
                <w:tcW w:w="900" w:type="dxa"/>
                <w:noWrap/>
                <w:hideMark/>
              </w:tcPr>
            </w:tcPrChange>
          </w:tcPr>
          <w:p w14:paraId="7CA51ADD" w14:textId="77777777" w:rsidR="00C76A19" w:rsidRPr="00C76A19" w:rsidRDefault="00C76A19" w:rsidP="00C76A19">
            <w:pPr>
              <w:rPr>
                <w:ins w:id="3065" w:author="Felix Pascal (felixpas)" w:date="2025-07-01T19:16:00Z"/>
                <w:rPrChange w:id="3066" w:author="Felix Pascal (felixpas)" w:date="2025-07-01T19:16:00Z">
                  <w:rPr>
                    <w:ins w:id="3067" w:author="Felix Pascal (felixpas)" w:date="2025-07-01T19:16:00Z"/>
                    <w:rFonts w:ascii="Calibri" w:hAnsi="Calibri" w:cs="Calibri"/>
                    <w:color w:val="000000"/>
                  </w:rPr>
                </w:rPrChange>
              </w:rPr>
              <w:pPrChange w:id="3068" w:author="Felix Pascal (felixpas)" w:date="2025-07-01T19:16:00Z">
                <w:pPr>
                  <w:jc w:val="right"/>
                </w:pPr>
              </w:pPrChange>
            </w:pPr>
            <w:ins w:id="3069" w:author="Felix Pascal (felixpas)" w:date="2025-07-01T19:16:00Z">
              <w:r w:rsidRPr="00C76A19">
                <w:rPr>
                  <w:rPrChange w:id="3070" w:author="Felix Pascal (felixpas)" w:date="2025-07-01T19:16:00Z">
                    <w:rPr>
                      <w:rFonts w:ascii="Calibri" w:hAnsi="Calibri" w:cs="Calibri"/>
                      <w:color w:val="000000"/>
                    </w:rPr>
                  </w:rPrChange>
                </w:rPr>
                <w:t>85</w:t>
              </w:r>
            </w:ins>
          </w:p>
        </w:tc>
      </w:tr>
      <w:tr w:rsidR="00D247C6" w:rsidRPr="00D247C6" w14:paraId="1F429A3B" w14:textId="77777777" w:rsidTr="00D247C6">
        <w:tblPrEx>
          <w:tblPrExChange w:id="3071" w:author="Felix Pascal (felixpas)" w:date="2025-07-01T19:34:00Z">
            <w:tblPrEx>
              <w:tblW w:w="9493" w:type="dxa"/>
            </w:tblPrEx>
          </w:tblPrExChange>
        </w:tblPrEx>
        <w:trPr>
          <w:trHeight w:val="288"/>
          <w:ins w:id="3072" w:author="Felix Pascal (felixpas)" w:date="2025-07-01T19:16:00Z"/>
          <w:trPrChange w:id="3073" w:author="Felix Pascal (felixpas)" w:date="2025-07-01T19:34:00Z">
            <w:trPr>
              <w:trHeight w:val="288"/>
            </w:trPr>
          </w:trPrChange>
        </w:trPr>
        <w:tc>
          <w:tcPr>
            <w:tcW w:w="3397" w:type="dxa"/>
            <w:noWrap/>
            <w:hideMark/>
            <w:tcPrChange w:id="3074" w:author="Felix Pascal (felixpas)" w:date="2025-07-01T19:34:00Z">
              <w:tcPr>
                <w:tcW w:w="3397" w:type="dxa"/>
                <w:gridSpan w:val="2"/>
                <w:noWrap/>
                <w:hideMark/>
              </w:tcPr>
            </w:tcPrChange>
          </w:tcPr>
          <w:p w14:paraId="7BAEF726" w14:textId="77777777" w:rsidR="00C76A19" w:rsidRPr="00C76A19" w:rsidRDefault="00C76A19">
            <w:pPr>
              <w:rPr>
                <w:ins w:id="3075" w:author="Felix Pascal (felixpas)" w:date="2025-07-01T19:16:00Z"/>
                <w:rPrChange w:id="3076" w:author="Felix Pascal (felixpas)" w:date="2025-07-01T19:16:00Z">
                  <w:rPr>
                    <w:ins w:id="3077" w:author="Felix Pascal (felixpas)" w:date="2025-07-01T19:16:00Z"/>
                    <w:rFonts w:ascii="Calibri" w:hAnsi="Calibri" w:cs="Calibri"/>
                    <w:color w:val="000000"/>
                  </w:rPr>
                </w:rPrChange>
              </w:rPr>
            </w:pPr>
            <w:ins w:id="3078" w:author="Felix Pascal (felixpas)" w:date="2025-07-01T19:16:00Z">
              <w:r w:rsidRPr="00C76A19">
                <w:rPr>
                  <w:rPrChange w:id="3079" w:author="Felix Pascal (felixpas)" w:date="2025-07-01T19:16:00Z">
                    <w:rPr>
                      <w:rFonts w:ascii="Calibri" w:hAnsi="Calibri" w:cs="Calibri"/>
                      <w:color w:val="000000"/>
                    </w:rPr>
                  </w:rPrChange>
                </w:rPr>
                <w:t xml:space="preserve">Hieracium </w:t>
              </w:r>
              <w:proofErr w:type="spellStart"/>
              <w:r w:rsidRPr="00C76A19">
                <w:rPr>
                  <w:rPrChange w:id="3080" w:author="Felix Pascal (felixpas)" w:date="2025-07-01T19:16:00Z">
                    <w:rPr>
                      <w:rFonts w:ascii="Calibri" w:hAnsi="Calibri" w:cs="Calibri"/>
                      <w:color w:val="000000"/>
                    </w:rPr>
                  </w:rPrChange>
                </w:rPr>
                <w:t>villosum</w:t>
              </w:r>
              <w:proofErr w:type="spellEnd"/>
            </w:ins>
          </w:p>
        </w:tc>
        <w:tc>
          <w:tcPr>
            <w:tcW w:w="1823" w:type="dxa"/>
            <w:noWrap/>
            <w:hideMark/>
            <w:tcPrChange w:id="3081" w:author="Felix Pascal (felixpas)" w:date="2025-07-01T19:34:00Z">
              <w:tcPr>
                <w:tcW w:w="1823" w:type="dxa"/>
                <w:noWrap/>
                <w:hideMark/>
              </w:tcPr>
            </w:tcPrChange>
          </w:tcPr>
          <w:p w14:paraId="024C78A0" w14:textId="77777777" w:rsidR="00C76A19" w:rsidRPr="00C76A19" w:rsidRDefault="00C76A19" w:rsidP="00C76A19">
            <w:pPr>
              <w:rPr>
                <w:ins w:id="3082" w:author="Felix Pascal (felixpas)" w:date="2025-07-01T19:16:00Z"/>
                <w:rPrChange w:id="3083" w:author="Felix Pascal (felixpas)" w:date="2025-07-01T19:16:00Z">
                  <w:rPr>
                    <w:ins w:id="3084" w:author="Felix Pascal (felixpas)" w:date="2025-07-01T19:16:00Z"/>
                    <w:rFonts w:ascii="Calibri" w:hAnsi="Calibri" w:cs="Calibri"/>
                    <w:color w:val="000000"/>
                  </w:rPr>
                </w:rPrChange>
              </w:rPr>
              <w:pPrChange w:id="3085" w:author="Felix Pascal (felixpas)" w:date="2025-07-01T19:16:00Z">
                <w:pPr>
                  <w:jc w:val="right"/>
                </w:pPr>
              </w:pPrChange>
            </w:pPr>
            <w:ins w:id="3086" w:author="Felix Pascal (felixpas)" w:date="2025-07-01T19:16:00Z">
              <w:r w:rsidRPr="00C76A19">
                <w:rPr>
                  <w:rPrChange w:id="3087" w:author="Felix Pascal (felixpas)" w:date="2025-07-01T19:16:00Z">
                    <w:rPr>
                      <w:rFonts w:ascii="Calibri" w:hAnsi="Calibri" w:cs="Calibri"/>
                      <w:color w:val="000000"/>
                    </w:rPr>
                  </w:rPrChange>
                </w:rPr>
                <w:t>-7.392589687</w:t>
              </w:r>
            </w:ins>
          </w:p>
        </w:tc>
        <w:tc>
          <w:tcPr>
            <w:tcW w:w="1387" w:type="dxa"/>
            <w:noWrap/>
            <w:hideMark/>
            <w:tcPrChange w:id="3088" w:author="Felix Pascal (felixpas)" w:date="2025-07-01T19:34:00Z">
              <w:tcPr>
                <w:tcW w:w="1387" w:type="dxa"/>
                <w:noWrap/>
                <w:hideMark/>
              </w:tcPr>
            </w:tcPrChange>
          </w:tcPr>
          <w:p w14:paraId="4ABC4381" w14:textId="77777777" w:rsidR="00C76A19" w:rsidRPr="00C76A19" w:rsidRDefault="00C76A19" w:rsidP="00C76A19">
            <w:pPr>
              <w:rPr>
                <w:ins w:id="3089" w:author="Felix Pascal (felixpas)" w:date="2025-07-01T19:16:00Z"/>
                <w:rPrChange w:id="3090" w:author="Felix Pascal (felixpas)" w:date="2025-07-01T19:16:00Z">
                  <w:rPr>
                    <w:ins w:id="3091" w:author="Felix Pascal (felixpas)" w:date="2025-07-01T19:16:00Z"/>
                    <w:rFonts w:ascii="Calibri" w:hAnsi="Calibri" w:cs="Calibri"/>
                    <w:color w:val="000000"/>
                  </w:rPr>
                </w:rPrChange>
              </w:rPr>
              <w:pPrChange w:id="3092" w:author="Felix Pascal (felixpas)" w:date="2025-07-01T19:16:00Z">
                <w:pPr>
                  <w:jc w:val="right"/>
                </w:pPr>
              </w:pPrChange>
            </w:pPr>
            <w:ins w:id="3093" w:author="Felix Pascal (felixpas)" w:date="2025-07-01T19:16:00Z">
              <w:r w:rsidRPr="00C76A19">
                <w:rPr>
                  <w:rPrChange w:id="3094" w:author="Felix Pascal (felixpas)" w:date="2025-07-01T19:16:00Z">
                    <w:rPr>
                      <w:rFonts w:ascii="Calibri" w:hAnsi="Calibri" w:cs="Calibri"/>
                      <w:color w:val="000000"/>
                    </w:rPr>
                  </w:rPrChange>
                </w:rPr>
                <w:t>0.03360756</w:t>
              </w:r>
            </w:ins>
          </w:p>
        </w:tc>
        <w:tc>
          <w:tcPr>
            <w:tcW w:w="2035" w:type="dxa"/>
            <w:noWrap/>
            <w:hideMark/>
            <w:tcPrChange w:id="3095" w:author="Felix Pascal (felixpas)" w:date="2025-07-01T19:34:00Z">
              <w:tcPr>
                <w:tcW w:w="1040" w:type="dxa"/>
                <w:noWrap/>
                <w:hideMark/>
              </w:tcPr>
            </w:tcPrChange>
          </w:tcPr>
          <w:p w14:paraId="33767A3E" w14:textId="77777777" w:rsidR="00C76A19" w:rsidRPr="00C76A19" w:rsidRDefault="00C76A19">
            <w:pPr>
              <w:rPr>
                <w:ins w:id="3096" w:author="Felix Pascal (felixpas)" w:date="2025-07-01T19:16:00Z"/>
                <w:rPrChange w:id="3097" w:author="Felix Pascal (felixpas)" w:date="2025-07-01T19:16:00Z">
                  <w:rPr>
                    <w:ins w:id="3098" w:author="Felix Pascal (felixpas)" w:date="2025-07-01T19:16:00Z"/>
                    <w:rFonts w:ascii="Calibri" w:hAnsi="Calibri" w:cs="Calibri"/>
                    <w:color w:val="000000"/>
                  </w:rPr>
                </w:rPrChange>
              </w:rPr>
            </w:pPr>
            <w:ins w:id="3099" w:author="Felix Pascal (felixpas)" w:date="2025-07-01T19:16:00Z">
              <w:r w:rsidRPr="00C76A19">
                <w:rPr>
                  <w:rPrChange w:id="3100" w:author="Felix Pascal (felixpas)" w:date="2025-07-01T19:16:00Z">
                    <w:rPr>
                      <w:rFonts w:ascii="Calibri" w:hAnsi="Calibri" w:cs="Calibri"/>
                      <w:color w:val="000000"/>
                    </w:rPr>
                  </w:rPrChange>
                </w:rPr>
                <w:t>decreasing</w:t>
              </w:r>
            </w:ins>
          </w:p>
        </w:tc>
        <w:tc>
          <w:tcPr>
            <w:tcW w:w="851" w:type="dxa"/>
            <w:noWrap/>
            <w:hideMark/>
            <w:tcPrChange w:id="3101" w:author="Felix Pascal (felixpas)" w:date="2025-07-01T19:34:00Z">
              <w:tcPr>
                <w:tcW w:w="1846" w:type="dxa"/>
                <w:gridSpan w:val="2"/>
                <w:noWrap/>
                <w:hideMark/>
              </w:tcPr>
            </w:tcPrChange>
          </w:tcPr>
          <w:p w14:paraId="633C66DA" w14:textId="77777777" w:rsidR="00C76A19" w:rsidRPr="00C76A19" w:rsidRDefault="00C76A19" w:rsidP="00C76A19">
            <w:pPr>
              <w:rPr>
                <w:ins w:id="3102" w:author="Felix Pascal (felixpas)" w:date="2025-07-01T19:16:00Z"/>
                <w:rPrChange w:id="3103" w:author="Felix Pascal (felixpas)" w:date="2025-07-01T19:16:00Z">
                  <w:rPr>
                    <w:ins w:id="3104" w:author="Felix Pascal (felixpas)" w:date="2025-07-01T19:16:00Z"/>
                    <w:rFonts w:ascii="Calibri" w:hAnsi="Calibri" w:cs="Calibri"/>
                    <w:color w:val="000000"/>
                  </w:rPr>
                </w:rPrChange>
              </w:rPr>
              <w:pPrChange w:id="3105" w:author="Felix Pascal (felixpas)" w:date="2025-07-01T19:16:00Z">
                <w:pPr>
                  <w:jc w:val="right"/>
                </w:pPr>
              </w:pPrChange>
            </w:pPr>
            <w:ins w:id="3106" w:author="Felix Pascal (felixpas)" w:date="2025-07-01T19:16:00Z">
              <w:r w:rsidRPr="00C76A19">
                <w:rPr>
                  <w:rPrChange w:id="3107" w:author="Felix Pascal (felixpas)" w:date="2025-07-01T19:16:00Z">
                    <w:rPr>
                      <w:rFonts w:ascii="Calibri" w:hAnsi="Calibri" w:cs="Calibri"/>
                      <w:color w:val="000000"/>
                    </w:rPr>
                  </w:rPrChange>
                </w:rPr>
                <w:t>61</w:t>
              </w:r>
            </w:ins>
          </w:p>
        </w:tc>
      </w:tr>
      <w:tr w:rsidR="00C76A19" w:rsidRPr="00C76A19" w14:paraId="1C9E49A1" w14:textId="77777777" w:rsidTr="00D247C6">
        <w:trPr>
          <w:trHeight w:val="288"/>
          <w:ins w:id="3108" w:author="Felix Pascal (felixpas)" w:date="2025-07-01T19:16:00Z"/>
          <w:trPrChange w:id="3109" w:author="Felix Pascal (felixpas)" w:date="2025-07-01T19:34:00Z">
            <w:trPr>
              <w:gridAfter w:val="0"/>
              <w:trHeight w:val="288"/>
            </w:trPr>
          </w:trPrChange>
        </w:trPr>
        <w:tc>
          <w:tcPr>
            <w:tcW w:w="3397" w:type="dxa"/>
            <w:noWrap/>
            <w:hideMark/>
            <w:tcPrChange w:id="3110" w:author="Felix Pascal (felixpas)" w:date="2025-07-01T19:34:00Z">
              <w:tcPr>
                <w:tcW w:w="2740" w:type="dxa"/>
                <w:noWrap/>
                <w:hideMark/>
              </w:tcPr>
            </w:tcPrChange>
          </w:tcPr>
          <w:p w14:paraId="59238586" w14:textId="77777777" w:rsidR="00C76A19" w:rsidRPr="00C76A19" w:rsidRDefault="00C76A19">
            <w:pPr>
              <w:rPr>
                <w:ins w:id="3111" w:author="Felix Pascal (felixpas)" w:date="2025-07-01T19:16:00Z"/>
                <w:rPrChange w:id="3112" w:author="Felix Pascal (felixpas)" w:date="2025-07-01T19:16:00Z">
                  <w:rPr>
                    <w:ins w:id="3113" w:author="Felix Pascal (felixpas)" w:date="2025-07-01T19:16:00Z"/>
                    <w:rFonts w:ascii="Calibri" w:hAnsi="Calibri" w:cs="Calibri"/>
                    <w:color w:val="000000"/>
                  </w:rPr>
                </w:rPrChange>
              </w:rPr>
            </w:pPr>
            <w:proofErr w:type="spellStart"/>
            <w:ins w:id="3114" w:author="Felix Pascal (felixpas)" w:date="2025-07-01T19:16:00Z">
              <w:r w:rsidRPr="00C76A19">
                <w:rPr>
                  <w:rPrChange w:id="3115" w:author="Felix Pascal (felixpas)" w:date="2025-07-01T19:16:00Z">
                    <w:rPr>
                      <w:rFonts w:ascii="Calibri" w:hAnsi="Calibri" w:cs="Calibri"/>
                      <w:color w:val="000000"/>
                    </w:rPr>
                  </w:rPrChange>
                </w:rPr>
                <w:t>Lysimachia</w:t>
              </w:r>
              <w:proofErr w:type="spellEnd"/>
              <w:r w:rsidRPr="00C76A19">
                <w:rPr>
                  <w:rPrChange w:id="3116" w:author="Felix Pascal (felixpas)" w:date="2025-07-01T19:16:00Z">
                    <w:rPr>
                      <w:rFonts w:ascii="Calibri" w:hAnsi="Calibri" w:cs="Calibri"/>
                      <w:color w:val="000000"/>
                    </w:rPr>
                  </w:rPrChange>
                </w:rPr>
                <w:t xml:space="preserve"> </w:t>
              </w:r>
              <w:proofErr w:type="spellStart"/>
              <w:r w:rsidRPr="00C76A19">
                <w:rPr>
                  <w:rPrChange w:id="3117" w:author="Felix Pascal (felixpas)" w:date="2025-07-01T19:16:00Z">
                    <w:rPr>
                      <w:rFonts w:ascii="Calibri" w:hAnsi="Calibri" w:cs="Calibri"/>
                      <w:color w:val="000000"/>
                    </w:rPr>
                  </w:rPrChange>
                </w:rPr>
                <w:t>nummularia</w:t>
              </w:r>
              <w:proofErr w:type="spellEnd"/>
            </w:ins>
          </w:p>
        </w:tc>
        <w:tc>
          <w:tcPr>
            <w:tcW w:w="1823" w:type="dxa"/>
            <w:noWrap/>
            <w:hideMark/>
            <w:tcPrChange w:id="3118" w:author="Felix Pascal (felixpas)" w:date="2025-07-01T19:34:00Z">
              <w:tcPr>
                <w:tcW w:w="2480" w:type="dxa"/>
                <w:gridSpan w:val="2"/>
                <w:noWrap/>
                <w:hideMark/>
              </w:tcPr>
            </w:tcPrChange>
          </w:tcPr>
          <w:p w14:paraId="42C65972" w14:textId="77777777" w:rsidR="00C76A19" w:rsidRPr="00C76A19" w:rsidRDefault="00C76A19" w:rsidP="00C76A19">
            <w:pPr>
              <w:rPr>
                <w:ins w:id="3119" w:author="Felix Pascal (felixpas)" w:date="2025-07-01T19:16:00Z"/>
                <w:rPrChange w:id="3120" w:author="Felix Pascal (felixpas)" w:date="2025-07-01T19:16:00Z">
                  <w:rPr>
                    <w:ins w:id="3121" w:author="Felix Pascal (felixpas)" w:date="2025-07-01T19:16:00Z"/>
                    <w:rFonts w:ascii="Calibri" w:hAnsi="Calibri" w:cs="Calibri"/>
                    <w:color w:val="000000"/>
                  </w:rPr>
                </w:rPrChange>
              </w:rPr>
              <w:pPrChange w:id="3122" w:author="Felix Pascal (felixpas)" w:date="2025-07-01T19:16:00Z">
                <w:pPr>
                  <w:jc w:val="right"/>
                </w:pPr>
              </w:pPrChange>
            </w:pPr>
            <w:ins w:id="3123" w:author="Felix Pascal (felixpas)" w:date="2025-07-01T19:16:00Z">
              <w:r w:rsidRPr="00C76A19">
                <w:rPr>
                  <w:rPrChange w:id="3124" w:author="Felix Pascal (felixpas)" w:date="2025-07-01T19:16:00Z">
                    <w:rPr>
                      <w:rFonts w:ascii="Calibri" w:hAnsi="Calibri" w:cs="Calibri"/>
                      <w:color w:val="000000"/>
                    </w:rPr>
                  </w:rPrChange>
                </w:rPr>
                <w:t>-7.204747445</w:t>
              </w:r>
            </w:ins>
          </w:p>
        </w:tc>
        <w:tc>
          <w:tcPr>
            <w:tcW w:w="1387" w:type="dxa"/>
            <w:noWrap/>
            <w:hideMark/>
            <w:tcPrChange w:id="3125" w:author="Felix Pascal (felixpas)" w:date="2025-07-01T19:34:00Z">
              <w:tcPr>
                <w:tcW w:w="1300" w:type="dxa"/>
                <w:noWrap/>
                <w:hideMark/>
              </w:tcPr>
            </w:tcPrChange>
          </w:tcPr>
          <w:p w14:paraId="4E62363E" w14:textId="77777777" w:rsidR="00C76A19" w:rsidRPr="00C76A19" w:rsidRDefault="00C76A19" w:rsidP="00C76A19">
            <w:pPr>
              <w:rPr>
                <w:ins w:id="3126" w:author="Felix Pascal (felixpas)" w:date="2025-07-01T19:16:00Z"/>
                <w:rPrChange w:id="3127" w:author="Felix Pascal (felixpas)" w:date="2025-07-01T19:16:00Z">
                  <w:rPr>
                    <w:ins w:id="3128" w:author="Felix Pascal (felixpas)" w:date="2025-07-01T19:16:00Z"/>
                    <w:rFonts w:ascii="Calibri" w:hAnsi="Calibri" w:cs="Calibri"/>
                    <w:color w:val="000000"/>
                  </w:rPr>
                </w:rPrChange>
              </w:rPr>
              <w:pPrChange w:id="3129" w:author="Felix Pascal (felixpas)" w:date="2025-07-01T19:16:00Z">
                <w:pPr>
                  <w:jc w:val="right"/>
                </w:pPr>
              </w:pPrChange>
            </w:pPr>
            <w:ins w:id="3130" w:author="Felix Pascal (felixpas)" w:date="2025-07-01T19:16:00Z">
              <w:r w:rsidRPr="00C76A19">
                <w:rPr>
                  <w:rPrChange w:id="3131" w:author="Felix Pascal (felixpas)" w:date="2025-07-01T19:16:00Z">
                    <w:rPr>
                      <w:rFonts w:ascii="Calibri" w:hAnsi="Calibri" w:cs="Calibri"/>
                      <w:color w:val="000000"/>
                    </w:rPr>
                  </w:rPrChange>
                </w:rPr>
                <w:t>0.002604851</w:t>
              </w:r>
            </w:ins>
          </w:p>
        </w:tc>
        <w:tc>
          <w:tcPr>
            <w:tcW w:w="2035" w:type="dxa"/>
            <w:noWrap/>
            <w:hideMark/>
            <w:tcPrChange w:id="3132" w:author="Felix Pascal (felixpas)" w:date="2025-07-01T19:34:00Z">
              <w:tcPr>
                <w:tcW w:w="1040" w:type="dxa"/>
                <w:noWrap/>
                <w:hideMark/>
              </w:tcPr>
            </w:tcPrChange>
          </w:tcPr>
          <w:p w14:paraId="28C7BB79" w14:textId="77777777" w:rsidR="00C76A19" w:rsidRPr="00C76A19" w:rsidRDefault="00C76A19">
            <w:pPr>
              <w:rPr>
                <w:ins w:id="3133" w:author="Felix Pascal (felixpas)" w:date="2025-07-01T19:16:00Z"/>
                <w:rPrChange w:id="3134" w:author="Felix Pascal (felixpas)" w:date="2025-07-01T19:16:00Z">
                  <w:rPr>
                    <w:ins w:id="3135" w:author="Felix Pascal (felixpas)" w:date="2025-07-01T19:16:00Z"/>
                    <w:rFonts w:ascii="Calibri" w:hAnsi="Calibri" w:cs="Calibri"/>
                    <w:color w:val="000000"/>
                  </w:rPr>
                </w:rPrChange>
              </w:rPr>
            </w:pPr>
            <w:ins w:id="3136" w:author="Felix Pascal (felixpas)" w:date="2025-07-01T19:16:00Z">
              <w:r w:rsidRPr="00C76A19">
                <w:rPr>
                  <w:rPrChange w:id="3137" w:author="Felix Pascal (felixpas)" w:date="2025-07-01T19:16:00Z">
                    <w:rPr>
                      <w:rFonts w:ascii="Calibri" w:hAnsi="Calibri" w:cs="Calibri"/>
                      <w:color w:val="000000"/>
                    </w:rPr>
                  </w:rPrChange>
                </w:rPr>
                <w:t>decreasing</w:t>
              </w:r>
            </w:ins>
          </w:p>
        </w:tc>
        <w:tc>
          <w:tcPr>
            <w:tcW w:w="851" w:type="dxa"/>
            <w:noWrap/>
            <w:hideMark/>
            <w:tcPrChange w:id="3138" w:author="Felix Pascal (felixpas)" w:date="2025-07-01T19:34:00Z">
              <w:tcPr>
                <w:tcW w:w="900" w:type="dxa"/>
                <w:noWrap/>
                <w:hideMark/>
              </w:tcPr>
            </w:tcPrChange>
          </w:tcPr>
          <w:p w14:paraId="116FC75C" w14:textId="77777777" w:rsidR="00C76A19" w:rsidRPr="00C76A19" w:rsidRDefault="00C76A19" w:rsidP="00C76A19">
            <w:pPr>
              <w:rPr>
                <w:ins w:id="3139" w:author="Felix Pascal (felixpas)" w:date="2025-07-01T19:16:00Z"/>
                <w:rPrChange w:id="3140" w:author="Felix Pascal (felixpas)" w:date="2025-07-01T19:16:00Z">
                  <w:rPr>
                    <w:ins w:id="3141" w:author="Felix Pascal (felixpas)" w:date="2025-07-01T19:16:00Z"/>
                    <w:rFonts w:ascii="Calibri" w:hAnsi="Calibri" w:cs="Calibri"/>
                    <w:color w:val="000000"/>
                  </w:rPr>
                </w:rPrChange>
              </w:rPr>
              <w:pPrChange w:id="3142" w:author="Felix Pascal (felixpas)" w:date="2025-07-01T19:16:00Z">
                <w:pPr>
                  <w:jc w:val="right"/>
                </w:pPr>
              </w:pPrChange>
            </w:pPr>
            <w:ins w:id="3143" w:author="Felix Pascal (felixpas)" w:date="2025-07-01T19:16:00Z">
              <w:r w:rsidRPr="00C76A19">
                <w:rPr>
                  <w:rPrChange w:id="3144" w:author="Felix Pascal (felixpas)" w:date="2025-07-01T19:16:00Z">
                    <w:rPr>
                      <w:rFonts w:ascii="Calibri" w:hAnsi="Calibri" w:cs="Calibri"/>
                      <w:color w:val="000000"/>
                    </w:rPr>
                  </w:rPrChange>
                </w:rPr>
                <w:t>136</w:t>
              </w:r>
            </w:ins>
          </w:p>
        </w:tc>
      </w:tr>
      <w:tr w:rsidR="00D247C6" w:rsidRPr="00D247C6" w14:paraId="339CE383" w14:textId="77777777" w:rsidTr="00D247C6">
        <w:tblPrEx>
          <w:tblPrExChange w:id="3145" w:author="Felix Pascal (felixpas)" w:date="2025-07-01T19:34:00Z">
            <w:tblPrEx>
              <w:tblW w:w="9493" w:type="dxa"/>
            </w:tblPrEx>
          </w:tblPrExChange>
        </w:tblPrEx>
        <w:trPr>
          <w:trHeight w:val="288"/>
          <w:ins w:id="3146" w:author="Felix Pascal (felixpas)" w:date="2025-07-01T19:16:00Z"/>
          <w:trPrChange w:id="3147" w:author="Felix Pascal (felixpas)" w:date="2025-07-01T19:34:00Z">
            <w:trPr>
              <w:trHeight w:val="288"/>
            </w:trPr>
          </w:trPrChange>
        </w:trPr>
        <w:tc>
          <w:tcPr>
            <w:tcW w:w="3397" w:type="dxa"/>
            <w:noWrap/>
            <w:hideMark/>
            <w:tcPrChange w:id="3148" w:author="Felix Pascal (felixpas)" w:date="2025-07-01T19:34:00Z">
              <w:tcPr>
                <w:tcW w:w="3397" w:type="dxa"/>
                <w:gridSpan w:val="2"/>
                <w:noWrap/>
                <w:hideMark/>
              </w:tcPr>
            </w:tcPrChange>
          </w:tcPr>
          <w:p w14:paraId="1126DCC4" w14:textId="77777777" w:rsidR="00C76A19" w:rsidRPr="00C76A19" w:rsidRDefault="00C76A19">
            <w:pPr>
              <w:rPr>
                <w:ins w:id="3149" w:author="Felix Pascal (felixpas)" w:date="2025-07-01T19:16:00Z"/>
                <w:rPrChange w:id="3150" w:author="Felix Pascal (felixpas)" w:date="2025-07-01T19:16:00Z">
                  <w:rPr>
                    <w:ins w:id="3151" w:author="Felix Pascal (felixpas)" w:date="2025-07-01T19:16:00Z"/>
                    <w:rFonts w:ascii="Calibri" w:hAnsi="Calibri" w:cs="Calibri"/>
                    <w:color w:val="000000"/>
                  </w:rPr>
                </w:rPrChange>
              </w:rPr>
            </w:pPr>
            <w:proofErr w:type="spellStart"/>
            <w:ins w:id="3152" w:author="Felix Pascal (felixpas)" w:date="2025-07-01T19:16:00Z">
              <w:r w:rsidRPr="00C76A19">
                <w:rPr>
                  <w:rPrChange w:id="3153" w:author="Felix Pascal (felixpas)" w:date="2025-07-01T19:16:00Z">
                    <w:rPr>
                      <w:rFonts w:ascii="Calibri" w:hAnsi="Calibri" w:cs="Calibri"/>
                      <w:color w:val="000000"/>
                    </w:rPr>
                  </w:rPrChange>
                </w:rPr>
                <w:t>Huperzia</w:t>
              </w:r>
              <w:proofErr w:type="spellEnd"/>
              <w:r w:rsidRPr="00C76A19">
                <w:rPr>
                  <w:rPrChange w:id="3154" w:author="Felix Pascal (felixpas)" w:date="2025-07-01T19:16:00Z">
                    <w:rPr>
                      <w:rFonts w:ascii="Calibri" w:hAnsi="Calibri" w:cs="Calibri"/>
                      <w:color w:val="000000"/>
                    </w:rPr>
                  </w:rPrChange>
                </w:rPr>
                <w:t xml:space="preserve"> </w:t>
              </w:r>
              <w:proofErr w:type="spellStart"/>
              <w:r w:rsidRPr="00C76A19">
                <w:rPr>
                  <w:rPrChange w:id="3155" w:author="Felix Pascal (felixpas)" w:date="2025-07-01T19:16:00Z">
                    <w:rPr>
                      <w:rFonts w:ascii="Calibri" w:hAnsi="Calibri" w:cs="Calibri"/>
                      <w:color w:val="000000"/>
                    </w:rPr>
                  </w:rPrChange>
                </w:rPr>
                <w:t>selago</w:t>
              </w:r>
              <w:proofErr w:type="spellEnd"/>
            </w:ins>
          </w:p>
        </w:tc>
        <w:tc>
          <w:tcPr>
            <w:tcW w:w="1823" w:type="dxa"/>
            <w:noWrap/>
            <w:hideMark/>
            <w:tcPrChange w:id="3156" w:author="Felix Pascal (felixpas)" w:date="2025-07-01T19:34:00Z">
              <w:tcPr>
                <w:tcW w:w="1823" w:type="dxa"/>
                <w:noWrap/>
                <w:hideMark/>
              </w:tcPr>
            </w:tcPrChange>
          </w:tcPr>
          <w:p w14:paraId="1AF001AE" w14:textId="77777777" w:rsidR="00C76A19" w:rsidRPr="00C76A19" w:rsidRDefault="00C76A19" w:rsidP="00C76A19">
            <w:pPr>
              <w:rPr>
                <w:ins w:id="3157" w:author="Felix Pascal (felixpas)" w:date="2025-07-01T19:16:00Z"/>
                <w:rPrChange w:id="3158" w:author="Felix Pascal (felixpas)" w:date="2025-07-01T19:16:00Z">
                  <w:rPr>
                    <w:ins w:id="3159" w:author="Felix Pascal (felixpas)" w:date="2025-07-01T19:16:00Z"/>
                    <w:rFonts w:ascii="Calibri" w:hAnsi="Calibri" w:cs="Calibri"/>
                    <w:color w:val="000000"/>
                  </w:rPr>
                </w:rPrChange>
              </w:rPr>
              <w:pPrChange w:id="3160" w:author="Felix Pascal (felixpas)" w:date="2025-07-01T19:16:00Z">
                <w:pPr>
                  <w:jc w:val="right"/>
                </w:pPr>
              </w:pPrChange>
            </w:pPr>
            <w:ins w:id="3161" w:author="Felix Pascal (felixpas)" w:date="2025-07-01T19:16:00Z">
              <w:r w:rsidRPr="00C76A19">
                <w:rPr>
                  <w:rPrChange w:id="3162" w:author="Felix Pascal (felixpas)" w:date="2025-07-01T19:16:00Z">
                    <w:rPr>
                      <w:rFonts w:ascii="Calibri" w:hAnsi="Calibri" w:cs="Calibri"/>
                      <w:color w:val="000000"/>
                    </w:rPr>
                  </w:rPrChange>
                </w:rPr>
                <w:t>-7.076132149</w:t>
              </w:r>
            </w:ins>
          </w:p>
        </w:tc>
        <w:tc>
          <w:tcPr>
            <w:tcW w:w="1387" w:type="dxa"/>
            <w:noWrap/>
            <w:hideMark/>
            <w:tcPrChange w:id="3163" w:author="Felix Pascal (felixpas)" w:date="2025-07-01T19:34:00Z">
              <w:tcPr>
                <w:tcW w:w="1387" w:type="dxa"/>
                <w:noWrap/>
                <w:hideMark/>
              </w:tcPr>
            </w:tcPrChange>
          </w:tcPr>
          <w:p w14:paraId="047D25B7" w14:textId="77777777" w:rsidR="00C76A19" w:rsidRPr="00C76A19" w:rsidRDefault="00C76A19" w:rsidP="00C76A19">
            <w:pPr>
              <w:rPr>
                <w:ins w:id="3164" w:author="Felix Pascal (felixpas)" w:date="2025-07-01T19:16:00Z"/>
                <w:rPrChange w:id="3165" w:author="Felix Pascal (felixpas)" w:date="2025-07-01T19:16:00Z">
                  <w:rPr>
                    <w:ins w:id="3166" w:author="Felix Pascal (felixpas)" w:date="2025-07-01T19:16:00Z"/>
                    <w:rFonts w:ascii="Calibri" w:hAnsi="Calibri" w:cs="Calibri"/>
                    <w:color w:val="000000"/>
                  </w:rPr>
                </w:rPrChange>
              </w:rPr>
              <w:pPrChange w:id="3167" w:author="Felix Pascal (felixpas)" w:date="2025-07-01T19:16:00Z">
                <w:pPr>
                  <w:jc w:val="right"/>
                </w:pPr>
              </w:pPrChange>
            </w:pPr>
            <w:ins w:id="3168" w:author="Felix Pascal (felixpas)" w:date="2025-07-01T19:16:00Z">
              <w:r w:rsidRPr="00C76A19">
                <w:rPr>
                  <w:rPrChange w:id="3169" w:author="Felix Pascal (felixpas)" w:date="2025-07-01T19:16:00Z">
                    <w:rPr>
                      <w:rFonts w:ascii="Calibri" w:hAnsi="Calibri" w:cs="Calibri"/>
                      <w:color w:val="000000"/>
                    </w:rPr>
                  </w:rPrChange>
                </w:rPr>
                <w:t>0.010337356</w:t>
              </w:r>
            </w:ins>
          </w:p>
        </w:tc>
        <w:tc>
          <w:tcPr>
            <w:tcW w:w="2035" w:type="dxa"/>
            <w:noWrap/>
            <w:hideMark/>
            <w:tcPrChange w:id="3170" w:author="Felix Pascal (felixpas)" w:date="2025-07-01T19:34:00Z">
              <w:tcPr>
                <w:tcW w:w="1040" w:type="dxa"/>
                <w:noWrap/>
                <w:hideMark/>
              </w:tcPr>
            </w:tcPrChange>
          </w:tcPr>
          <w:p w14:paraId="501C851E" w14:textId="77777777" w:rsidR="00C76A19" w:rsidRPr="00C76A19" w:rsidRDefault="00C76A19">
            <w:pPr>
              <w:rPr>
                <w:ins w:id="3171" w:author="Felix Pascal (felixpas)" w:date="2025-07-01T19:16:00Z"/>
                <w:rPrChange w:id="3172" w:author="Felix Pascal (felixpas)" w:date="2025-07-01T19:16:00Z">
                  <w:rPr>
                    <w:ins w:id="3173" w:author="Felix Pascal (felixpas)" w:date="2025-07-01T19:16:00Z"/>
                    <w:rFonts w:ascii="Calibri" w:hAnsi="Calibri" w:cs="Calibri"/>
                    <w:color w:val="000000"/>
                  </w:rPr>
                </w:rPrChange>
              </w:rPr>
            </w:pPr>
            <w:ins w:id="3174" w:author="Felix Pascal (felixpas)" w:date="2025-07-01T19:16:00Z">
              <w:r w:rsidRPr="00C76A19">
                <w:rPr>
                  <w:rPrChange w:id="3175" w:author="Felix Pascal (felixpas)" w:date="2025-07-01T19:16:00Z">
                    <w:rPr>
                      <w:rFonts w:ascii="Calibri" w:hAnsi="Calibri" w:cs="Calibri"/>
                      <w:color w:val="000000"/>
                    </w:rPr>
                  </w:rPrChange>
                </w:rPr>
                <w:t>decreasing</w:t>
              </w:r>
            </w:ins>
          </w:p>
        </w:tc>
        <w:tc>
          <w:tcPr>
            <w:tcW w:w="851" w:type="dxa"/>
            <w:noWrap/>
            <w:hideMark/>
            <w:tcPrChange w:id="3176" w:author="Felix Pascal (felixpas)" w:date="2025-07-01T19:34:00Z">
              <w:tcPr>
                <w:tcW w:w="1846" w:type="dxa"/>
                <w:gridSpan w:val="2"/>
                <w:noWrap/>
                <w:hideMark/>
              </w:tcPr>
            </w:tcPrChange>
          </w:tcPr>
          <w:p w14:paraId="712BAD1B" w14:textId="77777777" w:rsidR="00C76A19" w:rsidRPr="00C76A19" w:rsidRDefault="00C76A19" w:rsidP="00C76A19">
            <w:pPr>
              <w:rPr>
                <w:ins w:id="3177" w:author="Felix Pascal (felixpas)" w:date="2025-07-01T19:16:00Z"/>
                <w:rPrChange w:id="3178" w:author="Felix Pascal (felixpas)" w:date="2025-07-01T19:16:00Z">
                  <w:rPr>
                    <w:ins w:id="3179" w:author="Felix Pascal (felixpas)" w:date="2025-07-01T19:16:00Z"/>
                    <w:rFonts w:ascii="Calibri" w:hAnsi="Calibri" w:cs="Calibri"/>
                    <w:color w:val="000000"/>
                  </w:rPr>
                </w:rPrChange>
              </w:rPr>
              <w:pPrChange w:id="3180" w:author="Felix Pascal (felixpas)" w:date="2025-07-01T19:16:00Z">
                <w:pPr>
                  <w:jc w:val="right"/>
                </w:pPr>
              </w:pPrChange>
            </w:pPr>
            <w:ins w:id="3181" w:author="Felix Pascal (felixpas)" w:date="2025-07-01T19:16:00Z">
              <w:r w:rsidRPr="00C76A19">
                <w:rPr>
                  <w:rPrChange w:id="3182" w:author="Felix Pascal (felixpas)" w:date="2025-07-01T19:16:00Z">
                    <w:rPr>
                      <w:rFonts w:ascii="Calibri" w:hAnsi="Calibri" w:cs="Calibri"/>
                      <w:color w:val="000000"/>
                    </w:rPr>
                  </w:rPrChange>
                </w:rPr>
                <w:t>139</w:t>
              </w:r>
            </w:ins>
          </w:p>
        </w:tc>
      </w:tr>
      <w:tr w:rsidR="00C76A19" w:rsidRPr="00C76A19" w14:paraId="5C539B70" w14:textId="77777777" w:rsidTr="00D247C6">
        <w:trPr>
          <w:trHeight w:val="288"/>
          <w:ins w:id="3183" w:author="Felix Pascal (felixpas)" w:date="2025-07-01T19:16:00Z"/>
          <w:trPrChange w:id="3184" w:author="Felix Pascal (felixpas)" w:date="2025-07-01T19:34:00Z">
            <w:trPr>
              <w:gridAfter w:val="0"/>
              <w:trHeight w:val="288"/>
            </w:trPr>
          </w:trPrChange>
        </w:trPr>
        <w:tc>
          <w:tcPr>
            <w:tcW w:w="3397" w:type="dxa"/>
            <w:noWrap/>
            <w:hideMark/>
            <w:tcPrChange w:id="3185" w:author="Felix Pascal (felixpas)" w:date="2025-07-01T19:34:00Z">
              <w:tcPr>
                <w:tcW w:w="2740" w:type="dxa"/>
                <w:noWrap/>
                <w:hideMark/>
              </w:tcPr>
            </w:tcPrChange>
          </w:tcPr>
          <w:p w14:paraId="24D0F86D" w14:textId="77777777" w:rsidR="00C76A19" w:rsidRPr="00C76A19" w:rsidRDefault="00C76A19">
            <w:pPr>
              <w:rPr>
                <w:ins w:id="3186" w:author="Felix Pascal (felixpas)" w:date="2025-07-01T19:16:00Z"/>
                <w:rPrChange w:id="3187" w:author="Felix Pascal (felixpas)" w:date="2025-07-01T19:16:00Z">
                  <w:rPr>
                    <w:ins w:id="3188" w:author="Felix Pascal (felixpas)" w:date="2025-07-01T19:16:00Z"/>
                    <w:rFonts w:ascii="Calibri" w:hAnsi="Calibri" w:cs="Calibri"/>
                    <w:color w:val="000000"/>
                  </w:rPr>
                </w:rPrChange>
              </w:rPr>
            </w:pPr>
            <w:ins w:id="3189" w:author="Felix Pascal (felixpas)" w:date="2025-07-01T19:16:00Z">
              <w:r w:rsidRPr="00C76A19">
                <w:rPr>
                  <w:rPrChange w:id="3190" w:author="Felix Pascal (felixpas)" w:date="2025-07-01T19:16:00Z">
                    <w:rPr>
                      <w:rFonts w:ascii="Calibri" w:hAnsi="Calibri" w:cs="Calibri"/>
                      <w:color w:val="000000"/>
                    </w:rPr>
                  </w:rPrChange>
                </w:rPr>
                <w:t>Rhinanthus minor</w:t>
              </w:r>
            </w:ins>
          </w:p>
        </w:tc>
        <w:tc>
          <w:tcPr>
            <w:tcW w:w="1823" w:type="dxa"/>
            <w:noWrap/>
            <w:hideMark/>
            <w:tcPrChange w:id="3191" w:author="Felix Pascal (felixpas)" w:date="2025-07-01T19:34:00Z">
              <w:tcPr>
                <w:tcW w:w="2480" w:type="dxa"/>
                <w:gridSpan w:val="2"/>
                <w:noWrap/>
                <w:hideMark/>
              </w:tcPr>
            </w:tcPrChange>
          </w:tcPr>
          <w:p w14:paraId="7FD72D48" w14:textId="77777777" w:rsidR="00C76A19" w:rsidRPr="00C76A19" w:rsidRDefault="00C76A19" w:rsidP="00C76A19">
            <w:pPr>
              <w:rPr>
                <w:ins w:id="3192" w:author="Felix Pascal (felixpas)" w:date="2025-07-01T19:16:00Z"/>
                <w:rPrChange w:id="3193" w:author="Felix Pascal (felixpas)" w:date="2025-07-01T19:16:00Z">
                  <w:rPr>
                    <w:ins w:id="3194" w:author="Felix Pascal (felixpas)" w:date="2025-07-01T19:16:00Z"/>
                    <w:rFonts w:ascii="Calibri" w:hAnsi="Calibri" w:cs="Calibri"/>
                    <w:color w:val="000000"/>
                  </w:rPr>
                </w:rPrChange>
              </w:rPr>
              <w:pPrChange w:id="3195" w:author="Felix Pascal (felixpas)" w:date="2025-07-01T19:16:00Z">
                <w:pPr>
                  <w:jc w:val="right"/>
                </w:pPr>
              </w:pPrChange>
            </w:pPr>
            <w:ins w:id="3196" w:author="Felix Pascal (felixpas)" w:date="2025-07-01T19:16:00Z">
              <w:r w:rsidRPr="00C76A19">
                <w:rPr>
                  <w:rPrChange w:id="3197" w:author="Felix Pascal (felixpas)" w:date="2025-07-01T19:16:00Z">
                    <w:rPr>
                      <w:rFonts w:ascii="Calibri" w:hAnsi="Calibri" w:cs="Calibri"/>
                      <w:color w:val="000000"/>
                    </w:rPr>
                  </w:rPrChange>
                </w:rPr>
                <w:t>-7.011525074</w:t>
              </w:r>
            </w:ins>
          </w:p>
        </w:tc>
        <w:tc>
          <w:tcPr>
            <w:tcW w:w="1387" w:type="dxa"/>
            <w:noWrap/>
            <w:hideMark/>
            <w:tcPrChange w:id="3198" w:author="Felix Pascal (felixpas)" w:date="2025-07-01T19:34:00Z">
              <w:tcPr>
                <w:tcW w:w="1300" w:type="dxa"/>
                <w:noWrap/>
                <w:hideMark/>
              </w:tcPr>
            </w:tcPrChange>
          </w:tcPr>
          <w:p w14:paraId="7CF1327E" w14:textId="77777777" w:rsidR="00C76A19" w:rsidRPr="00C76A19" w:rsidRDefault="00C76A19" w:rsidP="00C76A19">
            <w:pPr>
              <w:rPr>
                <w:ins w:id="3199" w:author="Felix Pascal (felixpas)" w:date="2025-07-01T19:16:00Z"/>
                <w:rPrChange w:id="3200" w:author="Felix Pascal (felixpas)" w:date="2025-07-01T19:16:00Z">
                  <w:rPr>
                    <w:ins w:id="3201" w:author="Felix Pascal (felixpas)" w:date="2025-07-01T19:16:00Z"/>
                    <w:rFonts w:ascii="Calibri" w:hAnsi="Calibri" w:cs="Calibri"/>
                    <w:color w:val="000000"/>
                  </w:rPr>
                </w:rPrChange>
              </w:rPr>
              <w:pPrChange w:id="3202" w:author="Felix Pascal (felixpas)" w:date="2025-07-01T19:16:00Z">
                <w:pPr>
                  <w:jc w:val="right"/>
                </w:pPr>
              </w:pPrChange>
            </w:pPr>
            <w:ins w:id="3203" w:author="Felix Pascal (felixpas)" w:date="2025-07-01T19:16:00Z">
              <w:r w:rsidRPr="00C76A19">
                <w:rPr>
                  <w:rPrChange w:id="3204" w:author="Felix Pascal (felixpas)" w:date="2025-07-01T19:16:00Z">
                    <w:rPr>
                      <w:rFonts w:ascii="Calibri" w:hAnsi="Calibri" w:cs="Calibri"/>
                      <w:color w:val="000000"/>
                    </w:rPr>
                  </w:rPrChange>
                </w:rPr>
                <w:t>0.020847948</w:t>
              </w:r>
            </w:ins>
          </w:p>
        </w:tc>
        <w:tc>
          <w:tcPr>
            <w:tcW w:w="2035" w:type="dxa"/>
            <w:noWrap/>
            <w:hideMark/>
            <w:tcPrChange w:id="3205" w:author="Felix Pascal (felixpas)" w:date="2025-07-01T19:34:00Z">
              <w:tcPr>
                <w:tcW w:w="1040" w:type="dxa"/>
                <w:noWrap/>
                <w:hideMark/>
              </w:tcPr>
            </w:tcPrChange>
          </w:tcPr>
          <w:p w14:paraId="4C2AF80B" w14:textId="77777777" w:rsidR="00C76A19" w:rsidRPr="00C76A19" w:rsidRDefault="00C76A19">
            <w:pPr>
              <w:rPr>
                <w:ins w:id="3206" w:author="Felix Pascal (felixpas)" w:date="2025-07-01T19:16:00Z"/>
                <w:rPrChange w:id="3207" w:author="Felix Pascal (felixpas)" w:date="2025-07-01T19:16:00Z">
                  <w:rPr>
                    <w:ins w:id="3208" w:author="Felix Pascal (felixpas)" w:date="2025-07-01T19:16:00Z"/>
                    <w:rFonts w:ascii="Calibri" w:hAnsi="Calibri" w:cs="Calibri"/>
                    <w:color w:val="000000"/>
                  </w:rPr>
                </w:rPrChange>
              </w:rPr>
            </w:pPr>
            <w:ins w:id="3209" w:author="Felix Pascal (felixpas)" w:date="2025-07-01T19:16:00Z">
              <w:r w:rsidRPr="00C76A19">
                <w:rPr>
                  <w:rPrChange w:id="3210" w:author="Felix Pascal (felixpas)" w:date="2025-07-01T19:16:00Z">
                    <w:rPr>
                      <w:rFonts w:ascii="Calibri" w:hAnsi="Calibri" w:cs="Calibri"/>
                      <w:color w:val="000000"/>
                    </w:rPr>
                  </w:rPrChange>
                </w:rPr>
                <w:t>decreasing</w:t>
              </w:r>
            </w:ins>
          </w:p>
        </w:tc>
        <w:tc>
          <w:tcPr>
            <w:tcW w:w="851" w:type="dxa"/>
            <w:noWrap/>
            <w:hideMark/>
            <w:tcPrChange w:id="3211" w:author="Felix Pascal (felixpas)" w:date="2025-07-01T19:34:00Z">
              <w:tcPr>
                <w:tcW w:w="900" w:type="dxa"/>
                <w:noWrap/>
                <w:hideMark/>
              </w:tcPr>
            </w:tcPrChange>
          </w:tcPr>
          <w:p w14:paraId="277AA9F8" w14:textId="77777777" w:rsidR="00C76A19" w:rsidRPr="00C76A19" w:rsidRDefault="00C76A19" w:rsidP="00C76A19">
            <w:pPr>
              <w:rPr>
                <w:ins w:id="3212" w:author="Felix Pascal (felixpas)" w:date="2025-07-01T19:16:00Z"/>
                <w:rPrChange w:id="3213" w:author="Felix Pascal (felixpas)" w:date="2025-07-01T19:16:00Z">
                  <w:rPr>
                    <w:ins w:id="3214" w:author="Felix Pascal (felixpas)" w:date="2025-07-01T19:16:00Z"/>
                    <w:rFonts w:ascii="Calibri" w:hAnsi="Calibri" w:cs="Calibri"/>
                    <w:color w:val="000000"/>
                  </w:rPr>
                </w:rPrChange>
              </w:rPr>
              <w:pPrChange w:id="3215" w:author="Felix Pascal (felixpas)" w:date="2025-07-01T19:16:00Z">
                <w:pPr>
                  <w:jc w:val="right"/>
                </w:pPr>
              </w:pPrChange>
            </w:pPr>
            <w:ins w:id="3216" w:author="Felix Pascal (felixpas)" w:date="2025-07-01T19:16:00Z">
              <w:r w:rsidRPr="00C76A19">
                <w:rPr>
                  <w:rPrChange w:id="3217" w:author="Felix Pascal (felixpas)" w:date="2025-07-01T19:16:00Z">
                    <w:rPr>
                      <w:rFonts w:ascii="Calibri" w:hAnsi="Calibri" w:cs="Calibri"/>
                      <w:color w:val="000000"/>
                    </w:rPr>
                  </w:rPrChange>
                </w:rPr>
                <w:t>47</w:t>
              </w:r>
            </w:ins>
          </w:p>
        </w:tc>
      </w:tr>
      <w:tr w:rsidR="00D247C6" w:rsidRPr="00D247C6" w14:paraId="11AB236E" w14:textId="77777777" w:rsidTr="00D247C6">
        <w:tblPrEx>
          <w:tblPrExChange w:id="3218" w:author="Felix Pascal (felixpas)" w:date="2025-07-01T19:34:00Z">
            <w:tblPrEx>
              <w:tblW w:w="9493" w:type="dxa"/>
            </w:tblPrEx>
          </w:tblPrExChange>
        </w:tblPrEx>
        <w:trPr>
          <w:trHeight w:val="288"/>
          <w:ins w:id="3219" w:author="Felix Pascal (felixpas)" w:date="2025-07-01T19:16:00Z"/>
          <w:trPrChange w:id="3220" w:author="Felix Pascal (felixpas)" w:date="2025-07-01T19:34:00Z">
            <w:trPr>
              <w:trHeight w:val="288"/>
            </w:trPr>
          </w:trPrChange>
        </w:trPr>
        <w:tc>
          <w:tcPr>
            <w:tcW w:w="3397" w:type="dxa"/>
            <w:noWrap/>
            <w:hideMark/>
            <w:tcPrChange w:id="3221" w:author="Felix Pascal (felixpas)" w:date="2025-07-01T19:34:00Z">
              <w:tcPr>
                <w:tcW w:w="3397" w:type="dxa"/>
                <w:gridSpan w:val="2"/>
                <w:noWrap/>
                <w:hideMark/>
              </w:tcPr>
            </w:tcPrChange>
          </w:tcPr>
          <w:p w14:paraId="0C68DB71" w14:textId="77777777" w:rsidR="00C76A19" w:rsidRPr="00C76A19" w:rsidRDefault="00C76A19">
            <w:pPr>
              <w:rPr>
                <w:ins w:id="3222" w:author="Felix Pascal (felixpas)" w:date="2025-07-01T19:16:00Z"/>
                <w:rPrChange w:id="3223" w:author="Felix Pascal (felixpas)" w:date="2025-07-01T19:16:00Z">
                  <w:rPr>
                    <w:ins w:id="3224" w:author="Felix Pascal (felixpas)" w:date="2025-07-01T19:16:00Z"/>
                    <w:rFonts w:ascii="Calibri" w:hAnsi="Calibri" w:cs="Calibri"/>
                    <w:color w:val="000000"/>
                  </w:rPr>
                </w:rPrChange>
              </w:rPr>
            </w:pPr>
            <w:ins w:id="3225" w:author="Felix Pascal (felixpas)" w:date="2025-07-01T19:16:00Z">
              <w:r w:rsidRPr="00C76A19">
                <w:rPr>
                  <w:rPrChange w:id="3226" w:author="Felix Pascal (felixpas)" w:date="2025-07-01T19:16:00Z">
                    <w:rPr>
                      <w:rFonts w:ascii="Calibri" w:hAnsi="Calibri" w:cs="Calibri"/>
                      <w:color w:val="000000"/>
                    </w:rPr>
                  </w:rPrChange>
                </w:rPr>
                <w:t>Maianthemum bifolium</w:t>
              </w:r>
            </w:ins>
          </w:p>
        </w:tc>
        <w:tc>
          <w:tcPr>
            <w:tcW w:w="1823" w:type="dxa"/>
            <w:noWrap/>
            <w:hideMark/>
            <w:tcPrChange w:id="3227" w:author="Felix Pascal (felixpas)" w:date="2025-07-01T19:34:00Z">
              <w:tcPr>
                <w:tcW w:w="1823" w:type="dxa"/>
                <w:noWrap/>
                <w:hideMark/>
              </w:tcPr>
            </w:tcPrChange>
          </w:tcPr>
          <w:p w14:paraId="2DB733DA" w14:textId="77777777" w:rsidR="00C76A19" w:rsidRPr="00C76A19" w:rsidRDefault="00C76A19" w:rsidP="00C76A19">
            <w:pPr>
              <w:rPr>
                <w:ins w:id="3228" w:author="Felix Pascal (felixpas)" w:date="2025-07-01T19:16:00Z"/>
                <w:rPrChange w:id="3229" w:author="Felix Pascal (felixpas)" w:date="2025-07-01T19:16:00Z">
                  <w:rPr>
                    <w:ins w:id="3230" w:author="Felix Pascal (felixpas)" w:date="2025-07-01T19:16:00Z"/>
                    <w:rFonts w:ascii="Calibri" w:hAnsi="Calibri" w:cs="Calibri"/>
                    <w:color w:val="000000"/>
                  </w:rPr>
                </w:rPrChange>
              </w:rPr>
              <w:pPrChange w:id="3231" w:author="Felix Pascal (felixpas)" w:date="2025-07-01T19:16:00Z">
                <w:pPr>
                  <w:jc w:val="right"/>
                </w:pPr>
              </w:pPrChange>
            </w:pPr>
            <w:ins w:id="3232" w:author="Felix Pascal (felixpas)" w:date="2025-07-01T19:16:00Z">
              <w:r w:rsidRPr="00C76A19">
                <w:rPr>
                  <w:rPrChange w:id="3233" w:author="Felix Pascal (felixpas)" w:date="2025-07-01T19:16:00Z">
                    <w:rPr>
                      <w:rFonts w:ascii="Calibri" w:hAnsi="Calibri" w:cs="Calibri"/>
                      <w:color w:val="000000"/>
                    </w:rPr>
                  </w:rPrChange>
                </w:rPr>
                <w:t>-6.785336696</w:t>
              </w:r>
            </w:ins>
          </w:p>
        </w:tc>
        <w:tc>
          <w:tcPr>
            <w:tcW w:w="1387" w:type="dxa"/>
            <w:noWrap/>
            <w:hideMark/>
            <w:tcPrChange w:id="3234" w:author="Felix Pascal (felixpas)" w:date="2025-07-01T19:34:00Z">
              <w:tcPr>
                <w:tcW w:w="1387" w:type="dxa"/>
                <w:noWrap/>
                <w:hideMark/>
              </w:tcPr>
            </w:tcPrChange>
          </w:tcPr>
          <w:p w14:paraId="684CF5B4" w14:textId="77777777" w:rsidR="00C76A19" w:rsidRPr="00C76A19" w:rsidRDefault="00C76A19" w:rsidP="00C76A19">
            <w:pPr>
              <w:rPr>
                <w:ins w:id="3235" w:author="Felix Pascal (felixpas)" w:date="2025-07-01T19:16:00Z"/>
                <w:rPrChange w:id="3236" w:author="Felix Pascal (felixpas)" w:date="2025-07-01T19:16:00Z">
                  <w:rPr>
                    <w:ins w:id="3237" w:author="Felix Pascal (felixpas)" w:date="2025-07-01T19:16:00Z"/>
                    <w:rFonts w:ascii="Calibri" w:hAnsi="Calibri" w:cs="Calibri"/>
                    <w:color w:val="000000"/>
                  </w:rPr>
                </w:rPrChange>
              </w:rPr>
              <w:pPrChange w:id="3238" w:author="Felix Pascal (felixpas)" w:date="2025-07-01T19:16:00Z">
                <w:pPr>
                  <w:jc w:val="right"/>
                </w:pPr>
              </w:pPrChange>
            </w:pPr>
            <w:ins w:id="3239" w:author="Felix Pascal (felixpas)" w:date="2025-07-01T19:16:00Z">
              <w:r w:rsidRPr="00C76A19">
                <w:rPr>
                  <w:rPrChange w:id="3240" w:author="Felix Pascal (felixpas)" w:date="2025-07-01T19:16:00Z">
                    <w:rPr>
                      <w:rFonts w:ascii="Calibri" w:hAnsi="Calibri" w:cs="Calibri"/>
                      <w:color w:val="000000"/>
                    </w:rPr>
                  </w:rPrChange>
                </w:rPr>
                <w:t>0.026388796</w:t>
              </w:r>
            </w:ins>
          </w:p>
        </w:tc>
        <w:tc>
          <w:tcPr>
            <w:tcW w:w="2035" w:type="dxa"/>
            <w:noWrap/>
            <w:hideMark/>
            <w:tcPrChange w:id="3241" w:author="Felix Pascal (felixpas)" w:date="2025-07-01T19:34:00Z">
              <w:tcPr>
                <w:tcW w:w="1040" w:type="dxa"/>
                <w:noWrap/>
                <w:hideMark/>
              </w:tcPr>
            </w:tcPrChange>
          </w:tcPr>
          <w:p w14:paraId="6B7AED7A" w14:textId="77777777" w:rsidR="00C76A19" w:rsidRPr="00C76A19" w:rsidRDefault="00C76A19">
            <w:pPr>
              <w:rPr>
                <w:ins w:id="3242" w:author="Felix Pascal (felixpas)" w:date="2025-07-01T19:16:00Z"/>
                <w:rPrChange w:id="3243" w:author="Felix Pascal (felixpas)" w:date="2025-07-01T19:16:00Z">
                  <w:rPr>
                    <w:ins w:id="3244" w:author="Felix Pascal (felixpas)" w:date="2025-07-01T19:16:00Z"/>
                    <w:rFonts w:ascii="Calibri" w:hAnsi="Calibri" w:cs="Calibri"/>
                    <w:color w:val="000000"/>
                  </w:rPr>
                </w:rPrChange>
              </w:rPr>
            </w:pPr>
            <w:ins w:id="3245" w:author="Felix Pascal (felixpas)" w:date="2025-07-01T19:16:00Z">
              <w:r w:rsidRPr="00C76A19">
                <w:rPr>
                  <w:rPrChange w:id="3246" w:author="Felix Pascal (felixpas)" w:date="2025-07-01T19:16:00Z">
                    <w:rPr>
                      <w:rFonts w:ascii="Calibri" w:hAnsi="Calibri" w:cs="Calibri"/>
                      <w:color w:val="000000"/>
                    </w:rPr>
                  </w:rPrChange>
                </w:rPr>
                <w:t>decreasing</w:t>
              </w:r>
            </w:ins>
          </w:p>
        </w:tc>
        <w:tc>
          <w:tcPr>
            <w:tcW w:w="851" w:type="dxa"/>
            <w:noWrap/>
            <w:hideMark/>
            <w:tcPrChange w:id="3247" w:author="Felix Pascal (felixpas)" w:date="2025-07-01T19:34:00Z">
              <w:tcPr>
                <w:tcW w:w="1846" w:type="dxa"/>
                <w:gridSpan w:val="2"/>
                <w:noWrap/>
                <w:hideMark/>
              </w:tcPr>
            </w:tcPrChange>
          </w:tcPr>
          <w:p w14:paraId="65F56185" w14:textId="77777777" w:rsidR="00C76A19" w:rsidRPr="00C76A19" w:rsidRDefault="00C76A19" w:rsidP="00C76A19">
            <w:pPr>
              <w:rPr>
                <w:ins w:id="3248" w:author="Felix Pascal (felixpas)" w:date="2025-07-01T19:16:00Z"/>
                <w:rPrChange w:id="3249" w:author="Felix Pascal (felixpas)" w:date="2025-07-01T19:16:00Z">
                  <w:rPr>
                    <w:ins w:id="3250" w:author="Felix Pascal (felixpas)" w:date="2025-07-01T19:16:00Z"/>
                    <w:rFonts w:ascii="Calibri" w:hAnsi="Calibri" w:cs="Calibri"/>
                    <w:color w:val="000000"/>
                  </w:rPr>
                </w:rPrChange>
              </w:rPr>
              <w:pPrChange w:id="3251" w:author="Felix Pascal (felixpas)" w:date="2025-07-01T19:16:00Z">
                <w:pPr>
                  <w:jc w:val="right"/>
                </w:pPr>
              </w:pPrChange>
            </w:pPr>
            <w:ins w:id="3252" w:author="Felix Pascal (felixpas)" w:date="2025-07-01T19:16:00Z">
              <w:r w:rsidRPr="00C76A19">
                <w:rPr>
                  <w:rPrChange w:id="3253" w:author="Felix Pascal (felixpas)" w:date="2025-07-01T19:16:00Z">
                    <w:rPr>
                      <w:rFonts w:ascii="Calibri" w:hAnsi="Calibri" w:cs="Calibri"/>
                      <w:color w:val="000000"/>
                    </w:rPr>
                  </w:rPrChange>
                </w:rPr>
                <w:t>218</w:t>
              </w:r>
            </w:ins>
          </w:p>
        </w:tc>
      </w:tr>
      <w:tr w:rsidR="00C76A19" w:rsidRPr="00C76A19" w14:paraId="56AA554C" w14:textId="77777777" w:rsidTr="00D247C6">
        <w:trPr>
          <w:trHeight w:val="288"/>
          <w:ins w:id="3254" w:author="Felix Pascal (felixpas)" w:date="2025-07-01T19:16:00Z"/>
          <w:trPrChange w:id="3255" w:author="Felix Pascal (felixpas)" w:date="2025-07-01T19:34:00Z">
            <w:trPr>
              <w:gridAfter w:val="0"/>
              <w:trHeight w:val="288"/>
            </w:trPr>
          </w:trPrChange>
        </w:trPr>
        <w:tc>
          <w:tcPr>
            <w:tcW w:w="3397" w:type="dxa"/>
            <w:noWrap/>
            <w:hideMark/>
            <w:tcPrChange w:id="3256" w:author="Felix Pascal (felixpas)" w:date="2025-07-01T19:34:00Z">
              <w:tcPr>
                <w:tcW w:w="2740" w:type="dxa"/>
                <w:noWrap/>
                <w:hideMark/>
              </w:tcPr>
            </w:tcPrChange>
          </w:tcPr>
          <w:p w14:paraId="6D7AECF4" w14:textId="77777777" w:rsidR="00C76A19" w:rsidRPr="00C76A19" w:rsidRDefault="00C76A19">
            <w:pPr>
              <w:rPr>
                <w:ins w:id="3257" w:author="Felix Pascal (felixpas)" w:date="2025-07-01T19:16:00Z"/>
                <w:rPrChange w:id="3258" w:author="Felix Pascal (felixpas)" w:date="2025-07-01T19:16:00Z">
                  <w:rPr>
                    <w:ins w:id="3259" w:author="Felix Pascal (felixpas)" w:date="2025-07-01T19:16:00Z"/>
                    <w:rFonts w:ascii="Calibri" w:hAnsi="Calibri" w:cs="Calibri"/>
                    <w:color w:val="000000"/>
                  </w:rPr>
                </w:rPrChange>
              </w:rPr>
            </w:pPr>
            <w:ins w:id="3260" w:author="Felix Pascal (felixpas)" w:date="2025-07-01T19:16:00Z">
              <w:r w:rsidRPr="00C76A19">
                <w:rPr>
                  <w:rPrChange w:id="3261" w:author="Felix Pascal (felixpas)" w:date="2025-07-01T19:16:00Z">
                    <w:rPr>
                      <w:rFonts w:ascii="Calibri" w:hAnsi="Calibri" w:cs="Calibri"/>
                      <w:color w:val="000000"/>
                    </w:rPr>
                  </w:rPrChange>
                </w:rPr>
                <w:t>Gentiana purpurea</w:t>
              </w:r>
            </w:ins>
          </w:p>
        </w:tc>
        <w:tc>
          <w:tcPr>
            <w:tcW w:w="1823" w:type="dxa"/>
            <w:noWrap/>
            <w:hideMark/>
            <w:tcPrChange w:id="3262" w:author="Felix Pascal (felixpas)" w:date="2025-07-01T19:34:00Z">
              <w:tcPr>
                <w:tcW w:w="2480" w:type="dxa"/>
                <w:gridSpan w:val="2"/>
                <w:noWrap/>
                <w:hideMark/>
              </w:tcPr>
            </w:tcPrChange>
          </w:tcPr>
          <w:p w14:paraId="1FE13D1C" w14:textId="77777777" w:rsidR="00C76A19" w:rsidRPr="00C76A19" w:rsidRDefault="00C76A19" w:rsidP="00C76A19">
            <w:pPr>
              <w:rPr>
                <w:ins w:id="3263" w:author="Felix Pascal (felixpas)" w:date="2025-07-01T19:16:00Z"/>
                <w:rPrChange w:id="3264" w:author="Felix Pascal (felixpas)" w:date="2025-07-01T19:16:00Z">
                  <w:rPr>
                    <w:ins w:id="3265" w:author="Felix Pascal (felixpas)" w:date="2025-07-01T19:16:00Z"/>
                    <w:rFonts w:ascii="Calibri" w:hAnsi="Calibri" w:cs="Calibri"/>
                    <w:color w:val="000000"/>
                  </w:rPr>
                </w:rPrChange>
              </w:rPr>
              <w:pPrChange w:id="3266" w:author="Felix Pascal (felixpas)" w:date="2025-07-01T19:16:00Z">
                <w:pPr>
                  <w:jc w:val="right"/>
                </w:pPr>
              </w:pPrChange>
            </w:pPr>
            <w:ins w:id="3267" w:author="Felix Pascal (felixpas)" w:date="2025-07-01T19:16:00Z">
              <w:r w:rsidRPr="00C76A19">
                <w:rPr>
                  <w:rPrChange w:id="3268" w:author="Felix Pascal (felixpas)" w:date="2025-07-01T19:16:00Z">
                    <w:rPr>
                      <w:rFonts w:ascii="Calibri" w:hAnsi="Calibri" w:cs="Calibri"/>
                      <w:color w:val="000000"/>
                    </w:rPr>
                  </w:rPrChange>
                </w:rPr>
                <w:t>-6.378812504</w:t>
              </w:r>
            </w:ins>
          </w:p>
        </w:tc>
        <w:tc>
          <w:tcPr>
            <w:tcW w:w="1387" w:type="dxa"/>
            <w:noWrap/>
            <w:hideMark/>
            <w:tcPrChange w:id="3269" w:author="Felix Pascal (felixpas)" w:date="2025-07-01T19:34:00Z">
              <w:tcPr>
                <w:tcW w:w="1300" w:type="dxa"/>
                <w:noWrap/>
                <w:hideMark/>
              </w:tcPr>
            </w:tcPrChange>
          </w:tcPr>
          <w:p w14:paraId="1EF22760" w14:textId="77777777" w:rsidR="00C76A19" w:rsidRPr="00C76A19" w:rsidRDefault="00C76A19" w:rsidP="00C76A19">
            <w:pPr>
              <w:rPr>
                <w:ins w:id="3270" w:author="Felix Pascal (felixpas)" w:date="2025-07-01T19:16:00Z"/>
                <w:rPrChange w:id="3271" w:author="Felix Pascal (felixpas)" w:date="2025-07-01T19:16:00Z">
                  <w:rPr>
                    <w:ins w:id="3272" w:author="Felix Pascal (felixpas)" w:date="2025-07-01T19:16:00Z"/>
                    <w:rFonts w:ascii="Calibri" w:hAnsi="Calibri" w:cs="Calibri"/>
                    <w:color w:val="000000"/>
                  </w:rPr>
                </w:rPrChange>
              </w:rPr>
              <w:pPrChange w:id="3273" w:author="Felix Pascal (felixpas)" w:date="2025-07-01T19:16:00Z">
                <w:pPr>
                  <w:jc w:val="right"/>
                </w:pPr>
              </w:pPrChange>
            </w:pPr>
            <w:ins w:id="3274" w:author="Felix Pascal (felixpas)" w:date="2025-07-01T19:16:00Z">
              <w:r w:rsidRPr="00C76A19">
                <w:rPr>
                  <w:rPrChange w:id="3275" w:author="Felix Pascal (felixpas)" w:date="2025-07-01T19:16:00Z">
                    <w:rPr>
                      <w:rFonts w:ascii="Calibri" w:hAnsi="Calibri" w:cs="Calibri"/>
                      <w:color w:val="000000"/>
                    </w:rPr>
                  </w:rPrChange>
                </w:rPr>
                <w:t>0.032127551</w:t>
              </w:r>
            </w:ins>
          </w:p>
        </w:tc>
        <w:tc>
          <w:tcPr>
            <w:tcW w:w="2035" w:type="dxa"/>
            <w:noWrap/>
            <w:hideMark/>
            <w:tcPrChange w:id="3276" w:author="Felix Pascal (felixpas)" w:date="2025-07-01T19:34:00Z">
              <w:tcPr>
                <w:tcW w:w="1040" w:type="dxa"/>
                <w:noWrap/>
                <w:hideMark/>
              </w:tcPr>
            </w:tcPrChange>
          </w:tcPr>
          <w:p w14:paraId="4ADD5D4C" w14:textId="77777777" w:rsidR="00C76A19" w:rsidRPr="00C76A19" w:rsidRDefault="00C76A19">
            <w:pPr>
              <w:rPr>
                <w:ins w:id="3277" w:author="Felix Pascal (felixpas)" w:date="2025-07-01T19:16:00Z"/>
                <w:rPrChange w:id="3278" w:author="Felix Pascal (felixpas)" w:date="2025-07-01T19:16:00Z">
                  <w:rPr>
                    <w:ins w:id="3279" w:author="Felix Pascal (felixpas)" w:date="2025-07-01T19:16:00Z"/>
                    <w:rFonts w:ascii="Calibri" w:hAnsi="Calibri" w:cs="Calibri"/>
                    <w:color w:val="000000"/>
                  </w:rPr>
                </w:rPrChange>
              </w:rPr>
            </w:pPr>
            <w:ins w:id="3280" w:author="Felix Pascal (felixpas)" w:date="2025-07-01T19:16:00Z">
              <w:r w:rsidRPr="00C76A19">
                <w:rPr>
                  <w:rPrChange w:id="3281" w:author="Felix Pascal (felixpas)" w:date="2025-07-01T19:16:00Z">
                    <w:rPr>
                      <w:rFonts w:ascii="Calibri" w:hAnsi="Calibri" w:cs="Calibri"/>
                      <w:color w:val="000000"/>
                    </w:rPr>
                  </w:rPrChange>
                </w:rPr>
                <w:t>decreasing</w:t>
              </w:r>
            </w:ins>
          </w:p>
        </w:tc>
        <w:tc>
          <w:tcPr>
            <w:tcW w:w="851" w:type="dxa"/>
            <w:noWrap/>
            <w:hideMark/>
            <w:tcPrChange w:id="3282" w:author="Felix Pascal (felixpas)" w:date="2025-07-01T19:34:00Z">
              <w:tcPr>
                <w:tcW w:w="900" w:type="dxa"/>
                <w:noWrap/>
                <w:hideMark/>
              </w:tcPr>
            </w:tcPrChange>
          </w:tcPr>
          <w:p w14:paraId="29511B21" w14:textId="77777777" w:rsidR="00C76A19" w:rsidRPr="00C76A19" w:rsidRDefault="00C76A19" w:rsidP="00C76A19">
            <w:pPr>
              <w:rPr>
                <w:ins w:id="3283" w:author="Felix Pascal (felixpas)" w:date="2025-07-01T19:16:00Z"/>
                <w:rPrChange w:id="3284" w:author="Felix Pascal (felixpas)" w:date="2025-07-01T19:16:00Z">
                  <w:rPr>
                    <w:ins w:id="3285" w:author="Felix Pascal (felixpas)" w:date="2025-07-01T19:16:00Z"/>
                    <w:rFonts w:ascii="Calibri" w:hAnsi="Calibri" w:cs="Calibri"/>
                    <w:color w:val="000000"/>
                  </w:rPr>
                </w:rPrChange>
              </w:rPr>
              <w:pPrChange w:id="3286" w:author="Felix Pascal (felixpas)" w:date="2025-07-01T19:16:00Z">
                <w:pPr>
                  <w:jc w:val="right"/>
                </w:pPr>
              </w:pPrChange>
            </w:pPr>
            <w:ins w:id="3287" w:author="Felix Pascal (felixpas)" w:date="2025-07-01T19:16:00Z">
              <w:r w:rsidRPr="00C76A19">
                <w:rPr>
                  <w:rPrChange w:id="3288" w:author="Felix Pascal (felixpas)" w:date="2025-07-01T19:16:00Z">
                    <w:rPr>
                      <w:rFonts w:ascii="Calibri" w:hAnsi="Calibri" w:cs="Calibri"/>
                      <w:color w:val="000000"/>
                    </w:rPr>
                  </w:rPrChange>
                </w:rPr>
                <w:t>102</w:t>
              </w:r>
            </w:ins>
          </w:p>
        </w:tc>
      </w:tr>
      <w:tr w:rsidR="00D247C6" w:rsidRPr="00D247C6" w14:paraId="4FF9A09E" w14:textId="77777777" w:rsidTr="00D247C6">
        <w:tblPrEx>
          <w:tblPrExChange w:id="3289" w:author="Felix Pascal (felixpas)" w:date="2025-07-01T19:34:00Z">
            <w:tblPrEx>
              <w:tblW w:w="9493" w:type="dxa"/>
            </w:tblPrEx>
          </w:tblPrExChange>
        </w:tblPrEx>
        <w:trPr>
          <w:trHeight w:val="288"/>
          <w:ins w:id="3290" w:author="Felix Pascal (felixpas)" w:date="2025-07-01T19:16:00Z"/>
          <w:trPrChange w:id="3291" w:author="Felix Pascal (felixpas)" w:date="2025-07-01T19:34:00Z">
            <w:trPr>
              <w:trHeight w:val="288"/>
            </w:trPr>
          </w:trPrChange>
        </w:trPr>
        <w:tc>
          <w:tcPr>
            <w:tcW w:w="3397" w:type="dxa"/>
            <w:noWrap/>
            <w:hideMark/>
            <w:tcPrChange w:id="3292" w:author="Felix Pascal (felixpas)" w:date="2025-07-01T19:34:00Z">
              <w:tcPr>
                <w:tcW w:w="3397" w:type="dxa"/>
                <w:gridSpan w:val="2"/>
                <w:noWrap/>
                <w:hideMark/>
              </w:tcPr>
            </w:tcPrChange>
          </w:tcPr>
          <w:p w14:paraId="0AECADFE" w14:textId="77777777" w:rsidR="00C76A19" w:rsidRPr="00C76A19" w:rsidRDefault="00C76A19">
            <w:pPr>
              <w:rPr>
                <w:ins w:id="3293" w:author="Felix Pascal (felixpas)" w:date="2025-07-01T19:16:00Z"/>
                <w:rPrChange w:id="3294" w:author="Felix Pascal (felixpas)" w:date="2025-07-01T19:16:00Z">
                  <w:rPr>
                    <w:ins w:id="3295" w:author="Felix Pascal (felixpas)" w:date="2025-07-01T19:16:00Z"/>
                    <w:rFonts w:ascii="Calibri" w:hAnsi="Calibri" w:cs="Calibri"/>
                    <w:color w:val="000000"/>
                  </w:rPr>
                </w:rPrChange>
              </w:rPr>
            </w:pPr>
            <w:ins w:id="3296" w:author="Felix Pascal (felixpas)" w:date="2025-07-01T19:16:00Z">
              <w:r w:rsidRPr="00C76A19">
                <w:rPr>
                  <w:rPrChange w:id="3297" w:author="Felix Pascal (felixpas)" w:date="2025-07-01T19:16:00Z">
                    <w:rPr>
                      <w:rFonts w:ascii="Calibri" w:hAnsi="Calibri" w:cs="Calibri"/>
                      <w:color w:val="000000"/>
                    </w:rPr>
                  </w:rPrChange>
                </w:rPr>
                <w:t>Rumex obtusifolius</w:t>
              </w:r>
            </w:ins>
          </w:p>
        </w:tc>
        <w:tc>
          <w:tcPr>
            <w:tcW w:w="1823" w:type="dxa"/>
            <w:noWrap/>
            <w:hideMark/>
            <w:tcPrChange w:id="3298" w:author="Felix Pascal (felixpas)" w:date="2025-07-01T19:34:00Z">
              <w:tcPr>
                <w:tcW w:w="1823" w:type="dxa"/>
                <w:noWrap/>
                <w:hideMark/>
              </w:tcPr>
            </w:tcPrChange>
          </w:tcPr>
          <w:p w14:paraId="34DBABD0" w14:textId="77777777" w:rsidR="00C76A19" w:rsidRPr="00C76A19" w:rsidRDefault="00C76A19" w:rsidP="00C76A19">
            <w:pPr>
              <w:rPr>
                <w:ins w:id="3299" w:author="Felix Pascal (felixpas)" w:date="2025-07-01T19:16:00Z"/>
                <w:rPrChange w:id="3300" w:author="Felix Pascal (felixpas)" w:date="2025-07-01T19:16:00Z">
                  <w:rPr>
                    <w:ins w:id="3301" w:author="Felix Pascal (felixpas)" w:date="2025-07-01T19:16:00Z"/>
                    <w:rFonts w:ascii="Calibri" w:hAnsi="Calibri" w:cs="Calibri"/>
                    <w:color w:val="000000"/>
                  </w:rPr>
                </w:rPrChange>
              </w:rPr>
              <w:pPrChange w:id="3302" w:author="Felix Pascal (felixpas)" w:date="2025-07-01T19:16:00Z">
                <w:pPr>
                  <w:jc w:val="right"/>
                </w:pPr>
              </w:pPrChange>
            </w:pPr>
            <w:ins w:id="3303" w:author="Felix Pascal (felixpas)" w:date="2025-07-01T19:16:00Z">
              <w:r w:rsidRPr="00C76A19">
                <w:rPr>
                  <w:rPrChange w:id="3304" w:author="Felix Pascal (felixpas)" w:date="2025-07-01T19:16:00Z">
                    <w:rPr>
                      <w:rFonts w:ascii="Calibri" w:hAnsi="Calibri" w:cs="Calibri"/>
                      <w:color w:val="000000"/>
                    </w:rPr>
                  </w:rPrChange>
                </w:rPr>
                <w:t>-6.134135961</w:t>
              </w:r>
            </w:ins>
          </w:p>
        </w:tc>
        <w:tc>
          <w:tcPr>
            <w:tcW w:w="1387" w:type="dxa"/>
            <w:noWrap/>
            <w:hideMark/>
            <w:tcPrChange w:id="3305" w:author="Felix Pascal (felixpas)" w:date="2025-07-01T19:34:00Z">
              <w:tcPr>
                <w:tcW w:w="1387" w:type="dxa"/>
                <w:noWrap/>
                <w:hideMark/>
              </w:tcPr>
            </w:tcPrChange>
          </w:tcPr>
          <w:p w14:paraId="6A5B096D" w14:textId="77777777" w:rsidR="00C76A19" w:rsidRPr="00C76A19" w:rsidRDefault="00C76A19" w:rsidP="00C76A19">
            <w:pPr>
              <w:rPr>
                <w:ins w:id="3306" w:author="Felix Pascal (felixpas)" w:date="2025-07-01T19:16:00Z"/>
                <w:rPrChange w:id="3307" w:author="Felix Pascal (felixpas)" w:date="2025-07-01T19:16:00Z">
                  <w:rPr>
                    <w:ins w:id="3308" w:author="Felix Pascal (felixpas)" w:date="2025-07-01T19:16:00Z"/>
                    <w:rFonts w:ascii="Calibri" w:hAnsi="Calibri" w:cs="Calibri"/>
                    <w:color w:val="000000"/>
                  </w:rPr>
                </w:rPrChange>
              </w:rPr>
              <w:pPrChange w:id="3309" w:author="Felix Pascal (felixpas)" w:date="2025-07-01T19:16:00Z">
                <w:pPr>
                  <w:jc w:val="right"/>
                </w:pPr>
              </w:pPrChange>
            </w:pPr>
            <w:ins w:id="3310" w:author="Felix Pascal (felixpas)" w:date="2025-07-01T19:16:00Z">
              <w:r w:rsidRPr="00C76A19">
                <w:rPr>
                  <w:rPrChange w:id="3311" w:author="Felix Pascal (felixpas)" w:date="2025-07-01T19:16:00Z">
                    <w:rPr>
                      <w:rFonts w:ascii="Calibri" w:hAnsi="Calibri" w:cs="Calibri"/>
                      <w:color w:val="000000"/>
                    </w:rPr>
                  </w:rPrChange>
                </w:rPr>
                <w:t>1.10527E-06</w:t>
              </w:r>
            </w:ins>
          </w:p>
        </w:tc>
        <w:tc>
          <w:tcPr>
            <w:tcW w:w="2035" w:type="dxa"/>
            <w:noWrap/>
            <w:hideMark/>
            <w:tcPrChange w:id="3312" w:author="Felix Pascal (felixpas)" w:date="2025-07-01T19:34:00Z">
              <w:tcPr>
                <w:tcW w:w="1040" w:type="dxa"/>
                <w:noWrap/>
                <w:hideMark/>
              </w:tcPr>
            </w:tcPrChange>
          </w:tcPr>
          <w:p w14:paraId="418583A6" w14:textId="77777777" w:rsidR="00C76A19" w:rsidRPr="00C76A19" w:rsidRDefault="00C76A19">
            <w:pPr>
              <w:rPr>
                <w:ins w:id="3313" w:author="Felix Pascal (felixpas)" w:date="2025-07-01T19:16:00Z"/>
                <w:rPrChange w:id="3314" w:author="Felix Pascal (felixpas)" w:date="2025-07-01T19:16:00Z">
                  <w:rPr>
                    <w:ins w:id="3315" w:author="Felix Pascal (felixpas)" w:date="2025-07-01T19:16:00Z"/>
                    <w:rFonts w:ascii="Calibri" w:hAnsi="Calibri" w:cs="Calibri"/>
                    <w:color w:val="000000"/>
                  </w:rPr>
                </w:rPrChange>
              </w:rPr>
            </w:pPr>
            <w:ins w:id="3316" w:author="Felix Pascal (felixpas)" w:date="2025-07-01T19:16:00Z">
              <w:r w:rsidRPr="00C76A19">
                <w:rPr>
                  <w:rPrChange w:id="3317" w:author="Felix Pascal (felixpas)" w:date="2025-07-01T19:16:00Z">
                    <w:rPr>
                      <w:rFonts w:ascii="Calibri" w:hAnsi="Calibri" w:cs="Calibri"/>
                      <w:color w:val="000000"/>
                    </w:rPr>
                  </w:rPrChange>
                </w:rPr>
                <w:t>decreasing</w:t>
              </w:r>
            </w:ins>
          </w:p>
        </w:tc>
        <w:tc>
          <w:tcPr>
            <w:tcW w:w="851" w:type="dxa"/>
            <w:noWrap/>
            <w:hideMark/>
            <w:tcPrChange w:id="3318" w:author="Felix Pascal (felixpas)" w:date="2025-07-01T19:34:00Z">
              <w:tcPr>
                <w:tcW w:w="1846" w:type="dxa"/>
                <w:gridSpan w:val="2"/>
                <w:noWrap/>
                <w:hideMark/>
              </w:tcPr>
            </w:tcPrChange>
          </w:tcPr>
          <w:p w14:paraId="3A18441B" w14:textId="77777777" w:rsidR="00C76A19" w:rsidRPr="00C76A19" w:rsidRDefault="00C76A19" w:rsidP="00C76A19">
            <w:pPr>
              <w:rPr>
                <w:ins w:id="3319" w:author="Felix Pascal (felixpas)" w:date="2025-07-01T19:16:00Z"/>
                <w:rPrChange w:id="3320" w:author="Felix Pascal (felixpas)" w:date="2025-07-01T19:16:00Z">
                  <w:rPr>
                    <w:ins w:id="3321" w:author="Felix Pascal (felixpas)" w:date="2025-07-01T19:16:00Z"/>
                    <w:rFonts w:ascii="Calibri" w:hAnsi="Calibri" w:cs="Calibri"/>
                    <w:color w:val="000000"/>
                  </w:rPr>
                </w:rPrChange>
              </w:rPr>
              <w:pPrChange w:id="3322" w:author="Felix Pascal (felixpas)" w:date="2025-07-01T19:16:00Z">
                <w:pPr>
                  <w:jc w:val="right"/>
                </w:pPr>
              </w:pPrChange>
            </w:pPr>
            <w:ins w:id="3323" w:author="Felix Pascal (felixpas)" w:date="2025-07-01T19:16:00Z">
              <w:r w:rsidRPr="00C76A19">
                <w:rPr>
                  <w:rPrChange w:id="3324" w:author="Felix Pascal (felixpas)" w:date="2025-07-01T19:16:00Z">
                    <w:rPr>
                      <w:rFonts w:ascii="Calibri" w:hAnsi="Calibri" w:cs="Calibri"/>
                      <w:color w:val="000000"/>
                    </w:rPr>
                  </w:rPrChange>
                </w:rPr>
                <w:t>511</w:t>
              </w:r>
            </w:ins>
          </w:p>
        </w:tc>
      </w:tr>
      <w:tr w:rsidR="00C76A19" w:rsidRPr="00C76A19" w14:paraId="24DE285B" w14:textId="77777777" w:rsidTr="00D247C6">
        <w:trPr>
          <w:trHeight w:val="288"/>
          <w:ins w:id="3325" w:author="Felix Pascal (felixpas)" w:date="2025-07-01T19:16:00Z"/>
          <w:trPrChange w:id="3326" w:author="Felix Pascal (felixpas)" w:date="2025-07-01T19:34:00Z">
            <w:trPr>
              <w:gridAfter w:val="0"/>
              <w:trHeight w:val="288"/>
            </w:trPr>
          </w:trPrChange>
        </w:trPr>
        <w:tc>
          <w:tcPr>
            <w:tcW w:w="3397" w:type="dxa"/>
            <w:noWrap/>
            <w:hideMark/>
            <w:tcPrChange w:id="3327" w:author="Felix Pascal (felixpas)" w:date="2025-07-01T19:34:00Z">
              <w:tcPr>
                <w:tcW w:w="2740" w:type="dxa"/>
                <w:noWrap/>
                <w:hideMark/>
              </w:tcPr>
            </w:tcPrChange>
          </w:tcPr>
          <w:p w14:paraId="36939AF3" w14:textId="77777777" w:rsidR="00C76A19" w:rsidRPr="00C76A19" w:rsidRDefault="00C76A19">
            <w:pPr>
              <w:rPr>
                <w:ins w:id="3328" w:author="Felix Pascal (felixpas)" w:date="2025-07-01T19:16:00Z"/>
                <w:rPrChange w:id="3329" w:author="Felix Pascal (felixpas)" w:date="2025-07-01T19:16:00Z">
                  <w:rPr>
                    <w:ins w:id="3330" w:author="Felix Pascal (felixpas)" w:date="2025-07-01T19:16:00Z"/>
                    <w:rFonts w:ascii="Calibri" w:hAnsi="Calibri" w:cs="Calibri"/>
                    <w:color w:val="000000"/>
                  </w:rPr>
                </w:rPrChange>
              </w:rPr>
            </w:pPr>
            <w:ins w:id="3331" w:author="Felix Pascal (felixpas)" w:date="2025-07-01T19:16:00Z">
              <w:r w:rsidRPr="00C76A19">
                <w:rPr>
                  <w:rPrChange w:id="3332" w:author="Felix Pascal (felixpas)" w:date="2025-07-01T19:16:00Z">
                    <w:rPr>
                      <w:rFonts w:ascii="Calibri" w:hAnsi="Calibri" w:cs="Calibri"/>
                      <w:color w:val="000000"/>
                    </w:rPr>
                  </w:rPrChange>
                </w:rPr>
                <w:t xml:space="preserve">Quercus </w:t>
              </w:r>
              <w:proofErr w:type="spellStart"/>
              <w:r w:rsidRPr="00C76A19">
                <w:rPr>
                  <w:rPrChange w:id="3333" w:author="Felix Pascal (felixpas)" w:date="2025-07-01T19:16:00Z">
                    <w:rPr>
                      <w:rFonts w:ascii="Calibri" w:hAnsi="Calibri" w:cs="Calibri"/>
                      <w:color w:val="000000"/>
                    </w:rPr>
                  </w:rPrChange>
                </w:rPr>
                <w:t>robur</w:t>
              </w:r>
              <w:proofErr w:type="spellEnd"/>
            </w:ins>
          </w:p>
        </w:tc>
        <w:tc>
          <w:tcPr>
            <w:tcW w:w="1823" w:type="dxa"/>
            <w:noWrap/>
            <w:hideMark/>
            <w:tcPrChange w:id="3334" w:author="Felix Pascal (felixpas)" w:date="2025-07-01T19:34:00Z">
              <w:tcPr>
                <w:tcW w:w="2480" w:type="dxa"/>
                <w:gridSpan w:val="2"/>
                <w:noWrap/>
                <w:hideMark/>
              </w:tcPr>
            </w:tcPrChange>
          </w:tcPr>
          <w:p w14:paraId="57AC360A" w14:textId="77777777" w:rsidR="00C76A19" w:rsidRPr="00C76A19" w:rsidRDefault="00C76A19" w:rsidP="00C76A19">
            <w:pPr>
              <w:rPr>
                <w:ins w:id="3335" w:author="Felix Pascal (felixpas)" w:date="2025-07-01T19:16:00Z"/>
                <w:rPrChange w:id="3336" w:author="Felix Pascal (felixpas)" w:date="2025-07-01T19:16:00Z">
                  <w:rPr>
                    <w:ins w:id="3337" w:author="Felix Pascal (felixpas)" w:date="2025-07-01T19:16:00Z"/>
                    <w:rFonts w:ascii="Calibri" w:hAnsi="Calibri" w:cs="Calibri"/>
                    <w:color w:val="000000"/>
                  </w:rPr>
                </w:rPrChange>
              </w:rPr>
              <w:pPrChange w:id="3338" w:author="Felix Pascal (felixpas)" w:date="2025-07-01T19:16:00Z">
                <w:pPr>
                  <w:jc w:val="right"/>
                </w:pPr>
              </w:pPrChange>
            </w:pPr>
            <w:ins w:id="3339" w:author="Felix Pascal (felixpas)" w:date="2025-07-01T19:16:00Z">
              <w:r w:rsidRPr="00C76A19">
                <w:rPr>
                  <w:rPrChange w:id="3340" w:author="Felix Pascal (felixpas)" w:date="2025-07-01T19:16:00Z">
                    <w:rPr>
                      <w:rFonts w:ascii="Calibri" w:hAnsi="Calibri" w:cs="Calibri"/>
                      <w:color w:val="000000"/>
                    </w:rPr>
                  </w:rPrChange>
                </w:rPr>
                <w:t>-6.097831329</w:t>
              </w:r>
            </w:ins>
          </w:p>
        </w:tc>
        <w:tc>
          <w:tcPr>
            <w:tcW w:w="1387" w:type="dxa"/>
            <w:noWrap/>
            <w:hideMark/>
            <w:tcPrChange w:id="3341" w:author="Felix Pascal (felixpas)" w:date="2025-07-01T19:34:00Z">
              <w:tcPr>
                <w:tcW w:w="1300" w:type="dxa"/>
                <w:noWrap/>
                <w:hideMark/>
              </w:tcPr>
            </w:tcPrChange>
          </w:tcPr>
          <w:p w14:paraId="04A20EB4" w14:textId="77777777" w:rsidR="00C76A19" w:rsidRPr="00C76A19" w:rsidRDefault="00C76A19" w:rsidP="00C76A19">
            <w:pPr>
              <w:rPr>
                <w:ins w:id="3342" w:author="Felix Pascal (felixpas)" w:date="2025-07-01T19:16:00Z"/>
                <w:rPrChange w:id="3343" w:author="Felix Pascal (felixpas)" w:date="2025-07-01T19:16:00Z">
                  <w:rPr>
                    <w:ins w:id="3344" w:author="Felix Pascal (felixpas)" w:date="2025-07-01T19:16:00Z"/>
                    <w:rFonts w:ascii="Calibri" w:hAnsi="Calibri" w:cs="Calibri"/>
                    <w:color w:val="000000"/>
                  </w:rPr>
                </w:rPrChange>
              </w:rPr>
              <w:pPrChange w:id="3345" w:author="Felix Pascal (felixpas)" w:date="2025-07-01T19:16:00Z">
                <w:pPr>
                  <w:jc w:val="right"/>
                </w:pPr>
              </w:pPrChange>
            </w:pPr>
            <w:ins w:id="3346" w:author="Felix Pascal (felixpas)" w:date="2025-07-01T19:16:00Z">
              <w:r w:rsidRPr="00C76A19">
                <w:rPr>
                  <w:rPrChange w:id="3347" w:author="Felix Pascal (felixpas)" w:date="2025-07-01T19:16:00Z">
                    <w:rPr>
                      <w:rFonts w:ascii="Calibri" w:hAnsi="Calibri" w:cs="Calibri"/>
                      <w:color w:val="000000"/>
                    </w:rPr>
                  </w:rPrChange>
                </w:rPr>
                <w:t>0.00266187</w:t>
              </w:r>
            </w:ins>
          </w:p>
        </w:tc>
        <w:tc>
          <w:tcPr>
            <w:tcW w:w="2035" w:type="dxa"/>
            <w:noWrap/>
            <w:hideMark/>
            <w:tcPrChange w:id="3348" w:author="Felix Pascal (felixpas)" w:date="2025-07-01T19:34:00Z">
              <w:tcPr>
                <w:tcW w:w="1040" w:type="dxa"/>
                <w:noWrap/>
                <w:hideMark/>
              </w:tcPr>
            </w:tcPrChange>
          </w:tcPr>
          <w:p w14:paraId="581AC689" w14:textId="77777777" w:rsidR="00C76A19" w:rsidRPr="00C76A19" w:rsidRDefault="00C76A19">
            <w:pPr>
              <w:rPr>
                <w:ins w:id="3349" w:author="Felix Pascal (felixpas)" w:date="2025-07-01T19:16:00Z"/>
                <w:rPrChange w:id="3350" w:author="Felix Pascal (felixpas)" w:date="2025-07-01T19:16:00Z">
                  <w:rPr>
                    <w:ins w:id="3351" w:author="Felix Pascal (felixpas)" w:date="2025-07-01T19:16:00Z"/>
                    <w:rFonts w:ascii="Calibri" w:hAnsi="Calibri" w:cs="Calibri"/>
                    <w:color w:val="000000"/>
                  </w:rPr>
                </w:rPrChange>
              </w:rPr>
            </w:pPr>
            <w:ins w:id="3352" w:author="Felix Pascal (felixpas)" w:date="2025-07-01T19:16:00Z">
              <w:r w:rsidRPr="00C76A19">
                <w:rPr>
                  <w:rPrChange w:id="3353" w:author="Felix Pascal (felixpas)" w:date="2025-07-01T19:16:00Z">
                    <w:rPr>
                      <w:rFonts w:ascii="Calibri" w:hAnsi="Calibri" w:cs="Calibri"/>
                      <w:color w:val="000000"/>
                    </w:rPr>
                  </w:rPrChange>
                </w:rPr>
                <w:t>decreasing</w:t>
              </w:r>
            </w:ins>
          </w:p>
        </w:tc>
        <w:tc>
          <w:tcPr>
            <w:tcW w:w="851" w:type="dxa"/>
            <w:noWrap/>
            <w:hideMark/>
            <w:tcPrChange w:id="3354" w:author="Felix Pascal (felixpas)" w:date="2025-07-01T19:34:00Z">
              <w:tcPr>
                <w:tcW w:w="900" w:type="dxa"/>
                <w:noWrap/>
                <w:hideMark/>
              </w:tcPr>
            </w:tcPrChange>
          </w:tcPr>
          <w:p w14:paraId="163F69FC" w14:textId="77777777" w:rsidR="00C76A19" w:rsidRPr="00C76A19" w:rsidRDefault="00C76A19" w:rsidP="00C76A19">
            <w:pPr>
              <w:rPr>
                <w:ins w:id="3355" w:author="Felix Pascal (felixpas)" w:date="2025-07-01T19:16:00Z"/>
                <w:rPrChange w:id="3356" w:author="Felix Pascal (felixpas)" w:date="2025-07-01T19:16:00Z">
                  <w:rPr>
                    <w:ins w:id="3357" w:author="Felix Pascal (felixpas)" w:date="2025-07-01T19:16:00Z"/>
                    <w:rFonts w:ascii="Calibri" w:hAnsi="Calibri" w:cs="Calibri"/>
                    <w:color w:val="000000"/>
                  </w:rPr>
                </w:rPrChange>
              </w:rPr>
              <w:pPrChange w:id="3358" w:author="Felix Pascal (felixpas)" w:date="2025-07-01T19:16:00Z">
                <w:pPr>
                  <w:jc w:val="right"/>
                </w:pPr>
              </w:pPrChange>
            </w:pPr>
            <w:ins w:id="3359" w:author="Felix Pascal (felixpas)" w:date="2025-07-01T19:16:00Z">
              <w:r w:rsidRPr="00C76A19">
                <w:rPr>
                  <w:rPrChange w:id="3360" w:author="Felix Pascal (felixpas)" w:date="2025-07-01T19:16:00Z">
                    <w:rPr>
                      <w:rFonts w:ascii="Calibri" w:hAnsi="Calibri" w:cs="Calibri"/>
                      <w:color w:val="000000"/>
                    </w:rPr>
                  </w:rPrChange>
                </w:rPr>
                <w:t>110</w:t>
              </w:r>
            </w:ins>
          </w:p>
        </w:tc>
      </w:tr>
      <w:tr w:rsidR="00D247C6" w:rsidRPr="00D247C6" w14:paraId="36409E23" w14:textId="77777777" w:rsidTr="00D247C6">
        <w:tblPrEx>
          <w:tblPrExChange w:id="3361" w:author="Felix Pascal (felixpas)" w:date="2025-07-01T19:34:00Z">
            <w:tblPrEx>
              <w:tblW w:w="9493" w:type="dxa"/>
            </w:tblPrEx>
          </w:tblPrExChange>
        </w:tblPrEx>
        <w:trPr>
          <w:trHeight w:val="288"/>
          <w:ins w:id="3362" w:author="Felix Pascal (felixpas)" w:date="2025-07-01T19:16:00Z"/>
          <w:trPrChange w:id="3363" w:author="Felix Pascal (felixpas)" w:date="2025-07-01T19:34:00Z">
            <w:trPr>
              <w:trHeight w:val="288"/>
            </w:trPr>
          </w:trPrChange>
        </w:trPr>
        <w:tc>
          <w:tcPr>
            <w:tcW w:w="3397" w:type="dxa"/>
            <w:noWrap/>
            <w:hideMark/>
            <w:tcPrChange w:id="3364" w:author="Felix Pascal (felixpas)" w:date="2025-07-01T19:34:00Z">
              <w:tcPr>
                <w:tcW w:w="3397" w:type="dxa"/>
                <w:gridSpan w:val="2"/>
                <w:noWrap/>
                <w:hideMark/>
              </w:tcPr>
            </w:tcPrChange>
          </w:tcPr>
          <w:p w14:paraId="1D85D3E0" w14:textId="77777777" w:rsidR="00C76A19" w:rsidRPr="00C76A19" w:rsidRDefault="00C76A19">
            <w:pPr>
              <w:rPr>
                <w:ins w:id="3365" w:author="Felix Pascal (felixpas)" w:date="2025-07-01T19:16:00Z"/>
                <w:rPrChange w:id="3366" w:author="Felix Pascal (felixpas)" w:date="2025-07-01T19:16:00Z">
                  <w:rPr>
                    <w:ins w:id="3367" w:author="Felix Pascal (felixpas)" w:date="2025-07-01T19:16:00Z"/>
                    <w:rFonts w:ascii="Calibri" w:hAnsi="Calibri" w:cs="Calibri"/>
                    <w:color w:val="000000"/>
                  </w:rPr>
                </w:rPrChange>
              </w:rPr>
            </w:pPr>
            <w:ins w:id="3368" w:author="Felix Pascal (felixpas)" w:date="2025-07-01T19:16:00Z">
              <w:r w:rsidRPr="00C76A19">
                <w:rPr>
                  <w:rPrChange w:id="3369" w:author="Felix Pascal (felixpas)" w:date="2025-07-01T19:16:00Z">
                    <w:rPr>
                      <w:rFonts w:ascii="Calibri" w:hAnsi="Calibri" w:cs="Calibri"/>
                      <w:color w:val="000000"/>
                    </w:rPr>
                  </w:rPrChange>
                </w:rPr>
                <w:t xml:space="preserve">Viola </w:t>
              </w:r>
              <w:proofErr w:type="spellStart"/>
              <w:r w:rsidRPr="00C76A19">
                <w:rPr>
                  <w:rPrChange w:id="3370" w:author="Felix Pascal (felixpas)" w:date="2025-07-01T19:16:00Z">
                    <w:rPr>
                      <w:rFonts w:ascii="Calibri" w:hAnsi="Calibri" w:cs="Calibri"/>
                      <w:color w:val="000000"/>
                    </w:rPr>
                  </w:rPrChange>
                </w:rPr>
                <w:t>biflora</w:t>
              </w:r>
              <w:proofErr w:type="spellEnd"/>
            </w:ins>
          </w:p>
        </w:tc>
        <w:tc>
          <w:tcPr>
            <w:tcW w:w="1823" w:type="dxa"/>
            <w:noWrap/>
            <w:hideMark/>
            <w:tcPrChange w:id="3371" w:author="Felix Pascal (felixpas)" w:date="2025-07-01T19:34:00Z">
              <w:tcPr>
                <w:tcW w:w="1823" w:type="dxa"/>
                <w:noWrap/>
                <w:hideMark/>
              </w:tcPr>
            </w:tcPrChange>
          </w:tcPr>
          <w:p w14:paraId="321DF106" w14:textId="77777777" w:rsidR="00C76A19" w:rsidRPr="00C76A19" w:rsidRDefault="00C76A19" w:rsidP="00C76A19">
            <w:pPr>
              <w:rPr>
                <w:ins w:id="3372" w:author="Felix Pascal (felixpas)" w:date="2025-07-01T19:16:00Z"/>
                <w:rPrChange w:id="3373" w:author="Felix Pascal (felixpas)" w:date="2025-07-01T19:16:00Z">
                  <w:rPr>
                    <w:ins w:id="3374" w:author="Felix Pascal (felixpas)" w:date="2025-07-01T19:16:00Z"/>
                    <w:rFonts w:ascii="Calibri" w:hAnsi="Calibri" w:cs="Calibri"/>
                    <w:color w:val="000000"/>
                  </w:rPr>
                </w:rPrChange>
              </w:rPr>
              <w:pPrChange w:id="3375" w:author="Felix Pascal (felixpas)" w:date="2025-07-01T19:16:00Z">
                <w:pPr>
                  <w:jc w:val="right"/>
                </w:pPr>
              </w:pPrChange>
            </w:pPr>
            <w:ins w:id="3376" w:author="Felix Pascal (felixpas)" w:date="2025-07-01T19:16:00Z">
              <w:r w:rsidRPr="00C76A19">
                <w:rPr>
                  <w:rPrChange w:id="3377" w:author="Felix Pascal (felixpas)" w:date="2025-07-01T19:16:00Z">
                    <w:rPr>
                      <w:rFonts w:ascii="Calibri" w:hAnsi="Calibri" w:cs="Calibri"/>
                      <w:color w:val="000000"/>
                    </w:rPr>
                  </w:rPrChange>
                </w:rPr>
                <w:t>-6.019271339</w:t>
              </w:r>
            </w:ins>
          </w:p>
        </w:tc>
        <w:tc>
          <w:tcPr>
            <w:tcW w:w="1387" w:type="dxa"/>
            <w:noWrap/>
            <w:hideMark/>
            <w:tcPrChange w:id="3378" w:author="Felix Pascal (felixpas)" w:date="2025-07-01T19:34:00Z">
              <w:tcPr>
                <w:tcW w:w="1387" w:type="dxa"/>
                <w:noWrap/>
                <w:hideMark/>
              </w:tcPr>
            </w:tcPrChange>
          </w:tcPr>
          <w:p w14:paraId="41B432F2" w14:textId="77777777" w:rsidR="00C76A19" w:rsidRPr="00C76A19" w:rsidRDefault="00C76A19" w:rsidP="00C76A19">
            <w:pPr>
              <w:rPr>
                <w:ins w:id="3379" w:author="Felix Pascal (felixpas)" w:date="2025-07-01T19:16:00Z"/>
                <w:rPrChange w:id="3380" w:author="Felix Pascal (felixpas)" w:date="2025-07-01T19:16:00Z">
                  <w:rPr>
                    <w:ins w:id="3381" w:author="Felix Pascal (felixpas)" w:date="2025-07-01T19:16:00Z"/>
                    <w:rFonts w:ascii="Calibri" w:hAnsi="Calibri" w:cs="Calibri"/>
                    <w:color w:val="000000"/>
                  </w:rPr>
                </w:rPrChange>
              </w:rPr>
              <w:pPrChange w:id="3382" w:author="Felix Pascal (felixpas)" w:date="2025-07-01T19:16:00Z">
                <w:pPr>
                  <w:jc w:val="right"/>
                </w:pPr>
              </w:pPrChange>
            </w:pPr>
            <w:ins w:id="3383" w:author="Felix Pascal (felixpas)" w:date="2025-07-01T19:16:00Z">
              <w:r w:rsidRPr="00C76A19">
                <w:rPr>
                  <w:rPrChange w:id="3384" w:author="Felix Pascal (felixpas)" w:date="2025-07-01T19:16:00Z">
                    <w:rPr>
                      <w:rFonts w:ascii="Calibri" w:hAnsi="Calibri" w:cs="Calibri"/>
                      <w:color w:val="000000"/>
                    </w:rPr>
                  </w:rPrChange>
                </w:rPr>
                <w:t>0.00254272</w:t>
              </w:r>
            </w:ins>
          </w:p>
        </w:tc>
        <w:tc>
          <w:tcPr>
            <w:tcW w:w="2035" w:type="dxa"/>
            <w:noWrap/>
            <w:hideMark/>
            <w:tcPrChange w:id="3385" w:author="Felix Pascal (felixpas)" w:date="2025-07-01T19:34:00Z">
              <w:tcPr>
                <w:tcW w:w="1040" w:type="dxa"/>
                <w:noWrap/>
                <w:hideMark/>
              </w:tcPr>
            </w:tcPrChange>
          </w:tcPr>
          <w:p w14:paraId="3913377F" w14:textId="77777777" w:rsidR="00C76A19" w:rsidRPr="00C76A19" w:rsidRDefault="00C76A19">
            <w:pPr>
              <w:rPr>
                <w:ins w:id="3386" w:author="Felix Pascal (felixpas)" w:date="2025-07-01T19:16:00Z"/>
                <w:rPrChange w:id="3387" w:author="Felix Pascal (felixpas)" w:date="2025-07-01T19:16:00Z">
                  <w:rPr>
                    <w:ins w:id="3388" w:author="Felix Pascal (felixpas)" w:date="2025-07-01T19:16:00Z"/>
                    <w:rFonts w:ascii="Calibri" w:hAnsi="Calibri" w:cs="Calibri"/>
                    <w:color w:val="000000"/>
                  </w:rPr>
                </w:rPrChange>
              </w:rPr>
            </w:pPr>
            <w:ins w:id="3389" w:author="Felix Pascal (felixpas)" w:date="2025-07-01T19:16:00Z">
              <w:r w:rsidRPr="00C76A19">
                <w:rPr>
                  <w:rPrChange w:id="3390" w:author="Felix Pascal (felixpas)" w:date="2025-07-01T19:16:00Z">
                    <w:rPr>
                      <w:rFonts w:ascii="Calibri" w:hAnsi="Calibri" w:cs="Calibri"/>
                      <w:color w:val="000000"/>
                    </w:rPr>
                  </w:rPrChange>
                </w:rPr>
                <w:t>decreasing</w:t>
              </w:r>
            </w:ins>
          </w:p>
        </w:tc>
        <w:tc>
          <w:tcPr>
            <w:tcW w:w="851" w:type="dxa"/>
            <w:noWrap/>
            <w:hideMark/>
            <w:tcPrChange w:id="3391" w:author="Felix Pascal (felixpas)" w:date="2025-07-01T19:34:00Z">
              <w:tcPr>
                <w:tcW w:w="1846" w:type="dxa"/>
                <w:gridSpan w:val="2"/>
                <w:noWrap/>
                <w:hideMark/>
              </w:tcPr>
            </w:tcPrChange>
          </w:tcPr>
          <w:p w14:paraId="3144C4DA" w14:textId="77777777" w:rsidR="00C76A19" w:rsidRPr="00C76A19" w:rsidRDefault="00C76A19" w:rsidP="00C76A19">
            <w:pPr>
              <w:rPr>
                <w:ins w:id="3392" w:author="Felix Pascal (felixpas)" w:date="2025-07-01T19:16:00Z"/>
                <w:rPrChange w:id="3393" w:author="Felix Pascal (felixpas)" w:date="2025-07-01T19:16:00Z">
                  <w:rPr>
                    <w:ins w:id="3394" w:author="Felix Pascal (felixpas)" w:date="2025-07-01T19:16:00Z"/>
                    <w:rFonts w:ascii="Calibri" w:hAnsi="Calibri" w:cs="Calibri"/>
                    <w:color w:val="000000"/>
                  </w:rPr>
                </w:rPrChange>
              </w:rPr>
              <w:pPrChange w:id="3395" w:author="Felix Pascal (felixpas)" w:date="2025-07-01T19:16:00Z">
                <w:pPr>
                  <w:jc w:val="right"/>
                </w:pPr>
              </w:pPrChange>
            </w:pPr>
            <w:ins w:id="3396" w:author="Felix Pascal (felixpas)" w:date="2025-07-01T19:16:00Z">
              <w:r w:rsidRPr="00C76A19">
                <w:rPr>
                  <w:rPrChange w:id="3397" w:author="Felix Pascal (felixpas)" w:date="2025-07-01T19:16:00Z">
                    <w:rPr>
                      <w:rFonts w:ascii="Calibri" w:hAnsi="Calibri" w:cs="Calibri"/>
                      <w:color w:val="000000"/>
                    </w:rPr>
                  </w:rPrChange>
                </w:rPr>
                <w:t>502</w:t>
              </w:r>
            </w:ins>
          </w:p>
        </w:tc>
      </w:tr>
      <w:tr w:rsidR="00C76A19" w:rsidRPr="00C76A19" w14:paraId="449AC61F" w14:textId="77777777" w:rsidTr="00D247C6">
        <w:trPr>
          <w:trHeight w:val="288"/>
          <w:ins w:id="3398" w:author="Felix Pascal (felixpas)" w:date="2025-07-01T19:16:00Z"/>
          <w:trPrChange w:id="3399" w:author="Felix Pascal (felixpas)" w:date="2025-07-01T19:34:00Z">
            <w:trPr>
              <w:gridAfter w:val="0"/>
              <w:trHeight w:val="288"/>
            </w:trPr>
          </w:trPrChange>
        </w:trPr>
        <w:tc>
          <w:tcPr>
            <w:tcW w:w="3397" w:type="dxa"/>
            <w:noWrap/>
            <w:hideMark/>
            <w:tcPrChange w:id="3400" w:author="Felix Pascal (felixpas)" w:date="2025-07-01T19:34:00Z">
              <w:tcPr>
                <w:tcW w:w="2740" w:type="dxa"/>
                <w:noWrap/>
                <w:hideMark/>
              </w:tcPr>
            </w:tcPrChange>
          </w:tcPr>
          <w:p w14:paraId="67FF6E5E" w14:textId="77777777" w:rsidR="00C76A19" w:rsidRPr="00C76A19" w:rsidRDefault="00C76A19">
            <w:pPr>
              <w:rPr>
                <w:ins w:id="3401" w:author="Felix Pascal (felixpas)" w:date="2025-07-01T19:16:00Z"/>
                <w:rPrChange w:id="3402" w:author="Felix Pascal (felixpas)" w:date="2025-07-01T19:16:00Z">
                  <w:rPr>
                    <w:ins w:id="3403" w:author="Felix Pascal (felixpas)" w:date="2025-07-01T19:16:00Z"/>
                    <w:rFonts w:ascii="Calibri" w:hAnsi="Calibri" w:cs="Calibri"/>
                    <w:color w:val="000000"/>
                  </w:rPr>
                </w:rPrChange>
              </w:rPr>
            </w:pPr>
            <w:proofErr w:type="spellStart"/>
            <w:ins w:id="3404" w:author="Felix Pascal (felixpas)" w:date="2025-07-01T19:16:00Z">
              <w:r w:rsidRPr="00C76A19">
                <w:rPr>
                  <w:rPrChange w:id="3405" w:author="Felix Pascal (felixpas)" w:date="2025-07-01T19:16:00Z">
                    <w:rPr>
                      <w:rFonts w:ascii="Calibri" w:hAnsi="Calibri" w:cs="Calibri"/>
                      <w:color w:val="000000"/>
                    </w:rPr>
                  </w:rPrChange>
                </w:rPr>
                <w:t>Prenanthes</w:t>
              </w:r>
              <w:proofErr w:type="spellEnd"/>
              <w:r w:rsidRPr="00C76A19">
                <w:rPr>
                  <w:rPrChange w:id="3406" w:author="Felix Pascal (felixpas)" w:date="2025-07-01T19:16:00Z">
                    <w:rPr>
                      <w:rFonts w:ascii="Calibri" w:hAnsi="Calibri" w:cs="Calibri"/>
                      <w:color w:val="000000"/>
                    </w:rPr>
                  </w:rPrChange>
                </w:rPr>
                <w:t xml:space="preserve"> purpurea</w:t>
              </w:r>
            </w:ins>
          </w:p>
        </w:tc>
        <w:tc>
          <w:tcPr>
            <w:tcW w:w="1823" w:type="dxa"/>
            <w:noWrap/>
            <w:hideMark/>
            <w:tcPrChange w:id="3407" w:author="Felix Pascal (felixpas)" w:date="2025-07-01T19:34:00Z">
              <w:tcPr>
                <w:tcW w:w="2480" w:type="dxa"/>
                <w:gridSpan w:val="2"/>
                <w:noWrap/>
                <w:hideMark/>
              </w:tcPr>
            </w:tcPrChange>
          </w:tcPr>
          <w:p w14:paraId="4D39FB31" w14:textId="77777777" w:rsidR="00C76A19" w:rsidRPr="00C76A19" w:rsidRDefault="00C76A19" w:rsidP="00C76A19">
            <w:pPr>
              <w:rPr>
                <w:ins w:id="3408" w:author="Felix Pascal (felixpas)" w:date="2025-07-01T19:16:00Z"/>
                <w:rPrChange w:id="3409" w:author="Felix Pascal (felixpas)" w:date="2025-07-01T19:16:00Z">
                  <w:rPr>
                    <w:ins w:id="3410" w:author="Felix Pascal (felixpas)" w:date="2025-07-01T19:16:00Z"/>
                    <w:rFonts w:ascii="Calibri" w:hAnsi="Calibri" w:cs="Calibri"/>
                    <w:color w:val="000000"/>
                  </w:rPr>
                </w:rPrChange>
              </w:rPr>
              <w:pPrChange w:id="3411" w:author="Felix Pascal (felixpas)" w:date="2025-07-01T19:16:00Z">
                <w:pPr>
                  <w:jc w:val="right"/>
                </w:pPr>
              </w:pPrChange>
            </w:pPr>
            <w:ins w:id="3412" w:author="Felix Pascal (felixpas)" w:date="2025-07-01T19:16:00Z">
              <w:r w:rsidRPr="00C76A19">
                <w:rPr>
                  <w:rPrChange w:id="3413" w:author="Felix Pascal (felixpas)" w:date="2025-07-01T19:16:00Z">
                    <w:rPr>
                      <w:rFonts w:ascii="Calibri" w:hAnsi="Calibri" w:cs="Calibri"/>
                      <w:color w:val="000000"/>
                    </w:rPr>
                  </w:rPrChange>
                </w:rPr>
                <w:t>-5.635607489</w:t>
              </w:r>
            </w:ins>
          </w:p>
        </w:tc>
        <w:tc>
          <w:tcPr>
            <w:tcW w:w="1387" w:type="dxa"/>
            <w:noWrap/>
            <w:hideMark/>
            <w:tcPrChange w:id="3414" w:author="Felix Pascal (felixpas)" w:date="2025-07-01T19:34:00Z">
              <w:tcPr>
                <w:tcW w:w="1300" w:type="dxa"/>
                <w:noWrap/>
                <w:hideMark/>
              </w:tcPr>
            </w:tcPrChange>
          </w:tcPr>
          <w:p w14:paraId="446667FC" w14:textId="77777777" w:rsidR="00C76A19" w:rsidRPr="00C76A19" w:rsidRDefault="00C76A19" w:rsidP="00C76A19">
            <w:pPr>
              <w:rPr>
                <w:ins w:id="3415" w:author="Felix Pascal (felixpas)" w:date="2025-07-01T19:16:00Z"/>
                <w:rPrChange w:id="3416" w:author="Felix Pascal (felixpas)" w:date="2025-07-01T19:16:00Z">
                  <w:rPr>
                    <w:ins w:id="3417" w:author="Felix Pascal (felixpas)" w:date="2025-07-01T19:16:00Z"/>
                    <w:rFonts w:ascii="Calibri" w:hAnsi="Calibri" w:cs="Calibri"/>
                    <w:color w:val="000000"/>
                  </w:rPr>
                </w:rPrChange>
              </w:rPr>
              <w:pPrChange w:id="3418" w:author="Felix Pascal (felixpas)" w:date="2025-07-01T19:16:00Z">
                <w:pPr>
                  <w:jc w:val="right"/>
                </w:pPr>
              </w:pPrChange>
            </w:pPr>
            <w:ins w:id="3419" w:author="Felix Pascal (felixpas)" w:date="2025-07-01T19:16:00Z">
              <w:r w:rsidRPr="00C76A19">
                <w:rPr>
                  <w:rPrChange w:id="3420" w:author="Felix Pascal (felixpas)" w:date="2025-07-01T19:16:00Z">
                    <w:rPr>
                      <w:rFonts w:ascii="Calibri" w:hAnsi="Calibri" w:cs="Calibri"/>
                      <w:color w:val="000000"/>
                    </w:rPr>
                  </w:rPrChange>
                </w:rPr>
                <w:t>0.018620574</w:t>
              </w:r>
            </w:ins>
          </w:p>
        </w:tc>
        <w:tc>
          <w:tcPr>
            <w:tcW w:w="2035" w:type="dxa"/>
            <w:noWrap/>
            <w:hideMark/>
            <w:tcPrChange w:id="3421" w:author="Felix Pascal (felixpas)" w:date="2025-07-01T19:34:00Z">
              <w:tcPr>
                <w:tcW w:w="1040" w:type="dxa"/>
                <w:noWrap/>
                <w:hideMark/>
              </w:tcPr>
            </w:tcPrChange>
          </w:tcPr>
          <w:p w14:paraId="27AFF894" w14:textId="77777777" w:rsidR="00C76A19" w:rsidRPr="00C76A19" w:rsidRDefault="00C76A19">
            <w:pPr>
              <w:rPr>
                <w:ins w:id="3422" w:author="Felix Pascal (felixpas)" w:date="2025-07-01T19:16:00Z"/>
                <w:rPrChange w:id="3423" w:author="Felix Pascal (felixpas)" w:date="2025-07-01T19:16:00Z">
                  <w:rPr>
                    <w:ins w:id="3424" w:author="Felix Pascal (felixpas)" w:date="2025-07-01T19:16:00Z"/>
                    <w:rFonts w:ascii="Calibri" w:hAnsi="Calibri" w:cs="Calibri"/>
                    <w:color w:val="000000"/>
                  </w:rPr>
                </w:rPrChange>
              </w:rPr>
            </w:pPr>
            <w:ins w:id="3425" w:author="Felix Pascal (felixpas)" w:date="2025-07-01T19:16:00Z">
              <w:r w:rsidRPr="00C76A19">
                <w:rPr>
                  <w:rPrChange w:id="3426" w:author="Felix Pascal (felixpas)" w:date="2025-07-01T19:16:00Z">
                    <w:rPr>
                      <w:rFonts w:ascii="Calibri" w:hAnsi="Calibri" w:cs="Calibri"/>
                      <w:color w:val="000000"/>
                    </w:rPr>
                  </w:rPrChange>
                </w:rPr>
                <w:t>decreasing</w:t>
              </w:r>
            </w:ins>
          </w:p>
        </w:tc>
        <w:tc>
          <w:tcPr>
            <w:tcW w:w="851" w:type="dxa"/>
            <w:noWrap/>
            <w:hideMark/>
            <w:tcPrChange w:id="3427" w:author="Felix Pascal (felixpas)" w:date="2025-07-01T19:34:00Z">
              <w:tcPr>
                <w:tcW w:w="900" w:type="dxa"/>
                <w:noWrap/>
                <w:hideMark/>
              </w:tcPr>
            </w:tcPrChange>
          </w:tcPr>
          <w:p w14:paraId="24E00AED" w14:textId="77777777" w:rsidR="00C76A19" w:rsidRPr="00C76A19" w:rsidRDefault="00C76A19" w:rsidP="00C76A19">
            <w:pPr>
              <w:rPr>
                <w:ins w:id="3428" w:author="Felix Pascal (felixpas)" w:date="2025-07-01T19:16:00Z"/>
                <w:rPrChange w:id="3429" w:author="Felix Pascal (felixpas)" w:date="2025-07-01T19:16:00Z">
                  <w:rPr>
                    <w:ins w:id="3430" w:author="Felix Pascal (felixpas)" w:date="2025-07-01T19:16:00Z"/>
                    <w:rFonts w:ascii="Calibri" w:hAnsi="Calibri" w:cs="Calibri"/>
                    <w:color w:val="000000"/>
                  </w:rPr>
                </w:rPrChange>
              </w:rPr>
              <w:pPrChange w:id="3431" w:author="Felix Pascal (felixpas)" w:date="2025-07-01T19:16:00Z">
                <w:pPr>
                  <w:jc w:val="right"/>
                </w:pPr>
              </w:pPrChange>
            </w:pPr>
            <w:ins w:id="3432" w:author="Felix Pascal (felixpas)" w:date="2025-07-01T19:16:00Z">
              <w:r w:rsidRPr="00C76A19">
                <w:rPr>
                  <w:rPrChange w:id="3433" w:author="Felix Pascal (felixpas)" w:date="2025-07-01T19:16:00Z">
                    <w:rPr>
                      <w:rFonts w:ascii="Calibri" w:hAnsi="Calibri" w:cs="Calibri"/>
                      <w:color w:val="000000"/>
                    </w:rPr>
                  </w:rPrChange>
                </w:rPr>
                <w:t>288</w:t>
              </w:r>
            </w:ins>
          </w:p>
        </w:tc>
      </w:tr>
      <w:tr w:rsidR="00D247C6" w:rsidRPr="00D247C6" w14:paraId="3DAD2B58" w14:textId="77777777" w:rsidTr="00D247C6">
        <w:tblPrEx>
          <w:tblPrExChange w:id="3434" w:author="Felix Pascal (felixpas)" w:date="2025-07-01T19:34:00Z">
            <w:tblPrEx>
              <w:tblW w:w="9493" w:type="dxa"/>
            </w:tblPrEx>
          </w:tblPrExChange>
        </w:tblPrEx>
        <w:trPr>
          <w:trHeight w:val="288"/>
          <w:ins w:id="3435" w:author="Felix Pascal (felixpas)" w:date="2025-07-01T19:16:00Z"/>
          <w:trPrChange w:id="3436" w:author="Felix Pascal (felixpas)" w:date="2025-07-01T19:34:00Z">
            <w:trPr>
              <w:trHeight w:val="288"/>
            </w:trPr>
          </w:trPrChange>
        </w:trPr>
        <w:tc>
          <w:tcPr>
            <w:tcW w:w="3397" w:type="dxa"/>
            <w:noWrap/>
            <w:hideMark/>
            <w:tcPrChange w:id="3437" w:author="Felix Pascal (felixpas)" w:date="2025-07-01T19:34:00Z">
              <w:tcPr>
                <w:tcW w:w="3397" w:type="dxa"/>
                <w:gridSpan w:val="2"/>
                <w:noWrap/>
                <w:hideMark/>
              </w:tcPr>
            </w:tcPrChange>
          </w:tcPr>
          <w:p w14:paraId="78DDA2BF" w14:textId="77777777" w:rsidR="00C76A19" w:rsidRPr="00C76A19" w:rsidRDefault="00C76A19">
            <w:pPr>
              <w:rPr>
                <w:ins w:id="3438" w:author="Felix Pascal (felixpas)" w:date="2025-07-01T19:16:00Z"/>
                <w:rPrChange w:id="3439" w:author="Felix Pascal (felixpas)" w:date="2025-07-01T19:16:00Z">
                  <w:rPr>
                    <w:ins w:id="3440" w:author="Felix Pascal (felixpas)" w:date="2025-07-01T19:16:00Z"/>
                    <w:rFonts w:ascii="Calibri" w:hAnsi="Calibri" w:cs="Calibri"/>
                    <w:color w:val="000000"/>
                  </w:rPr>
                </w:rPrChange>
              </w:rPr>
            </w:pPr>
            <w:ins w:id="3441" w:author="Felix Pascal (felixpas)" w:date="2025-07-01T19:16:00Z">
              <w:r w:rsidRPr="00C76A19">
                <w:rPr>
                  <w:rPrChange w:id="3442" w:author="Felix Pascal (felixpas)" w:date="2025-07-01T19:16:00Z">
                    <w:rPr>
                      <w:rFonts w:ascii="Calibri" w:hAnsi="Calibri" w:cs="Calibri"/>
                      <w:color w:val="000000"/>
                    </w:rPr>
                  </w:rPrChange>
                </w:rPr>
                <w:t xml:space="preserve">Euphorbia </w:t>
              </w:r>
              <w:proofErr w:type="spellStart"/>
              <w:r w:rsidRPr="00C76A19">
                <w:rPr>
                  <w:rPrChange w:id="3443" w:author="Felix Pascal (felixpas)" w:date="2025-07-01T19:16:00Z">
                    <w:rPr>
                      <w:rFonts w:ascii="Calibri" w:hAnsi="Calibri" w:cs="Calibri"/>
                      <w:color w:val="000000"/>
                    </w:rPr>
                  </w:rPrChange>
                </w:rPr>
                <w:t>cyparissias</w:t>
              </w:r>
              <w:proofErr w:type="spellEnd"/>
            </w:ins>
          </w:p>
        </w:tc>
        <w:tc>
          <w:tcPr>
            <w:tcW w:w="1823" w:type="dxa"/>
            <w:noWrap/>
            <w:hideMark/>
            <w:tcPrChange w:id="3444" w:author="Felix Pascal (felixpas)" w:date="2025-07-01T19:34:00Z">
              <w:tcPr>
                <w:tcW w:w="1823" w:type="dxa"/>
                <w:noWrap/>
                <w:hideMark/>
              </w:tcPr>
            </w:tcPrChange>
          </w:tcPr>
          <w:p w14:paraId="69B979A9" w14:textId="77777777" w:rsidR="00C76A19" w:rsidRPr="00C76A19" w:rsidRDefault="00C76A19" w:rsidP="00C76A19">
            <w:pPr>
              <w:rPr>
                <w:ins w:id="3445" w:author="Felix Pascal (felixpas)" w:date="2025-07-01T19:16:00Z"/>
                <w:rPrChange w:id="3446" w:author="Felix Pascal (felixpas)" w:date="2025-07-01T19:16:00Z">
                  <w:rPr>
                    <w:ins w:id="3447" w:author="Felix Pascal (felixpas)" w:date="2025-07-01T19:16:00Z"/>
                    <w:rFonts w:ascii="Calibri" w:hAnsi="Calibri" w:cs="Calibri"/>
                    <w:color w:val="000000"/>
                  </w:rPr>
                </w:rPrChange>
              </w:rPr>
              <w:pPrChange w:id="3448" w:author="Felix Pascal (felixpas)" w:date="2025-07-01T19:16:00Z">
                <w:pPr>
                  <w:jc w:val="right"/>
                </w:pPr>
              </w:pPrChange>
            </w:pPr>
            <w:ins w:id="3449" w:author="Felix Pascal (felixpas)" w:date="2025-07-01T19:16:00Z">
              <w:r w:rsidRPr="00C76A19">
                <w:rPr>
                  <w:rPrChange w:id="3450" w:author="Felix Pascal (felixpas)" w:date="2025-07-01T19:16:00Z">
                    <w:rPr>
                      <w:rFonts w:ascii="Calibri" w:hAnsi="Calibri" w:cs="Calibri"/>
                      <w:color w:val="000000"/>
                    </w:rPr>
                  </w:rPrChange>
                </w:rPr>
                <w:t>-5.626012486</w:t>
              </w:r>
            </w:ins>
          </w:p>
        </w:tc>
        <w:tc>
          <w:tcPr>
            <w:tcW w:w="1387" w:type="dxa"/>
            <w:noWrap/>
            <w:hideMark/>
            <w:tcPrChange w:id="3451" w:author="Felix Pascal (felixpas)" w:date="2025-07-01T19:34:00Z">
              <w:tcPr>
                <w:tcW w:w="1387" w:type="dxa"/>
                <w:noWrap/>
                <w:hideMark/>
              </w:tcPr>
            </w:tcPrChange>
          </w:tcPr>
          <w:p w14:paraId="0B7D4767" w14:textId="77777777" w:rsidR="00C76A19" w:rsidRPr="00C76A19" w:rsidRDefault="00C76A19" w:rsidP="00C76A19">
            <w:pPr>
              <w:rPr>
                <w:ins w:id="3452" w:author="Felix Pascal (felixpas)" w:date="2025-07-01T19:16:00Z"/>
                <w:rPrChange w:id="3453" w:author="Felix Pascal (felixpas)" w:date="2025-07-01T19:16:00Z">
                  <w:rPr>
                    <w:ins w:id="3454" w:author="Felix Pascal (felixpas)" w:date="2025-07-01T19:16:00Z"/>
                    <w:rFonts w:ascii="Calibri" w:hAnsi="Calibri" w:cs="Calibri"/>
                    <w:color w:val="000000"/>
                  </w:rPr>
                </w:rPrChange>
              </w:rPr>
              <w:pPrChange w:id="3455" w:author="Felix Pascal (felixpas)" w:date="2025-07-01T19:16:00Z">
                <w:pPr>
                  <w:jc w:val="right"/>
                </w:pPr>
              </w:pPrChange>
            </w:pPr>
            <w:ins w:id="3456" w:author="Felix Pascal (felixpas)" w:date="2025-07-01T19:16:00Z">
              <w:r w:rsidRPr="00C76A19">
                <w:rPr>
                  <w:rPrChange w:id="3457" w:author="Felix Pascal (felixpas)" w:date="2025-07-01T19:16:00Z">
                    <w:rPr>
                      <w:rFonts w:ascii="Calibri" w:hAnsi="Calibri" w:cs="Calibri"/>
                      <w:color w:val="000000"/>
                    </w:rPr>
                  </w:rPrChange>
                </w:rPr>
                <w:t>0.04204908</w:t>
              </w:r>
            </w:ins>
          </w:p>
        </w:tc>
        <w:tc>
          <w:tcPr>
            <w:tcW w:w="2035" w:type="dxa"/>
            <w:noWrap/>
            <w:hideMark/>
            <w:tcPrChange w:id="3458" w:author="Felix Pascal (felixpas)" w:date="2025-07-01T19:34:00Z">
              <w:tcPr>
                <w:tcW w:w="1040" w:type="dxa"/>
                <w:noWrap/>
                <w:hideMark/>
              </w:tcPr>
            </w:tcPrChange>
          </w:tcPr>
          <w:p w14:paraId="6028E952" w14:textId="77777777" w:rsidR="00C76A19" w:rsidRPr="00C76A19" w:rsidRDefault="00C76A19">
            <w:pPr>
              <w:rPr>
                <w:ins w:id="3459" w:author="Felix Pascal (felixpas)" w:date="2025-07-01T19:16:00Z"/>
                <w:rPrChange w:id="3460" w:author="Felix Pascal (felixpas)" w:date="2025-07-01T19:16:00Z">
                  <w:rPr>
                    <w:ins w:id="3461" w:author="Felix Pascal (felixpas)" w:date="2025-07-01T19:16:00Z"/>
                    <w:rFonts w:ascii="Calibri" w:hAnsi="Calibri" w:cs="Calibri"/>
                    <w:color w:val="000000"/>
                  </w:rPr>
                </w:rPrChange>
              </w:rPr>
            </w:pPr>
            <w:ins w:id="3462" w:author="Felix Pascal (felixpas)" w:date="2025-07-01T19:16:00Z">
              <w:r w:rsidRPr="00C76A19">
                <w:rPr>
                  <w:rPrChange w:id="3463" w:author="Felix Pascal (felixpas)" w:date="2025-07-01T19:16:00Z">
                    <w:rPr>
                      <w:rFonts w:ascii="Calibri" w:hAnsi="Calibri" w:cs="Calibri"/>
                      <w:color w:val="000000"/>
                    </w:rPr>
                  </w:rPrChange>
                </w:rPr>
                <w:t>decreasing</w:t>
              </w:r>
            </w:ins>
          </w:p>
        </w:tc>
        <w:tc>
          <w:tcPr>
            <w:tcW w:w="851" w:type="dxa"/>
            <w:noWrap/>
            <w:hideMark/>
            <w:tcPrChange w:id="3464" w:author="Felix Pascal (felixpas)" w:date="2025-07-01T19:34:00Z">
              <w:tcPr>
                <w:tcW w:w="1846" w:type="dxa"/>
                <w:gridSpan w:val="2"/>
                <w:noWrap/>
                <w:hideMark/>
              </w:tcPr>
            </w:tcPrChange>
          </w:tcPr>
          <w:p w14:paraId="1C8BE3C1" w14:textId="77777777" w:rsidR="00C76A19" w:rsidRPr="00C76A19" w:rsidRDefault="00C76A19" w:rsidP="00C76A19">
            <w:pPr>
              <w:rPr>
                <w:ins w:id="3465" w:author="Felix Pascal (felixpas)" w:date="2025-07-01T19:16:00Z"/>
                <w:rPrChange w:id="3466" w:author="Felix Pascal (felixpas)" w:date="2025-07-01T19:16:00Z">
                  <w:rPr>
                    <w:ins w:id="3467" w:author="Felix Pascal (felixpas)" w:date="2025-07-01T19:16:00Z"/>
                    <w:rFonts w:ascii="Calibri" w:hAnsi="Calibri" w:cs="Calibri"/>
                    <w:color w:val="000000"/>
                  </w:rPr>
                </w:rPrChange>
              </w:rPr>
              <w:pPrChange w:id="3468" w:author="Felix Pascal (felixpas)" w:date="2025-07-01T19:16:00Z">
                <w:pPr>
                  <w:jc w:val="right"/>
                </w:pPr>
              </w:pPrChange>
            </w:pPr>
            <w:ins w:id="3469" w:author="Felix Pascal (felixpas)" w:date="2025-07-01T19:16:00Z">
              <w:r w:rsidRPr="00C76A19">
                <w:rPr>
                  <w:rPrChange w:id="3470" w:author="Felix Pascal (felixpas)" w:date="2025-07-01T19:16:00Z">
                    <w:rPr>
                      <w:rFonts w:ascii="Calibri" w:hAnsi="Calibri" w:cs="Calibri"/>
                      <w:color w:val="000000"/>
                    </w:rPr>
                  </w:rPrChange>
                </w:rPr>
                <w:t>196</w:t>
              </w:r>
            </w:ins>
          </w:p>
        </w:tc>
      </w:tr>
      <w:tr w:rsidR="00C76A19" w:rsidRPr="00C76A19" w14:paraId="7D352FDE" w14:textId="77777777" w:rsidTr="00D247C6">
        <w:trPr>
          <w:trHeight w:val="288"/>
          <w:ins w:id="3471" w:author="Felix Pascal (felixpas)" w:date="2025-07-01T19:16:00Z"/>
          <w:trPrChange w:id="3472" w:author="Felix Pascal (felixpas)" w:date="2025-07-01T19:34:00Z">
            <w:trPr>
              <w:gridAfter w:val="0"/>
              <w:trHeight w:val="288"/>
            </w:trPr>
          </w:trPrChange>
        </w:trPr>
        <w:tc>
          <w:tcPr>
            <w:tcW w:w="3397" w:type="dxa"/>
            <w:noWrap/>
            <w:hideMark/>
            <w:tcPrChange w:id="3473" w:author="Felix Pascal (felixpas)" w:date="2025-07-01T19:34:00Z">
              <w:tcPr>
                <w:tcW w:w="2740" w:type="dxa"/>
                <w:noWrap/>
                <w:hideMark/>
              </w:tcPr>
            </w:tcPrChange>
          </w:tcPr>
          <w:p w14:paraId="3764ACB4" w14:textId="77777777" w:rsidR="00C76A19" w:rsidRPr="00C76A19" w:rsidRDefault="00C76A19">
            <w:pPr>
              <w:rPr>
                <w:ins w:id="3474" w:author="Felix Pascal (felixpas)" w:date="2025-07-01T19:16:00Z"/>
                <w:rPrChange w:id="3475" w:author="Felix Pascal (felixpas)" w:date="2025-07-01T19:16:00Z">
                  <w:rPr>
                    <w:ins w:id="3476" w:author="Felix Pascal (felixpas)" w:date="2025-07-01T19:16:00Z"/>
                    <w:rFonts w:ascii="Calibri" w:hAnsi="Calibri" w:cs="Calibri"/>
                    <w:color w:val="000000"/>
                  </w:rPr>
                </w:rPrChange>
              </w:rPr>
            </w:pPr>
            <w:ins w:id="3477" w:author="Felix Pascal (felixpas)" w:date="2025-07-01T19:16:00Z">
              <w:r w:rsidRPr="00C76A19">
                <w:rPr>
                  <w:rPrChange w:id="3478" w:author="Felix Pascal (felixpas)" w:date="2025-07-01T19:16:00Z">
                    <w:rPr>
                      <w:rFonts w:ascii="Calibri" w:hAnsi="Calibri" w:cs="Calibri"/>
                      <w:color w:val="000000"/>
                    </w:rPr>
                  </w:rPrChange>
                </w:rPr>
                <w:t>Silene dioica</w:t>
              </w:r>
            </w:ins>
          </w:p>
        </w:tc>
        <w:tc>
          <w:tcPr>
            <w:tcW w:w="1823" w:type="dxa"/>
            <w:noWrap/>
            <w:hideMark/>
            <w:tcPrChange w:id="3479" w:author="Felix Pascal (felixpas)" w:date="2025-07-01T19:34:00Z">
              <w:tcPr>
                <w:tcW w:w="2480" w:type="dxa"/>
                <w:gridSpan w:val="2"/>
                <w:noWrap/>
                <w:hideMark/>
              </w:tcPr>
            </w:tcPrChange>
          </w:tcPr>
          <w:p w14:paraId="2C425826" w14:textId="77777777" w:rsidR="00C76A19" w:rsidRPr="00C76A19" w:rsidRDefault="00C76A19" w:rsidP="00C76A19">
            <w:pPr>
              <w:rPr>
                <w:ins w:id="3480" w:author="Felix Pascal (felixpas)" w:date="2025-07-01T19:16:00Z"/>
                <w:rPrChange w:id="3481" w:author="Felix Pascal (felixpas)" w:date="2025-07-01T19:16:00Z">
                  <w:rPr>
                    <w:ins w:id="3482" w:author="Felix Pascal (felixpas)" w:date="2025-07-01T19:16:00Z"/>
                    <w:rFonts w:ascii="Calibri" w:hAnsi="Calibri" w:cs="Calibri"/>
                    <w:color w:val="000000"/>
                  </w:rPr>
                </w:rPrChange>
              </w:rPr>
              <w:pPrChange w:id="3483" w:author="Felix Pascal (felixpas)" w:date="2025-07-01T19:16:00Z">
                <w:pPr>
                  <w:jc w:val="right"/>
                </w:pPr>
              </w:pPrChange>
            </w:pPr>
            <w:ins w:id="3484" w:author="Felix Pascal (felixpas)" w:date="2025-07-01T19:16:00Z">
              <w:r w:rsidRPr="00C76A19">
                <w:rPr>
                  <w:rPrChange w:id="3485" w:author="Felix Pascal (felixpas)" w:date="2025-07-01T19:16:00Z">
                    <w:rPr>
                      <w:rFonts w:ascii="Calibri" w:hAnsi="Calibri" w:cs="Calibri"/>
                      <w:color w:val="000000"/>
                    </w:rPr>
                  </w:rPrChange>
                </w:rPr>
                <w:t>-5.265242114</w:t>
              </w:r>
            </w:ins>
          </w:p>
        </w:tc>
        <w:tc>
          <w:tcPr>
            <w:tcW w:w="1387" w:type="dxa"/>
            <w:noWrap/>
            <w:hideMark/>
            <w:tcPrChange w:id="3486" w:author="Felix Pascal (felixpas)" w:date="2025-07-01T19:34:00Z">
              <w:tcPr>
                <w:tcW w:w="1300" w:type="dxa"/>
                <w:noWrap/>
                <w:hideMark/>
              </w:tcPr>
            </w:tcPrChange>
          </w:tcPr>
          <w:p w14:paraId="083C6CB8" w14:textId="77777777" w:rsidR="00C76A19" w:rsidRPr="00C76A19" w:rsidRDefault="00C76A19" w:rsidP="00C76A19">
            <w:pPr>
              <w:rPr>
                <w:ins w:id="3487" w:author="Felix Pascal (felixpas)" w:date="2025-07-01T19:16:00Z"/>
                <w:rPrChange w:id="3488" w:author="Felix Pascal (felixpas)" w:date="2025-07-01T19:16:00Z">
                  <w:rPr>
                    <w:ins w:id="3489" w:author="Felix Pascal (felixpas)" w:date="2025-07-01T19:16:00Z"/>
                    <w:rFonts w:ascii="Calibri" w:hAnsi="Calibri" w:cs="Calibri"/>
                    <w:color w:val="000000"/>
                  </w:rPr>
                </w:rPrChange>
              </w:rPr>
              <w:pPrChange w:id="3490" w:author="Felix Pascal (felixpas)" w:date="2025-07-01T19:16:00Z">
                <w:pPr>
                  <w:jc w:val="right"/>
                </w:pPr>
              </w:pPrChange>
            </w:pPr>
            <w:ins w:id="3491" w:author="Felix Pascal (felixpas)" w:date="2025-07-01T19:16:00Z">
              <w:r w:rsidRPr="00C76A19">
                <w:rPr>
                  <w:rPrChange w:id="3492" w:author="Felix Pascal (felixpas)" w:date="2025-07-01T19:16:00Z">
                    <w:rPr>
                      <w:rFonts w:ascii="Calibri" w:hAnsi="Calibri" w:cs="Calibri"/>
                      <w:color w:val="000000"/>
                    </w:rPr>
                  </w:rPrChange>
                </w:rPr>
                <w:t>0.032271557</w:t>
              </w:r>
            </w:ins>
          </w:p>
        </w:tc>
        <w:tc>
          <w:tcPr>
            <w:tcW w:w="2035" w:type="dxa"/>
            <w:noWrap/>
            <w:hideMark/>
            <w:tcPrChange w:id="3493" w:author="Felix Pascal (felixpas)" w:date="2025-07-01T19:34:00Z">
              <w:tcPr>
                <w:tcW w:w="1040" w:type="dxa"/>
                <w:noWrap/>
                <w:hideMark/>
              </w:tcPr>
            </w:tcPrChange>
          </w:tcPr>
          <w:p w14:paraId="11238A31" w14:textId="77777777" w:rsidR="00C76A19" w:rsidRPr="00C76A19" w:rsidRDefault="00C76A19">
            <w:pPr>
              <w:rPr>
                <w:ins w:id="3494" w:author="Felix Pascal (felixpas)" w:date="2025-07-01T19:16:00Z"/>
                <w:rPrChange w:id="3495" w:author="Felix Pascal (felixpas)" w:date="2025-07-01T19:16:00Z">
                  <w:rPr>
                    <w:ins w:id="3496" w:author="Felix Pascal (felixpas)" w:date="2025-07-01T19:16:00Z"/>
                    <w:rFonts w:ascii="Calibri" w:hAnsi="Calibri" w:cs="Calibri"/>
                    <w:color w:val="000000"/>
                  </w:rPr>
                </w:rPrChange>
              </w:rPr>
            </w:pPr>
            <w:ins w:id="3497" w:author="Felix Pascal (felixpas)" w:date="2025-07-01T19:16:00Z">
              <w:r w:rsidRPr="00C76A19">
                <w:rPr>
                  <w:rPrChange w:id="3498" w:author="Felix Pascal (felixpas)" w:date="2025-07-01T19:16:00Z">
                    <w:rPr>
                      <w:rFonts w:ascii="Calibri" w:hAnsi="Calibri" w:cs="Calibri"/>
                      <w:color w:val="000000"/>
                    </w:rPr>
                  </w:rPrChange>
                </w:rPr>
                <w:t>decreasing</w:t>
              </w:r>
            </w:ins>
          </w:p>
        </w:tc>
        <w:tc>
          <w:tcPr>
            <w:tcW w:w="851" w:type="dxa"/>
            <w:noWrap/>
            <w:hideMark/>
            <w:tcPrChange w:id="3499" w:author="Felix Pascal (felixpas)" w:date="2025-07-01T19:34:00Z">
              <w:tcPr>
                <w:tcW w:w="900" w:type="dxa"/>
                <w:noWrap/>
                <w:hideMark/>
              </w:tcPr>
            </w:tcPrChange>
          </w:tcPr>
          <w:p w14:paraId="1B7927E2" w14:textId="77777777" w:rsidR="00C76A19" w:rsidRPr="00C76A19" w:rsidRDefault="00C76A19" w:rsidP="00C76A19">
            <w:pPr>
              <w:rPr>
                <w:ins w:id="3500" w:author="Felix Pascal (felixpas)" w:date="2025-07-01T19:16:00Z"/>
                <w:rPrChange w:id="3501" w:author="Felix Pascal (felixpas)" w:date="2025-07-01T19:16:00Z">
                  <w:rPr>
                    <w:ins w:id="3502" w:author="Felix Pascal (felixpas)" w:date="2025-07-01T19:16:00Z"/>
                    <w:rFonts w:ascii="Calibri" w:hAnsi="Calibri" w:cs="Calibri"/>
                    <w:color w:val="000000"/>
                  </w:rPr>
                </w:rPrChange>
              </w:rPr>
              <w:pPrChange w:id="3503" w:author="Felix Pascal (felixpas)" w:date="2025-07-01T19:16:00Z">
                <w:pPr>
                  <w:jc w:val="right"/>
                </w:pPr>
              </w:pPrChange>
            </w:pPr>
            <w:ins w:id="3504" w:author="Felix Pascal (felixpas)" w:date="2025-07-01T19:16:00Z">
              <w:r w:rsidRPr="00C76A19">
                <w:rPr>
                  <w:rPrChange w:id="3505" w:author="Felix Pascal (felixpas)" w:date="2025-07-01T19:16:00Z">
                    <w:rPr>
                      <w:rFonts w:ascii="Calibri" w:hAnsi="Calibri" w:cs="Calibri"/>
                      <w:color w:val="000000"/>
                    </w:rPr>
                  </w:rPrChange>
                </w:rPr>
                <w:t>165</w:t>
              </w:r>
            </w:ins>
          </w:p>
        </w:tc>
      </w:tr>
      <w:tr w:rsidR="00D247C6" w:rsidRPr="00D247C6" w14:paraId="65F12AC4" w14:textId="77777777" w:rsidTr="00D247C6">
        <w:tblPrEx>
          <w:tblPrExChange w:id="3506" w:author="Felix Pascal (felixpas)" w:date="2025-07-01T19:34:00Z">
            <w:tblPrEx>
              <w:tblW w:w="9493" w:type="dxa"/>
            </w:tblPrEx>
          </w:tblPrExChange>
        </w:tblPrEx>
        <w:trPr>
          <w:trHeight w:val="288"/>
          <w:ins w:id="3507" w:author="Felix Pascal (felixpas)" w:date="2025-07-01T19:16:00Z"/>
          <w:trPrChange w:id="3508" w:author="Felix Pascal (felixpas)" w:date="2025-07-01T19:34:00Z">
            <w:trPr>
              <w:trHeight w:val="288"/>
            </w:trPr>
          </w:trPrChange>
        </w:trPr>
        <w:tc>
          <w:tcPr>
            <w:tcW w:w="3397" w:type="dxa"/>
            <w:noWrap/>
            <w:hideMark/>
            <w:tcPrChange w:id="3509" w:author="Felix Pascal (felixpas)" w:date="2025-07-01T19:34:00Z">
              <w:tcPr>
                <w:tcW w:w="3397" w:type="dxa"/>
                <w:gridSpan w:val="2"/>
                <w:noWrap/>
                <w:hideMark/>
              </w:tcPr>
            </w:tcPrChange>
          </w:tcPr>
          <w:p w14:paraId="0591BC7F" w14:textId="77777777" w:rsidR="00C76A19" w:rsidRPr="00C76A19" w:rsidRDefault="00C76A19">
            <w:pPr>
              <w:rPr>
                <w:ins w:id="3510" w:author="Felix Pascal (felixpas)" w:date="2025-07-01T19:16:00Z"/>
                <w:rPrChange w:id="3511" w:author="Felix Pascal (felixpas)" w:date="2025-07-01T19:16:00Z">
                  <w:rPr>
                    <w:ins w:id="3512" w:author="Felix Pascal (felixpas)" w:date="2025-07-01T19:16:00Z"/>
                    <w:rFonts w:ascii="Calibri" w:hAnsi="Calibri" w:cs="Calibri"/>
                    <w:color w:val="000000"/>
                  </w:rPr>
                </w:rPrChange>
              </w:rPr>
            </w:pPr>
            <w:ins w:id="3513" w:author="Felix Pascal (felixpas)" w:date="2025-07-01T19:16:00Z">
              <w:r w:rsidRPr="00C76A19">
                <w:rPr>
                  <w:rPrChange w:id="3514" w:author="Felix Pascal (felixpas)" w:date="2025-07-01T19:16:00Z">
                    <w:rPr>
                      <w:rFonts w:ascii="Calibri" w:hAnsi="Calibri" w:cs="Calibri"/>
                      <w:color w:val="000000"/>
                    </w:rPr>
                  </w:rPrChange>
                </w:rPr>
                <w:t xml:space="preserve">Geum </w:t>
              </w:r>
              <w:proofErr w:type="spellStart"/>
              <w:r w:rsidRPr="00C76A19">
                <w:rPr>
                  <w:rPrChange w:id="3515" w:author="Felix Pascal (felixpas)" w:date="2025-07-01T19:16:00Z">
                    <w:rPr>
                      <w:rFonts w:ascii="Calibri" w:hAnsi="Calibri" w:cs="Calibri"/>
                      <w:color w:val="000000"/>
                    </w:rPr>
                  </w:rPrChange>
                </w:rPr>
                <w:t>montanum</w:t>
              </w:r>
              <w:proofErr w:type="spellEnd"/>
            </w:ins>
          </w:p>
        </w:tc>
        <w:tc>
          <w:tcPr>
            <w:tcW w:w="1823" w:type="dxa"/>
            <w:noWrap/>
            <w:hideMark/>
            <w:tcPrChange w:id="3516" w:author="Felix Pascal (felixpas)" w:date="2025-07-01T19:34:00Z">
              <w:tcPr>
                <w:tcW w:w="1823" w:type="dxa"/>
                <w:noWrap/>
                <w:hideMark/>
              </w:tcPr>
            </w:tcPrChange>
          </w:tcPr>
          <w:p w14:paraId="42F90763" w14:textId="77777777" w:rsidR="00C76A19" w:rsidRPr="00C76A19" w:rsidRDefault="00C76A19" w:rsidP="00C76A19">
            <w:pPr>
              <w:rPr>
                <w:ins w:id="3517" w:author="Felix Pascal (felixpas)" w:date="2025-07-01T19:16:00Z"/>
                <w:rPrChange w:id="3518" w:author="Felix Pascal (felixpas)" w:date="2025-07-01T19:16:00Z">
                  <w:rPr>
                    <w:ins w:id="3519" w:author="Felix Pascal (felixpas)" w:date="2025-07-01T19:16:00Z"/>
                    <w:rFonts w:ascii="Calibri" w:hAnsi="Calibri" w:cs="Calibri"/>
                    <w:color w:val="000000"/>
                  </w:rPr>
                </w:rPrChange>
              </w:rPr>
              <w:pPrChange w:id="3520" w:author="Felix Pascal (felixpas)" w:date="2025-07-01T19:16:00Z">
                <w:pPr>
                  <w:jc w:val="right"/>
                </w:pPr>
              </w:pPrChange>
            </w:pPr>
            <w:ins w:id="3521" w:author="Felix Pascal (felixpas)" w:date="2025-07-01T19:16:00Z">
              <w:r w:rsidRPr="00C76A19">
                <w:rPr>
                  <w:rPrChange w:id="3522" w:author="Felix Pascal (felixpas)" w:date="2025-07-01T19:16:00Z">
                    <w:rPr>
                      <w:rFonts w:ascii="Calibri" w:hAnsi="Calibri" w:cs="Calibri"/>
                      <w:color w:val="000000"/>
                    </w:rPr>
                  </w:rPrChange>
                </w:rPr>
                <w:t>-5.193908575</w:t>
              </w:r>
            </w:ins>
          </w:p>
        </w:tc>
        <w:tc>
          <w:tcPr>
            <w:tcW w:w="1387" w:type="dxa"/>
            <w:noWrap/>
            <w:hideMark/>
            <w:tcPrChange w:id="3523" w:author="Felix Pascal (felixpas)" w:date="2025-07-01T19:34:00Z">
              <w:tcPr>
                <w:tcW w:w="1387" w:type="dxa"/>
                <w:noWrap/>
                <w:hideMark/>
              </w:tcPr>
            </w:tcPrChange>
          </w:tcPr>
          <w:p w14:paraId="669D4418" w14:textId="77777777" w:rsidR="00C76A19" w:rsidRPr="00C76A19" w:rsidRDefault="00C76A19" w:rsidP="00C76A19">
            <w:pPr>
              <w:rPr>
                <w:ins w:id="3524" w:author="Felix Pascal (felixpas)" w:date="2025-07-01T19:16:00Z"/>
                <w:rPrChange w:id="3525" w:author="Felix Pascal (felixpas)" w:date="2025-07-01T19:16:00Z">
                  <w:rPr>
                    <w:ins w:id="3526" w:author="Felix Pascal (felixpas)" w:date="2025-07-01T19:16:00Z"/>
                    <w:rFonts w:ascii="Calibri" w:hAnsi="Calibri" w:cs="Calibri"/>
                    <w:color w:val="000000"/>
                  </w:rPr>
                </w:rPrChange>
              </w:rPr>
              <w:pPrChange w:id="3527" w:author="Felix Pascal (felixpas)" w:date="2025-07-01T19:16:00Z">
                <w:pPr>
                  <w:jc w:val="right"/>
                </w:pPr>
              </w:pPrChange>
            </w:pPr>
            <w:ins w:id="3528" w:author="Felix Pascal (felixpas)" w:date="2025-07-01T19:16:00Z">
              <w:r w:rsidRPr="00C76A19">
                <w:rPr>
                  <w:rPrChange w:id="3529" w:author="Felix Pascal (felixpas)" w:date="2025-07-01T19:16:00Z">
                    <w:rPr>
                      <w:rFonts w:ascii="Calibri" w:hAnsi="Calibri" w:cs="Calibri"/>
                      <w:color w:val="000000"/>
                    </w:rPr>
                  </w:rPrChange>
                </w:rPr>
                <w:t>0.047063783</w:t>
              </w:r>
            </w:ins>
          </w:p>
        </w:tc>
        <w:tc>
          <w:tcPr>
            <w:tcW w:w="2035" w:type="dxa"/>
            <w:noWrap/>
            <w:hideMark/>
            <w:tcPrChange w:id="3530" w:author="Felix Pascal (felixpas)" w:date="2025-07-01T19:34:00Z">
              <w:tcPr>
                <w:tcW w:w="1040" w:type="dxa"/>
                <w:noWrap/>
                <w:hideMark/>
              </w:tcPr>
            </w:tcPrChange>
          </w:tcPr>
          <w:p w14:paraId="3A4A3279" w14:textId="77777777" w:rsidR="00C76A19" w:rsidRPr="00C76A19" w:rsidRDefault="00C76A19">
            <w:pPr>
              <w:rPr>
                <w:ins w:id="3531" w:author="Felix Pascal (felixpas)" w:date="2025-07-01T19:16:00Z"/>
                <w:rPrChange w:id="3532" w:author="Felix Pascal (felixpas)" w:date="2025-07-01T19:16:00Z">
                  <w:rPr>
                    <w:ins w:id="3533" w:author="Felix Pascal (felixpas)" w:date="2025-07-01T19:16:00Z"/>
                    <w:rFonts w:ascii="Calibri" w:hAnsi="Calibri" w:cs="Calibri"/>
                    <w:color w:val="000000"/>
                  </w:rPr>
                </w:rPrChange>
              </w:rPr>
            </w:pPr>
            <w:ins w:id="3534" w:author="Felix Pascal (felixpas)" w:date="2025-07-01T19:16:00Z">
              <w:r w:rsidRPr="00C76A19">
                <w:rPr>
                  <w:rPrChange w:id="3535" w:author="Felix Pascal (felixpas)" w:date="2025-07-01T19:16:00Z">
                    <w:rPr>
                      <w:rFonts w:ascii="Calibri" w:hAnsi="Calibri" w:cs="Calibri"/>
                      <w:color w:val="000000"/>
                    </w:rPr>
                  </w:rPrChange>
                </w:rPr>
                <w:t>decreasing</w:t>
              </w:r>
            </w:ins>
          </w:p>
        </w:tc>
        <w:tc>
          <w:tcPr>
            <w:tcW w:w="851" w:type="dxa"/>
            <w:noWrap/>
            <w:hideMark/>
            <w:tcPrChange w:id="3536" w:author="Felix Pascal (felixpas)" w:date="2025-07-01T19:34:00Z">
              <w:tcPr>
                <w:tcW w:w="1846" w:type="dxa"/>
                <w:gridSpan w:val="2"/>
                <w:noWrap/>
                <w:hideMark/>
              </w:tcPr>
            </w:tcPrChange>
          </w:tcPr>
          <w:p w14:paraId="4B7F190F" w14:textId="77777777" w:rsidR="00C76A19" w:rsidRPr="00C76A19" w:rsidRDefault="00C76A19" w:rsidP="00C76A19">
            <w:pPr>
              <w:rPr>
                <w:ins w:id="3537" w:author="Felix Pascal (felixpas)" w:date="2025-07-01T19:16:00Z"/>
                <w:rPrChange w:id="3538" w:author="Felix Pascal (felixpas)" w:date="2025-07-01T19:16:00Z">
                  <w:rPr>
                    <w:ins w:id="3539" w:author="Felix Pascal (felixpas)" w:date="2025-07-01T19:16:00Z"/>
                    <w:rFonts w:ascii="Calibri" w:hAnsi="Calibri" w:cs="Calibri"/>
                    <w:color w:val="000000"/>
                  </w:rPr>
                </w:rPrChange>
              </w:rPr>
              <w:pPrChange w:id="3540" w:author="Felix Pascal (felixpas)" w:date="2025-07-01T19:16:00Z">
                <w:pPr>
                  <w:jc w:val="right"/>
                </w:pPr>
              </w:pPrChange>
            </w:pPr>
            <w:ins w:id="3541" w:author="Felix Pascal (felixpas)" w:date="2025-07-01T19:16:00Z">
              <w:r w:rsidRPr="00C76A19">
                <w:rPr>
                  <w:rPrChange w:id="3542" w:author="Felix Pascal (felixpas)" w:date="2025-07-01T19:16:00Z">
                    <w:rPr>
                      <w:rFonts w:ascii="Calibri" w:hAnsi="Calibri" w:cs="Calibri"/>
                      <w:color w:val="000000"/>
                    </w:rPr>
                  </w:rPrChange>
                </w:rPr>
                <w:t>366</w:t>
              </w:r>
            </w:ins>
          </w:p>
        </w:tc>
      </w:tr>
      <w:tr w:rsidR="00C76A19" w:rsidRPr="00C76A19" w14:paraId="3EE7366C" w14:textId="77777777" w:rsidTr="00D247C6">
        <w:trPr>
          <w:trHeight w:val="288"/>
          <w:ins w:id="3543" w:author="Felix Pascal (felixpas)" w:date="2025-07-01T19:16:00Z"/>
          <w:trPrChange w:id="3544" w:author="Felix Pascal (felixpas)" w:date="2025-07-01T19:34:00Z">
            <w:trPr>
              <w:gridAfter w:val="0"/>
              <w:trHeight w:val="288"/>
            </w:trPr>
          </w:trPrChange>
        </w:trPr>
        <w:tc>
          <w:tcPr>
            <w:tcW w:w="3397" w:type="dxa"/>
            <w:noWrap/>
            <w:hideMark/>
            <w:tcPrChange w:id="3545" w:author="Felix Pascal (felixpas)" w:date="2025-07-01T19:34:00Z">
              <w:tcPr>
                <w:tcW w:w="2740" w:type="dxa"/>
                <w:noWrap/>
                <w:hideMark/>
              </w:tcPr>
            </w:tcPrChange>
          </w:tcPr>
          <w:p w14:paraId="700284A1" w14:textId="77777777" w:rsidR="00C76A19" w:rsidRPr="00C76A19" w:rsidRDefault="00C76A19">
            <w:pPr>
              <w:rPr>
                <w:ins w:id="3546" w:author="Felix Pascal (felixpas)" w:date="2025-07-01T19:16:00Z"/>
                <w:rPrChange w:id="3547" w:author="Felix Pascal (felixpas)" w:date="2025-07-01T19:16:00Z">
                  <w:rPr>
                    <w:ins w:id="3548" w:author="Felix Pascal (felixpas)" w:date="2025-07-01T19:16:00Z"/>
                    <w:rFonts w:ascii="Calibri" w:hAnsi="Calibri" w:cs="Calibri"/>
                    <w:color w:val="000000"/>
                  </w:rPr>
                </w:rPrChange>
              </w:rPr>
            </w:pPr>
            <w:proofErr w:type="spellStart"/>
            <w:ins w:id="3549" w:author="Felix Pascal (felixpas)" w:date="2025-07-01T19:16:00Z">
              <w:r w:rsidRPr="00C76A19">
                <w:rPr>
                  <w:rPrChange w:id="3550" w:author="Felix Pascal (felixpas)" w:date="2025-07-01T19:16:00Z">
                    <w:rPr>
                      <w:rFonts w:ascii="Calibri" w:hAnsi="Calibri" w:cs="Calibri"/>
                      <w:color w:val="000000"/>
                    </w:rPr>
                  </w:rPrChange>
                </w:rPr>
                <w:t>Soldanella</w:t>
              </w:r>
              <w:proofErr w:type="spellEnd"/>
              <w:r w:rsidRPr="00C76A19">
                <w:rPr>
                  <w:rPrChange w:id="3551" w:author="Felix Pascal (felixpas)" w:date="2025-07-01T19:16:00Z">
                    <w:rPr>
                      <w:rFonts w:ascii="Calibri" w:hAnsi="Calibri" w:cs="Calibri"/>
                      <w:color w:val="000000"/>
                    </w:rPr>
                  </w:rPrChange>
                </w:rPr>
                <w:t xml:space="preserve"> </w:t>
              </w:r>
              <w:proofErr w:type="spellStart"/>
              <w:r w:rsidRPr="00C76A19">
                <w:rPr>
                  <w:rPrChange w:id="3552" w:author="Felix Pascal (felixpas)" w:date="2025-07-01T19:16:00Z">
                    <w:rPr>
                      <w:rFonts w:ascii="Calibri" w:hAnsi="Calibri" w:cs="Calibri"/>
                      <w:color w:val="000000"/>
                    </w:rPr>
                  </w:rPrChange>
                </w:rPr>
                <w:t>alpina</w:t>
              </w:r>
              <w:proofErr w:type="spellEnd"/>
            </w:ins>
          </w:p>
        </w:tc>
        <w:tc>
          <w:tcPr>
            <w:tcW w:w="1823" w:type="dxa"/>
            <w:noWrap/>
            <w:hideMark/>
            <w:tcPrChange w:id="3553" w:author="Felix Pascal (felixpas)" w:date="2025-07-01T19:34:00Z">
              <w:tcPr>
                <w:tcW w:w="2480" w:type="dxa"/>
                <w:gridSpan w:val="2"/>
                <w:noWrap/>
                <w:hideMark/>
              </w:tcPr>
            </w:tcPrChange>
          </w:tcPr>
          <w:p w14:paraId="2BA7161E" w14:textId="77777777" w:rsidR="00C76A19" w:rsidRPr="00C76A19" w:rsidRDefault="00C76A19" w:rsidP="00C76A19">
            <w:pPr>
              <w:rPr>
                <w:ins w:id="3554" w:author="Felix Pascal (felixpas)" w:date="2025-07-01T19:16:00Z"/>
                <w:rPrChange w:id="3555" w:author="Felix Pascal (felixpas)" w:date="2025-07-01T19:16:00Z">
                  <w:rPr>
                    <w:ins w:id="3556" w:author="Felix Pascal (felixpas)" w:date="2025-07-01T19:16:00Z"/>
                    <w:rFonts w:ascii="Calibri" w:hAnsi="Calibri" w:cs="Calibri"/>
                    <w:color w:val="000000"/>
                  </w:rPr>
                </w:rPrChange>
              </w:rPr>
              <w:pPrChange w:id="3557" w:author="Felix Pascal (felixpas)" w:date="2025-07-01T19:16:00Z">
                <w:pPr>
                  <w:jc w:val="right"/>
                </w:pPr>
              </w:pPrChange>
            </w:pPr>
            <w:ins w:id="3558" w:author="Felix Pascal (felixpas)" w:date="2025-07-01T19:16:00Z">
              <w:r w:rsidRPr="00C76A19">
                <w:rPr>
                  <w:rPrChange w:id="3559" w:author="Felix Pascal (felixpas)" w:date="2025-07-01T19:16:00Z">
                    <w:rPr>
                      <w:rFonts w:ascii="Calibri" w:hAnsi="Calibri" w:cs="Calibri"/>
                      <w:color w:val="000000"/>
                    </w:rPr>
                  </w:rPrChange>
                </w:rPr>
                <w:t>-5.11283732</w:t>
              </w:r>
            </w:ins>
          </w:p>
        </w:tc>
        <w:tc>
          <w:tcPr>
            <w:tcW w:w="1387" w:type="dxa"/>
            <w:noWrap/>
            <w:hideMark/>
            <w:tcPrChange w:id="3560" w:author="Felix Pascal (felixpas)" w:date="2025-07-01T19:34:00Z">
              <w:tcPr>
                <w:tcW w:w="1300" w:type="dxa"/>
                <w:noWrap/>
                <w:hideMark/>
              </w:tcPr>
            </w:tcPrChange>
          </w:tcPr>
          <w:p w14:paraId="440839AA" w14:textId="77777777" w:rsidR="00C76A19" w:rsidRPr="00C76A19" w:rsidRDefault="00C76A19" w:rsidP="00C76A19">
            <w:pPr>
              <w:rPr>
                <w:ins w:id="3561" w:author="Felix Pascal (felixpas)" w:date="2025-07-01T19:16:00Z"/>
                <w:rPrChange w:id="3562" w:author="Felix Pascal (felixpas)" w:date="2025-07-01T19:16:00Z">
                  <w:rPr>
                    <w:ins w:id="3563" w:author="Felix Pascal (felixpas)" w:date="2025-07-01T19:16:00Z"/>
                    <w:rFonts w:ascii="Calibri" w:hAnsi="Calibri" w:cs="Calibri"/>
                    <w:color w:val="000000"/>
                  </w:rPr>
                </w:rPrChange>
              </w:rPr>
              <w:pPrChange w:id="3564" w:author="Felix Pascal (felixpas)" w:date="2025-07-01T19:16:00Z">
                <w:pPr>
                  <w:jc w:val="right"/>
                </w:pPr>
              </w:pPrChange>
            </w:pPr>
            <w:ins w:id="3565" w:author="Felix Pascal (felixpas)" w:date="2025-07-01T19:16:00Z">
              <w:r w:rsidRPr="00C76A19">
                <w:rPr>
                  <w:rPrChange w:id="3566" w:author="Felix Pascal (felixpas)" w:date="2025-07-01T19:16:00Z">
                    <w:rPr>
                      <w:rFonts w:ascii="Calibri" w:hAnsi="Calibri" w:cs="Calibri"/>
                      <w:color w:val="000000"/>
                    </w:rPr>
                  </w:rPrChange>
                </w:rPr>
                <w:t>0.001627138</w:t>
              </w:r>
            </w:ins>
          </w:p>
        </w:tc>
        <w:tc>
          <w:tcPr>
            <w:tcW w:w="2035" w:type="dxa"/>
            <w:noWrap/>
            <w:hideMark/>
            <w:tcPrChange w:id="3567" w:author="Felix Pascal (felixpas)" w:date="2025-07-01T19:34:00Z">
              <w:tcPr>
                <w:tcW w:w="1040" w:type="dxa"/>
                <w:noWrap/>
                <w:hideMark/>
              </w:tcPr>
            </w:tcPrChange>
          </w:tcPr>
          <w:p w14:paraId="0A991484" w14:textId="77777777" w:rsidR="00C76A19" w:rsidRPr="00C76A19" w:rsidRDefault="00C76A19">
            <w:pPr>
              <w:rPr>
                <w:ins w:id="3568" w:author="Felix Pascal (felixpas)" w:date="2025-07-01T19:16:00Z"/>
                <w:rPrChange w:id="3569" w:author="Felix Pascal (felixpas)" w:date="2025-07-01T19:16:00Z">
                  <w:rPr>
                    <w:ins w:id="3570" w:author="Felix Pascal (felixpas)" w:date="2025-07-01T19:16:00Z"/>
                    <w:rFonts w:ascii="Calibri" w:hAnsi="Calibri" w:cs="Calibri"/>
                    <w:color w:val="000000"/>
                  </w:rPr>
                </w:rPrChange>
              </w:rPr>
            </w:pPr>
            <w:ins w:id="3571" w:author="Felix Pascal (felixpas)" w:date="2025-07-01T19:16:00Z">
              <w:r w:rsidRPr="00C76A19">
                <w:rPr>
                  <w:rPrChange w:id="3572" w:author="Felix Pascal (felixpas)" w:date="2025-07-01T19:16:00Z">
                    <w:rPr>
                      <w:rFonts w:ascii="Calibri" w:hAnsi="Calibri" w:cs="Calibri"/>
                      <w:color w:val="000000"/>
                    </w:rPr>
                  </w:rPrChange>
                </w:rPr>
                <w:t>decreasing</w:t>
              </w:r>
            </w:ins>
          </w:p>
        </w:tc>
        <w:tc>
          <w:tcPr>
            <w:tcW w:w="851" w:type="dxa"/>
            <w:noWrap/>
            <w:hideMark/>
            <w:tcPrChange w:id="3573" w:author="Felix Pascal (felixpas)" w:date="2025-07-01T19:34:00Z">
              <w:tcPr>
                <w:tcW w:w="900" w:type="dxa"/>
                <w:noWrap/>
                <w:hideMark/>
              </w:tcPr>
            </w:tcPrChange>
          </w:tcPr>
          <w:p w14:paraId="2DB4B2B1" w14:textId="77777777" w:rsidR="00C76A19" w:rsidRPr="00C76A19" w:rsidRDefault="00C76A19" w:rsidP="00C76A19">
            <w:pPr>
              <w:rPr>
                <w:ins w:id="3574" w:author="Felix Pascal (felixpas)" w:date="2025-07-01T19:16:00Z"/>
                <w:rPrChange w:id="3575" w:author="Felix Pascal (felixpas)" w:date="2025-07-01T19:16:00Z">
                  <w:rPr>
                    <w:ins w:id="3576" w:author="Felix Pascal (felixpas)" w:date="2025-07-01T19:16:00Z"/>
                    <w:rFonts w:ascii="Calibri" w:hAnsi="Calibri" w:cs="Calibri"/>
                    <w:color w:val="000000"/>
                  </w:rPr>
                </w:rPrChange>
              </w:rPr>
              <w:pPrChange w:id="3577" w:author="Felix Pascal (felixpas)" w:date="2025-07-01T19:16:00Z">
                <w:pPr>
                  <w:jc w:val="right"/>
                </w:pPr>
              </w:pPrChange>
            </w:pPr>
            <w:ins w:id="3578" w:author="Felix Pascal (felixpas)" w:date="2025-07-01T19:16:00Z">
              <w:r w:rsidRPr="00C76A19">
                <w:rPr>
                  <w:rPrChange w:id="3579" w:author="Felix Pascal (felixpas)" w:date="2025-07-01T19:16:00Z">
                    <w:rPr>
                      <w:rFonts w:ascii="Calibri" w:hAnsi="Calibri" w:cs="Calibri"/>
                      <w:color w:val="000000"/>
                    </w:rPr>
                  </w:rPrChange>
                </w:rPr>
                <w:t>507</w:t>
              </w:r>
            </w:ins>
          </w:p>
        </w:tc>
      </w:tr>
      <w:tr w:rsidR="00D247C6" w:rsidRPr="00D247C6" w14:paraId="5D6DFE80" w14:textId="77777777" w:rsidTr="00D247C6">
        <w:tblPrEx>
          <w:tblPrExChange w:id="3580" w:author="Felix Pascal (felixpas)" w:date="2025-07-01T19:34:00Z">
            <w:tblPrEx>
              <w:tblW w:w="9493" w:type="dxa"/>
            </w:tblPrEx>
          </w:tblPrExChange>
        </w:tblPrEx>
        <w:trPr>
          <w:trHeight w:val="288"/>
          <w:ins w:id="3581" w:author="Felix Pascal (felixpas)" w:date="2025-07-01T19:16:00Z"/>
          <w:trPrChange w:id="3582" w:author="Felix Pascal (felixpas)" w:date="2025-07-01T19:34:00Z">
            <w:trPr>
              <w:trHeight w:val="288"/>
            </w:trPr>
          </w:trPrChange>
        </w:trPr>
        <w:tc>
          <w:tcPr>
            <w:tcW w:w="3397" w:type="dxa"/>
            <w:noWrap/>
            <w:hideMark/>
            <w:tcPrChange w:id="3583" w:author="Felix Pascal (felixpas)" w:date="2025-07-01T19:34:00Z">
              <w:tcPr>
                <w:tcW w:w="3397" w:type="dxa"/>
                <w:gridSpan w:val="2"/>
                <w:noWrap/>
                <w:hideMark/>
              </w:tcPr>
            </w:tcPrChange>
          </w:tcPr>
          <w:p w14:paraId="6862BED3" w14:textId="77777777" w:rsidR="00C76A19" w:rsidRPr="00C76A19" w:rsidRDefault="00C76A19">
            <w:pPr>
              <w:rPr>
                <w:ins w:id="3584" w:author="Felix Pascal (felixpas)" w:date="2025-07-01T19:16:00Z"/>
                <w:rPrChange w:id="3585" w:author="Felix Pascal (felixpas)" w:date="2025-07-01T19:16:00Z">
                  <w:rPr>
                    <w:ins w:id="3586" w:author="Felix Pascal (felixpas)" w:date="2025-07-01T19:16:00Z"/>
                    <w:rFonts w:ascii="Calibri" w:hAnsi="Calibri" w:cs="Calibri"/>
                    <w:color w:val="000000"/>
                  </w:rPr>
                </w:rPrChange>
              </w:rPr>
            </w:pPr>
            <w:ins w:id="3587" w:author="Felix Pascal (felixpas)" w:date="2025-07-01T19:16:00Z">
              <w:r w:rsidRPr="00C76A19">
                <w:rPr>
                  <w:rPrChange w:id="3588" w:author="Felix Pascal (felixpas)" w:date="2025-07-01T19:16:00Z">
                    <w:rPr>
                      <w:rFonts w:ascii="Calibri" w:hAnsi="Calibri" w:cs="Calibri"/>
                      <w:color w:val="000000"/>
                    </w:rPr>
                  </w:rPrChange>
                </w:rPr>
                <w:t>Carum carvi</w:t>
              </w:r>
            </w:ins>
          </w:p>
        </w:tc>
        <w:tc>
          <w:tcPr>
            <w:tcW w:w="1823" w:type="dxa"/>
            <w:noWrap/>
            <w:hideMark/>
            <w:tcPrChange w:id="3589" w:author="Felix Pascal (felixpas)" w:date="2025-07-01T19:34:00Z">
              <w:tcPr>
                <w:tcW w:w="1823" w:type="dxa"/>
                <w:noWrap/>
                <w:hideMark/>
              </w:tcPr>
            </w:tcPrChange>
          </w:tcPr>
          <w:p w14:paraId="2F3FA648" w14:textId="77777777" w:rsidR="00C76A19" w:rsidRPr="00C76A19" w:rsidRDefault="00C76A19" w:rsidP="00C76A19">
            <w:pPr>
              <w:rPr>
                <w:ins w:id="3590" w:author="Felix Pascal (felixpas)" w:date="2025-07-01T19:16:00Z"/>
                <w:rPrChange w:id="3591" w:author="Felix Pascal (felixpas)" w:date="2025-07-01T19:16:00Z">
                  <w:rPr>
                    <w:ins w:id="3592" w:author="Felix Pascal (felixpas)" w:date="2025-07-01T19:16:00Z"/>
                    <w:rFonts w:ascii="Calibri" w:hAnsi="Calibri" w:cs="Calibri"/>
                    <w:color w:val="000000"/>
                  </w:rPr>
                </w:rPrChange>
              </w:rPr>
              <w:pPrChange w:id="3593" w:author="Felix Pascal (felixpas)" w:date="2025-07-01T19:16:00Z">
                <w:pPr>
                  <w:jc w:val="right"/>
                </w:pPr>
              </w:pPrChange>
            </w:pPr>
            <w:ins w:id="3594" w:author="Felix Pascal (felixpas)" w:date="2025-07-01T19:16:00Z">
              <w:r w:rsidRPr="00C76A19">
                <w:rPr>
                  <w:rPrChange w:id="3595" w:author="Felix Pascal (felixpas)" w:date="2025-07-01T19:16:00Z">
                    <w:rPr>
                      <w:rFonts w:ascii="Calibri" w:hAnsi="Calibri" w:cs="Calibri"/>
                      <w:color w:val="000000"/>
                    </w:rPr>
                  </w:rPrChange>
                </w:rPr>
                <w:t>-4.985320282</w:t>
              </w:r>
            </w:ins>
          </w:p>
        </w:tc>
        <w:tc>
          <w:tcPr>
            <w:tcW w:w="1387" w:type="dxa"/>
            <w:noWrap/>
            <w:hideMark/>
            <w:tcPrChange w:id="3596" w:author="Felix Pascal (felixpas)" w:date="2025-07-01T19:34:00Z">
              <w:tcPr>
                <w:tcW w:w="1387" w:type="dxa"/>
                <w:noWrap/>
                <w:hideMark/>
              </w:tcPr>
            </w:tcPrChange>
          </w:tcPr>
          <w:p w14:paraId="37DAD4C6" w14:textId="77777777" w:rsidR="00C76A19" w:rsidRPr="00C76A19" w:rsidRDefault="00C76A19" w:rsidP="00C76A19">
            <w:pPr>
              <w:rPr>
                <w:ins w:id="3597" w:author="Felix Pascal (felixpas)" w:date="2025-07-01T19:16:00Z"/>
                <w:rPrChange w:id="3598" w:author="Felix Pascal (felixpas)" w:date="2025-07-01T19:16:00Z">
                  <w:rPr>
                    <w:ins w:id="3599" w:author="Felix Pascal (felixpas)" w:date="2025-07-01T19:16:00Z"/>
                    <w:rFonts w:ascii="Calibri" w:hAnsi="Calibri" w:cs="Calibri"/>
                    <w:color w:val="000000"/>
                  </w:rPr>
                </w:rPrChange>
              </w:rPr>
              <w:pPrChange w:id="3600" w:author="Felix Pascal (felixpas)" w:date="2025-07-01T19:16:00Z">
                <w:pPr>
                  <w:jc w:val="right"/>
                </w:pPr>
              </w:pPrChange>
            </w:pPr>
            <w:ins w:id="3601" w:author="Felix Pascal (felixpas)" w:date="2025-07-01T19:16:00Z">
              <w:r w:rsidRPr="00C76A19">
                <w:rPr>
                  <w:rPrChange w:id="3602" w:author="Felix Pascal (felixpas)" w:date="2025-07-01T19:16:00Z">
                    <w:rPr>
                      <w:rFonts w:ascii="Calibri" w:hAnsi="Calibri" w:cs="Calibri"/>
                      <w:color w:val="000000"/>
                    </w:rPr>
                  </w:rPrChange>
                </w:rPr>
                <w:t>0.02663396</w:t>
              </w:r>
            </w:ins>
          </w:p>
        </w:tc>
        <w:tc>
          <w:tcPr>
            <w:tcW w:w="2035" w:type="dxa"/>
            <w:noWrap/>
            <w:hideMark/>
            <w:tcPrChange w:id="3603" w:author="Felix Pascal (felixpas)" w:date="2025-07-01T19:34:00Z">
              <w:tcPr>
                <w:tcW w:w="1040" w:type="dxa"/>
                <w:noWrap/>
                <w:hideMark/>
              </w:tcPr>
            </w:tcPrChange>
          </w:tcPr>
          <w:p w14:paraId="612187BE" w14:textId="77777777" w:rsidR="00C76A19" w:rsidRPr="00C76A19" w:rsidRDefault="00C76A19">
            <w:pPr>
              <w:rPr>
                <w:ins w:id="3604" w:author="Felix Pascal (felixpas)" w:date="2025-07-01T19:16:00Z"/>
                <w:rPrChange w:id="3605" w:author="Felix Pascal (felixpas)" w:date="2025-07-01T19:16:00Z">
                  <w:rPr>
                    <w:ins w:id="3606" w:author="Felix Pascal (felixpas)" w:date="2025-07-01T19:16:00Z"/>
                    <w:rFonts w:ascii="Calibri" w:hAnsi="Calibri" w:cs="Calibri"/>
                    <w:color w:val="000000"/>
                  </w:rPr>
                </w:rPrChange>
              </w:rPr>
            </w:pPr>
            <w:ins w:id="3607" w:author="Felix Pascal (felixpas)" w:date="2025-07-01T19:16:00Z">
              <w:r w:rsidRPr="00C76A19">
                <w:rPr>
                  <w:rPrChange w:id="3608" w:author="Felix Pascal (felixpas)" w:date="2025-07-01T19:16:00Z">
                    <w:rPr>
                      <w:rFonts w:ascii="Calibri" w:hAnsi="Calibri" w:cs="Calibri"/>
                      <w:color w:val="000000"/>
                    </w:rPr>
                  </w:rPrChange>
                </w:rPr>
                <w:t>decreasing</w:t>
              </w:r>
            </w:ins>
          </w:p>
        </w:tc>
        <w:tc>
          <w:tcPr>
            <w:tcW w:w="851" w:type="dxa"/>
            <w:noWrap/>
            <w:hideMark/>
            <w:tcPrChange w:id="3609" w:author="Felix Pascal (felixpas)" w:date="2025-07-01T19:34:00Z">
              <w:tcPr>
                <w:tcW w:w="1846" w:type="dxa"/>
                <w:gridSpan w:val="2"/>
                <w:noWrap/>
                <w:hideMark/>
              </w:tcPr>
            </w:tcPrChange>
          </w:tcPr>
          <w:p w14:paraId="5E617FBA" w14:textId="77777777" w:rsidR="00C76A19" w:rsidRPr="00C76A19" w:rsidRDefault="00C76A19" w:rsidP="00C76A19">
            <w:pPr>
              <w:rPr>
                <w:ins w:id="3610" w:author="Felix Pascal (felixpas)" w:date="2025-07-01T19:16:00Z"/>
                <w:rPrChange w:id="3611" w:author="Felix Pascal (felixpas)" w:date="2025-07-01T19:16:00Z">
                  <w:rPr>
                    <w:ins w:id="3612" w:author="Felix Pascal (felixpas)" w:date="2025-07-01T19:16:00Z"/>
                    <w:rFonts w:ascii="Calibri" w:hAnsi="Calibri" w:cs="Calibri"/>
                    <w:color w:val="000000"/>
                  </w:rPr>
                </w:rPrChange>
              </w:rPr>
              <w:pPrChange w:id="3613" w:author="Felix Pascal (felixpas)" w:date="2025-07-01T19:16:00Z">
                <w:pPr>
                  <w:jc w:val="right"/>
                </w:pPr>
              </w:pPrChange>
            </w:pPr>
            <w:ins w:id="3614" w:author="Felix Pascal (felixpas)" w:date="2025-07-01T19:16:00Z">
              <w:r w:rsidRPr="00C76A19">
                <w:rPr>
                  <w:rPrChange w:id="3615" w:author="Felix Pascal (felixpas)" w:date="2025-07-01T19:16:00Z">
                    <w:rPr>
                      <w:rFonts w:ascii="Calibri" w:hAnsi="Calibri" w:cs="Calibri"/>
                      <w:color w:val="000000"/>
                    </w:rPr>
                  </w:rPrChange>
                </w:rPr>
                <w:t>265</w:t>
              </w:r>
            </w:ins>
          </w:p>
        </w:tc>
      </w:tr>
      <w:tr w:rsidR="00C76A19" w:rsidRPr="00C76A19" w14:paraId="4C5897C8" w14:textId="77777777" w:rsidTr="00D247C6">
        <w:trPr>
          <w:trHeight w:val="288"/>
          <w:ins w:id="3616" w:author="Felix Pascal (felixpas)" w:date="2025-07-01T19:16:00Z"/>
          <w:trPrChange w:id="3617" w:author="Felix Pascal (felixpas)" w:date="2025-07-01T19:34:00Z">
            <w:trPr>
              <w:gridAfter w:val="0"/>
              <w:trHeight w:val="288"/>
            </w:trPr>
          </w:trPrChange>
        </w:trPr>
        <w:tc>
          <w:tcPr>
            <w:tcW w:w="3397" w:type="dxa"/>
            <w:noWrap/>
            <w:hideMark/>
            <w:tcPrChange w:id="3618" w:author="Felix Pascal (felixpas)" w:date="2025-07-01T19:34:00Z">
              <w:tcPr>
                <w:tcW w:w="2740" w:type="dxa"/>
                <w:noWrap/>
                <w:hideMark/>
              </w:tcPr>
            </w:tcPrChange>
          </w:tcPr>
          <w:p w14:paraId="5FC95EF9" w14:textId="77777777" w:rsidR="00C76A19" w:rsidRPr="00C76A19" w:rsidRDefault="00C76A19">
            <w:pPr>
              <w:rPr>
                <w:ins w:id="3619" w:author="Felix Pascal (felixpas)" w:date="2025-07-01T19:16:00Z"/>
                <w:rPrChange w:id="3620" w:author="Felix Pascal (felixpas)" w:date="2025-07-01T19:16:00Z">
                  <w:rPr>
                    <w:ins w:id="3621" w:author="Felix Pascal (felixpas)" w:date="2025-07-01T19:16:00Z"/>
                    <w:rFonts w:ascii="Calibri" w:hAnsi="Calibri" w:cs="Calibri"/>
                    <w:color w:val="000000"/>
                  </w:rPr>
                </w:rPrChange>
              </w:rPr>
            </w:pPr>
            <w:ins w:id="3622" w:author="Felix Pascal (felixpas)" w:date="2025-07-01T19:16:00Z">
              <w:r w:rsidRPr="00C76A19">
                <w:rPr>
                  <w:rPrChange w:id="3623" w:author="Felix Pascal (felixpas)" w:date="2025-07-01T19:16:00Z">
                    <w:rPr>
                      <w:rFonts w:ascii="Calibri" w:hAnsi="Calibri" w:cs="Calibri"/>
                      <w:color w:val="000000"/>
                    </w:rPr>
                  </w:rPrChange>
                </w:rPr>
                <w:t xml:space="preserve">Pimpinella </w:t>
              </w:r>
              <w:proofErr w:type="spellStart"/>
              <w:r w:rsidRPr="00C76A19">
                <w:rPr>
                  <w:rPrChange w:id="3624" w:author="Felix Pascal (felixpas)" w:date="2025-07-01T19:16:00Z">
                    <w:rPr>
                      <w:rFonts w:ascii="Calibri" w:hAnsi="Calibri" w:cs="Calibri"/>
                      <w:color w:val="000000"/>
                    </w:rPr>
                  </w:rPrChange>
                </w:rPr>
                <w:t>saxifraga</w:t>
              </w:r>
              <w:proofErr w:type="spellEnd"/>
              <w:r w:rsidRPr="00C76A19">
                <w:rPr>
                  <w:rPrChange w:id="3625" w:author="Felix Pascal (felixpas)" w:date="2025-07-01T19:16:00Z">
                    <w:rPr>
                      <w:rFonts w:ascii="Calibri" w:hAnsi="Calibri" w:cs="Calibri"/>
                      <w:color w:val="000000"/>
                    </w:rPr>
                  </w:rPrChange>
                </w:rPr>
                <w:t xml:space="preserve"> </w:t>
              </w:r>
              <w:proofErr w:type="spellStart"/>
              <w:r w:rsidRPr="00C76A19">
                <w:rPr>
                  <w:rPrChange w:id="3626" w:author="Felix Pascal (felixpas)" w:date="2025-07-01T19:16:00Z">
                    <w:rPr>
                      <w:rFonts w:ascii="Calibri" w:hAnsi="Calibri" w:cs="Calibri"/>
                      <w:color w:val="000000"/>
                    </w:rPr>
                  </w:rPrChange>
                </w:rPr>
                <w:t>aggr</w:t>
              </w:r>
              <w:proofErr w:type="spellEnd"/>
              <w:r w:rsidRPr="00C76A19">
                <w:rPr>
                  <w:rPrChange w:id="3627" w:author="Felix Pascal (felixpas)" w:date="2025-07-01T19:16:00Z">
                    <w:rPr>
                      <w:rFonts w:ascii="Calibri" w:hAnsi="Calibri" w:cs="Calibri"/>
                      <w:color w:val="000000"/>
                    </w:rPr>
                  </w:rPrChange>
                </w:rPr>
                <w:t>.</w:t>
              </w:r>
            </w:ins>
          </w:p>
        </w:tc>
        <w:tc>
          <w:tcPr>
            <w:tcW w:w="1823" w:type="dxa"/>
            <w:noWrap/>
            <w:hideMark/>
            <w:tcPrChange w:id="3628" w:author="Felix Pascal (felixpas)" w:date="2025-07-01T19:34:00Z">
              <w:tcPr>
                <w:tcW w:w="2480" w:type="dxa"/>
                <w:gridSpan w:val="2"/>
                <w:noWrap/>
                <w:hideMark/>
              </w:tcPr>
            </w:tcPrChange>
          </w:tcPr>
          <w:p w14:paraId="4B4D5491" w14:textId="77777777" w:rsidR="00C76A19" w:rsidRPr="00C76A19" w:rsidRDefault="00C76A19" w:rsidP="00C76A19">
            <w:pPr>
              <w:rPr>
                <w:ins w:id="3629" w:author="Felix Pascal (felixpas)" w:date="2025-07-01T19:16:00Z"/>
                <w:rPrChange w:id="3630" w:author="Felix Pascal (felixpas)" w:date="2025-07-01T19:16:00Z">
                  <w:rPr>
                    <w:ins w:id="3631" w:author="Felix Pascal (felixpas)" w:date="2025-07-01T19:16:00Z"/>
                    <w:rFonts w:ascii="Calibri" w:hAnsi="Calibri" w:cs="Calibri"/>
                    <w:color w:val="000000"/>
                  </w:rPr>
                </w:rPrChange>
              </w:rPr>
              <w:pPrChange w:id="3632" w:author="Felix Pascal (felixpas)" w:date="2025-07-01T19:16:00Z">
                <w:pPr>
                  <w:jc w:val="right"/>
                </w:pPr>
              </w:pPrChange>
            </w:pPr>
            <w:ins w:id="3633" w:author="Felix Pascal (felixpas)" w:date="2025-07-01T19:16:00Z">
              <w:r w:rsidRPr="00C76A19">
                <w:rPr>
                  <w:rPrChange w:id="3634" w:author="Felix Pascal (felixpas)" w:date="2025-07-01T19:16:00Z">
                    <w:rPr>
                      <w:rFonts w:ascii="Calibri" w:hAnsi="Calibri" w:cs="Calibri"/>
                      <w:color w:val="000000"/>
                    </w:rPr>
                  </w:rPrChange>
                </w:rPr>
                <w:t>-4.81154343</w:t>
              </w:r>
            </w:ins>
          </w:p>
        </w:tc>
        <w:tc>
          <w:tcPr>
            <w:tcW w:w="1387" w:type="dxa"/>
            <w:noWrap/>
            <w:hideMark/>
            <w:tcPrChange w:id="3635" w:author="Felix Pascal (felixpas)" w:date="2025-07-01T19:34:00Z">
              <w:tcPr>
                <w:tcW w:w="1300" w:type="dxa"/>
                <w:noWrap/>
                <w:hideMark/>
              </w:tcPr>
            </w:tcPrChange>
          </w:tcPr>
          <w:p w14:paraId="70B21DE8" w14:textId="77777777" w:rsidR="00C76A19" w:rsidRPr="00C76A19" w:rsidRDefault="00C76A19" w:rsidP="00C76A19">
            <w:pPr>
              <w:rPr>
                <w:ins w:id="3636" w:author="Felix Pascal (felixpas)" w:date="2025-07-01T19:16:00Z"/>
                <w:rPrChange w:id="3637" w:author="Felix Pascal (felixpas)" w:date="2025-07-01T19:16:00Z">
                  <w:rPr>
                    <w:ins w:id="3638" w:author="Felix Pascal (felixpas)" w:date="2025-07-01T19:16:00Z"/>
                    <w:rFonts w:ascii="Calibri" w:hAnsi="Calibri" w:cs="Calibri"/>
                    <w:color w:val="000000"/>
                  </w:rPr>
                </w:rPrChange>
              </w:rPr>
              <w:pPrChange w:id="3639" w:author="Felix Pascal (felixpas)" w:date="2025-07-01T19:16:00Z">
                <w:pPr>
                  <w:jc w:val="right"/>
                </w:pPr>
              </w:pPrChange>
            </w:pPr>
            <w:ins w:id="3640" w:author="Felix Pascal (felixpas)" w:date="2025-07-01T19:16:00Z">
              <w:r w:rsidRPr="00C76A19">
                <w:rPr>
                  <w:rPrChange w:id="3641" w:author="Felix Pascal (felixpas)" w:date="2025-07-01T19:16:00Z">
                    <w:rPr>
                      <w:rFonts w:ascii="Calibri" w:hAnsi="Calibri" w:cs="Calibri"/>
                      <w:color w:val="000000"/>
                    </w:rPr>
                  </w:rPrChange>
                </w:rPr>
                <w:t>0.048077411</w:t>
              </w:r>
            </w:ins>
          </w:p>
        </w:tc>
        <w:tc>
          <w:tcPr>
            <w:tcW w:w="2035" w:type="dxa"/>
            <w:noWrap/>
            <w:hideMark/>
            <w:tcPrChange w:id="3642" w:author="Felix Pascal (felixpas)" w:date="2025-07-01T19:34:00Z">
              <w:tcPr>
                <w:tcW w:w="1040" w:type="dxa"/>
                <w:noWrap/>
                <w:hideMark/>
              </w:tcPr>
            </w:tcPrChange>
          </w:tcPr>
          <w:p w14:paraId="7C32484F" w14:textId="77777777" w:rsidR="00C76A19" w:rsidRPr="00C76A19" w:rsidRDefault="00C76A19">
            <w:pPr>
              <w:rPr>
                <w:ins w:id="3643" w:author="Felix Pascal (felixpas)" w:date="2025-07-01T19:16:00Z"/>
                <w:rPrChange w:id="3644" w:author="Felix Pascal (felixpas)" w:date="2025-07-01T19:16:00Z">
                  <w:rPr>
                    <w:ins w:id="3645" w:author="Felix Pascal (felixpas)" w:date="2025-07-01T19:16:00Z"/>
                    <w:rFonts w:ascii="Calibri" w:hAnsi="Calibri" w:cs="Calibri"/>
                    <w:color w:val="000000"/>
                  </w:rPr>
                </w:rPrChange>
              </w:rPr>
            </w:pPr>
            <w:ins w:id="3646" w:author="Felix Pascal (felixpas)" w:date="2025-07-01T19:16:00Z">
              <w:r w:rsidRPr="00C76A19">
                <w:rPr>
                  <w:rPrChange w:id="3647" w:author="Felix Pascal (felixpas)" w:date="2025-07-01T19:16:00Z">
                    <w:rPr>
                      <w:rFonts w:ascii="Calibri" w:hAnsi="Calibri" w:cs="Calibri"/>
                      <w:color w:val="000000"/>
                    </w:rPr>
                  </w:rPrChange>
                </w:rPr>
                <w:t>decreasing</w:t>
              </w:r>
            </w:ins>
          </w:p>
        </w:tc>
        <w:tc>
          <w:tcPr>
            <w:tcW w:w="851" w:type="dxa"/>
            <w:noWrap/>
            <w:hideMark/>
            <w:tcPrChange w:id="3648" w:author="Felix Pascal (felixpas)" w:date="2025-07-01T19:34:00Z">
              <w:tcPr>
                <w:tcW w:w="900" w:type="dxa"/>
                <w:noWrap/>
                <w:hideMark/>
              </w:tcPr>
            </w:tcPrChange>
          </w:tcPr>
          <w:p w14:paraId="300D08CB" w14:textId="77777777" w:rsidR="00C76A19" w:rsidRPr="00C76A19" w:rsidRDefault="00C76A19" w:rsidP="00C76A19">
            <w:pPr>
              <w:rPr>
                <w:ins w:id="3649" w:author="Felix Pascal (felixpas)" w:date="2025-07-01T19:16:00Z"/>
                <w:rPrChange w:id="3650" w:author="Felix Pascal (felixpas)" w:date="2025-07-01T19:16:00Z">
                  <w:rPr>
                    <w:ins w:id="3651" w:author="Felix Pascal (felixpas)" w:date="2025-07-01T19:16:00Z"/>
                    <w:rFonts w:ascii="Calibri" w:hAnsi="Calibri" w:cs="Calibri"/>
                    <w:color w:val="000000"/>
                  </w:rPr>
                </w:rPrChange>
              </w:rPr>
              <w:pPrChange w:id="3652" w:author="Felix Pascal (felixpas)" w:date="2025-07-01T19:16:00Z">
                <w:pPr>
                  <w:jc w:val="right"/>
                </w:pPr>
              </w:pPrChange>
            </w:pPr>
            <w:ins w:id="3653" w:author="Felix Pascal (felixpas)" w:date="2025-07-01T19:16:00Z">
              <w:r w:rsidRPr="00C76A19">
                <w:rPr>
                  <w:rPrChange w:id="3654" w:author="Felix Pascal (felixpas)" w:date="2025-07-01T19:16:00Z">
                    <w:rPr>
                      <w:rFonts w:ascii="Calibri" w:hAnsi="Calibri" w:cs="Calibri"/>
                      <w:color w:val="000000"/>
                    </w:rPr>
                  </w:rPrChange>
                </w:rPr>
                <w:t>143</w:t>
              </w:r>
            </w:ins>
          </w:p>
        </w:tc>
      </w:tr>
      <w:tr w:rsidR="00D247C6" w:rsidRPr="00D247C6" w14:paraId="5925ABBF" w14:textId="77777777" w:rsidTr="00D247C6">
        <w:tblPrEx>
          <w:tblPrExChange w:id="3655" w:author="Felix Pascal (felixpas)" w:date="2025-07-01T19:34:00Z">
            <w:tblPrEx>
              <w:tblW w:w="9493" w:type="dxa"/>
            </w:tblPrEx>
          </w:tblPrExChange>
        </w:tblPrEx>
        <w:trPr>
          <w:trHeight w:val="288"/>
          <w:ins w:id="3656" w:author="Felix Pascal (felixpas)" w:date="2025-07-01T19:16:00Z"/>
          <w:trPrChange w:id="3657" w:author="Felix Pascal (felixpas)" w:date="2025-07-01T19:34:00Z">
            <w:trPr>
              <w:trHeight w:val="288"/>
            </w:trPr>
          </w:trPrChange>
        </w:trPr>
        <w:tc>
          <w:tcPr>
            <w:tcW w:w="3397" w:type="dxa"/>
            <w:noWrap/>
            <w:hideMark/>
            <w:tcPrChange w:id="3658" w:author="Felix Pascal (felixpas)" w:date="2025-07-01T19:34:00Z">
              <w:tcPr>
                <w:tcW w:w="3397" w:type="dxa"/>
                <w:gridSpan w:val="2"/>
                <w:noWrap/>
                <w:hideMark/>
              </w:tcPr>
            </w:tcPrChange>
          </w:tcPr>
          <w:p w14:paraId="35E3B4AF" w14:textId="77777777" w:rsidR="00C76A19" w:rsidRPr="00C76A19" w:rsidRDefault="00C76A19">
            <w:pPr>
              <w:rPr>
                <w:ins w:id="3659" w:author="Felix Pascal (felixpas)" w:date="2025-07-01T19:16:00Z"/>
                <w:rPrChange w:id="3660" w:author="Felix Pascal (felixpas)" w:date="2025-07-01T19:16:00Z">
                  <w:rPr>
                    <w:ins w:id="3661" w:author="Felix Pascal (felixpas)" w:date="2025-07-01T19:16:00Z"/>
                    <w:rFonts w:ascii="Calibri" w:hAnsi="Calibri" w:cs="Calibri"/>
                    <w:color w:val="000000"/>
                  </w:rPr>
                </w:rPrChange>
              </w:rPr>
            </w:pPr>
            <w:ins w:id="3662" w:author="Felix Pascal (felixpas)" w:date="2025-07-01T19:16:00Z">
              <w:r w:rsidRPr="00C76A19">
                <w:rPr>
                  <w:rPrChange w:id="3663" w:author="Felix Pascal (felixpas)" w:date="2025-07-01T19:16:00Z">
                    <w:rPr>
                      <w:rFonts w:ascii="Calibri" w:hAnsi="Calibri" w:cs="Calibri"/>
                      <w:color w:val="000000"/>
                    </w:rPr>
                  </w:rPrChange>
                </w:rPr>
                <w:t>Silene vulgaris</w:t>
              </w:r>
            </w:ins>
          </w:p>
        </w:tc>
        <w:tc>
          <w:tcPr>
            <w:tcW w:w="1823" w:type="dxa"/>
            <w:noWrap/>
            <w:hideMark/>
            <w:tcPrChange w:id="3664" w:author="Felix Pascal (felixpas)" w:date="2025-07-01T19:34:00Z">
              <w:tcPr>
                <w:tcW w:w="1823" w:type="dxa"/>
                <w:noWrap/>
                <w:hideMark/>
              </w:tcPr>
            </w:tcPrChange>
          </w:tcPr>
          <w:p w14:paraId="7B9772EA" w14:textId="77777777" w:rsidR="00C76A19" w:rsidRPr="00C76A19" w:rsidRDefault="00C76A19" w:rsidP="00C76A19">
            <w:pPr>
              <w:rPr>
                <w:ins w:id="3665" w:author="Felix Pascal (felixpas)" w:date="2025-07-01T19:16:00Z"/>
                <w:rPrChange w:id="3666" w:author="Felix Pascal (felixpas)" w:date="2025-07-01T19:16:00Z">
                  <w:rPr>
                    <w:ins w:id="3667" w:author="Felix Pascal (felixpas)" w:date="2025-07-01T19:16:00Z"/>
                    <w:rFonts w:ascii="Calibri" w:hAnsi="Calibri" w:cs="Calibri"/>
                    <w:color w:val="000000"/>
                  </w:rPr>
                </w:rPrChange>
              </w:rPr>
              <w:pPrChange w:id="3668" w:author="Felix Pascal (felixpas)" w:date="2025-07-01T19:16:00Z">
                <w:pPr>
                  <w:jc w:val="right"/>
                </w:pPr>
              </w:pPrChange>
            </w:pPr>
            <w:ins w:id="3669" w:author="Felix Pascal (felixpas)" w:date="2025-07-01T19:16:00Z">
              <w:r w:rsidRPr="00C76A19">
                <w:rPr>
                  <w:rPrChange w:id="3670" w:author="Felix Pascal (felixpas)" w:date="2025-07-01T19:16:00Z">
                    <w:rPr>
                      <w:rFonts w:ascii="Calibri" w:hAnsi="Calibri" w:cs="Calibri"/>
                      <w:color w:val="000000"/>
                    </w:rPr>
                  </w:rPrChange>
                </w:rPr>
                <w:t>-4.294254802</w:t>
              </w:r>
            </w:ins>
          </w:p>
        </w:tc>
        <w:tc>
          <w:tcPr>
            <w:tcW w:w="1387" w:type="dxa"/>
            <w:noWrap/>
            <w:hideMark/>
            <w:tcPrChange w:id="3671" w:author="Felix Pascal (felixpas)" w:date="2025-07-01T19:34:00Z">
              <w:tcPr>
                <w:tcW w:w="1387" w:type="dxa"/>
                <w:noWrap/>
                <w:hideMark/>
              </w:tcPr>
            </w:tcPrChange>
          </w:tcPr>
          <w:p w14:paraId="7C2076F0" w14:textId="77777777" w:rsidR="00C76A19" w:rsidRPr="00C76A19" w:rsidRDefault="00C76A19" w:rsidP="00C76A19">
            <w:pPr>
              <w:rPr>
                <w:ins w:id="3672" w:author="Felix Pascal (felixpas)" w:date="2025-07-01T19:16:00Z"/>
                <w:rPrChange w:id="3673" w:author="Felix Pascal (felixpas)" w:date="2025-07-01T19:16:00Z">
                  <w:rPr>
                    <w:ins w:id="3674" w:author="Felix Pascal (felixpas)" w:date="2025-07-01T19:16:00Z"/>
                    <w:rFonts w:ascii="Calibri" w:hAnsi="Calibri" w:cs="Calibri"/>
                    <w:color w:val="000000"/>
                  </w:rPr>
                </w:rPrChange>
              </w:rPr>
              <w:pPrChange w:id="3675" w:author="Felix Pascal (felixpas)" w:date="2025-07-01T19:16:00Z">
                <w:pPr>
                  <w:jc w:val="right"/>
                </w:pPr>
              </w:pPrChange>
            </w:pPr>
            <w:ins w:id="3676" w:author="Felix Pascal (felixpas)" w:date="2025-07-01T19:16:00Z">
              <w:r w:rsidRPr="00C76A19">
                <w:rPr>
                  <w:rPrChange w:id="3677" w:author="Felix Pascal (felixpas)" w:date="2025-07-01T19:16:00Z">
                    <w:rPr>
                      <w:rFonts w:ascii="Calibri" w:hAnsi="Calibri" w:cs="Calibri"/>
                      <w:color w:val="000000"/>
                    </w:rPr>
                  </w:rPrChange>
                </w:rPr>
                <w:t>0.029680576</w:t>
              </w:r>
            </w:ins>
          </w:p>
        </w:tc>
        <w:tc>
          <w:tcPr>
            <w:tcW w:w="2035" w:type="dxa"/>
            <w:noWrap/>
            <w:hideMark/>
            <w:tcPrChange w:id="3678" w:author="Felix Pascal (felixpas)" w:date="2025-07-01T19:34:00Z">
              <w:tcPr>
                <w:tcW w:w="1040" w:type="dxa"/>
                <w:noWrap/>
                <w:hideMark/>
              </w:tcPr>
            </w:tcPrChange>
          </w:tcPr>
          <w:p w14:paraId="047FBFD0" w14:textId="77777777" w:rsidR="00C76A19" w:rsidRPr="00C76A19" w:rsidRDefault="00C76A19">
            <w:pPr>
              <w:rPr>
                <w:ins w:id="3679" w:author="Felix Pascal (felixpas)" w:date="2025-07-01T19:16:00Z"/>
                <w:rPrChange w:id="3680" w:author="Felix Pascal (felixpas)" w:date="2025-07-01T19:16:00Z">
                  <w:rPr>
                    <w:ins w:id="3681" w:author="Felix Pascal (felixpas)" w:date="2025-07-01T19:16:00Z"/>
                    <w:rFonts w:ascii="Calibri" w:hAnsi="Calibri" w:cs="Calibri"/>
                    <w:color w:val="000000"/>
                  </w:rPr>
                </w:rPrChange>
              </w:rPr>
            </w:pPr>
            <w:ins w:id="3682" w:author="Felix Pascal (felixpas)" w:date="2025-07-01T19:16:00Z">
              <w:r w:rsidRPr="00C76A19">
                <w:rPr>
                  <w:rPrChange w:id="3683" w:author="Felix Pascal (felixpas)" w:date="2025-07-01T19:16:00Z">
                    <w:rPr>
                      <w:rFonts w:ascii="Calibri" w:hAnsi="Calibri" w:cs="Calibri"/>
                      <w:color w:val="000000"/>
                    </w:rPr>
                  </w:rPrChange>
                </w:rPr>
                <w:t>decreasing</w:t>
              </w:r>
            </w:ins>
          </w:p>
        </w:tc>
        <w:tc>
          <w:tcPr>
            <w:tcW w:w="851" w:type="dxa"/>
            <w:noWrap/>
            <w:hideMark/>
            <w:tcPrChange w:id="3684" w:author="Felix Pascal (felixpas)" w:date="2025-07-01T19:34:00Z">
              <w:tcPr>
                <w:tcW w:w="1846" w:type="dxa"/>
                <w:gridSpan w:val="2"/>
                <w:noWrap/>
                <w:hideMark/>
              </w:tcPr>
            </w:tcPrChange>
          </w:tcPr>
          <w:p w14:paraId="33EE5452" w14:textId="77777777" w:rsidR="00C76A19" w:rsidRPr="00C76A19" w:rsidRDefault="00C76A19" w:rsidP="00C76A19">
            <w:pPr>
              <w:rPr>
                <w:ins w:id="3685" w:author="Felix Pascal (felixpas)" w:date="2025-07-01T19:16:00Z"/>
                <w:rPrChange w:id="3686" w:author="Felix Pascal (felixpas)" w:date="2025-07-01T19:16:00Z">
                  <w:rPr>
                    <w:ins w:id="3687" w:author="Felix Pascal (felixpas)" w:date="2025-07-01T19:16:00Z"/>
                    <w:rFonts w:ascii="Calibri" w:hAnsi="Calibri" w:cs="Calibri"/>
                    <w:color w:val="000000"/>
                  </w:rPr>
                </w:rPrChange>
              </w:rPr>
              <w:pPrChange w:id="3688" w:author="Felix Pascal (felixpas)" w:date="2025-07-01T19:16:00Z">
                <w:pPr>
                  <w:jc w:val="right"/>
                </w:pPr>
              </w:pPrChange>
            </w:pPr>
            <w:ins w:id="3689" w:author="Felix Pascal (felixpas)" w:date="2025-07-01T19:16:00Z">
              <w:r w:rsidRPr="00C76A19">
                <w:rPr>
                  <w:rPrChange w:id="3690" w:author="Felix Pascal (felixpas)" w:date="2025-07-01T19:16:00Z">
                    <w:rPr>
                      <w:rFonts w:ascii="Calibri" w:hAnsi="Calibri" w:cs="Calibri"/>
                      <w:color w:val="000000"/>
                    </w:rPr>
                  </w:rPrChange>
                </w:rPr>
                <w:t>323</w:t>
              </w:r>
            </w:ins>
          </w:p>
        </w:tc>
      </w:tr>
      <w:tr w:rsidR="00C76A19" w:rsidRPr="00C76A19" w14:paraId="1D2D058F" w14:textId="77777777" w:rsidTr="00D247C6">
        <w:trPr>
          <w:trHeight w:val="288"/>
          <w:ins w:id="3691" w:author="Felix Pascal (felixpas)" w:date="2025-07-01T19:16:00Z"/>
          <w:trPrChange w:id="3692" w:author="Felix Pascal (felixpas)" w:date="2025-07-01T19:34:00Z">
            <w:trPr>
              <w:gridAfter w:val="0"/>
              <w:trHeight w:val="288"/>
            </w:trPr>
          </w:trPrChange>
        </w:trPr>
        <w:tc>
          <w:tcPr>
            <w:tcW w:w="3397" w:type="dxa"/>
            <w:noWrap/>
            <w:hideMark/>
            <w:tcPrChange w:id="3693" w:author="Felix Pascal (felixpas)" w:date="2025-07-01T19:34:00Z">
              <w:tcPr>
                <w:tcW w:w="2740" w:type="dxa"/>
                <w:noWrap/>
                <w:hideMark/>
              </w:tcPr>
            </w:tcPrChange>
          </w:tcPr>
          <w:p w14:paraId="153AB60D" w14:textId="77777777" w:rsidR="00C76A19" w:rsidRPr="00C76A19" w:rsidRDefault="00C76A19">
            <w:pPr>
              <w:rPr>
                <w:ins w:id="3694" w:author="Felix Pascal (felixpas)" w:date="2025-07-01T19:16:00Z"/>
                <w:rPrChange w:id="3695" w:author="Felix Pascal (felixpas)" w:date="2025-07-01T19:16:00Z">
                  <w:rPr>
                    <w:ins w:id="3696" w:author="Felix Pascal (felixpas)" w:date="2025-07-01T19:16:00Z"/>
                    <w:rFonts w:ascii="Calibri" w:hAnsi="Calibri" w:cs="Calibri"/>
                    <w:color w:val="000000"/>
                  </w:rPr>
                </w:rPrChange>
              </w:rPr>
            </w:pPr>
            <w:ins w:id="3697" w:author="Felix Pascal (felixpas)" w:date="2025-07-01T19:16:00Z">
              <w:r w:rsidRPr="00C76A19">
                <w:rPr>
                  <w:rPrChange w:id="3698" w:author="Felix Pascal (felixpas)" w:date="2025-07-01T19:16:00Z">
                    <w:rPr>
                      <w:rFonts w:ascii="Calibri" w:hAnsi="Calibri" w:cs="Calibri"/>
                      <w:color w:val="000000"/>
                    </w:rPr>
                  </w:rPrChange>
                </w:rPr>
                <w:t xml:space="preserve">Polygonum </w:t>
              </w:r>
              <w:proofErr w:type="spellStart"/>
              <w:r w:rsidRPr="00C76A19">
                <w:rPr>
                  <w:rPrChange w:id="3699" w:author="Felix Pascal (felixpas)" w:date="2025-07-01T19:16:00Z">
                    <w:rPr>
                      <w:rFonts w:ascii="Calibri" w:hAnsi="Calibri" w:cs="Calibri"/>
                      <w:color w:val="000000"/>
                    </w:rPr>
                  </w:rPrChange>
                </w:rPr>
                <w:t>viviparum</w:t>
              </w:r>
              <w:proofErr w:type="spellEnd"/>
            </w:ins>
          </w:p>
        </w:tc>
        <w:tc>
          <w:tcPr>
            <w:tcW w:w="1823" w:type="dxa"/>
            <w:noWrap/>
            <w:hideMark/>
            <w:tcPrChange w:id="3700" w:author="Felix Pascal (felixpas)" w:date="2025-07-01T19:34:00Z">
              <w:tcPr>
                <w:tcW w:w="2480" w:type="dxa"/>
                <w:gridSpan w:val="2"/>
                <w:noWrap/>
                <w:hideMark/>
              </w:tcPr>
            </w:tcPrChange>
          </w:tcPr>
          <w:p w14:paraId="0866C746" w14:textId="77777777" w:rsidR="00C76A19" w:rsidRPr="00C76A19" w:rsidRDefault="00C76A19" w:rsidP="00C76A19">
            <w:pPr>
              <w:rPr>
                <w:ins w:id="3701" w:author="Felix Pascal (felixpas)" w:date="2025-07-01T19:16:00Z"/>
                <w:rPrChange w:id="3702" w:author="Felix Pascal (felixpas)" w:date="2025-07-01T19:16:00Z">
                  <w:rPr>
                    <w:ins w:id="3703" w:author="Felix Pascal (felixpas)" w:date="2025-07-01T19:16:00Z"/>
                    <w:rFonts w:ascii="Calibri" w:hAnsi="Calibri" w:cs="Calibri"/>
                    <w:color w:val="000000"/>
                  </w:rPr>
                </w:rPrChange>
              </w:rPr>
              <w:pPrChange w:id="3704" w:author="Felix Pascal (felixpas)" w:date="2025-07-01T19:16:00Z">
                <w:pPr>
                  <w:jc w:val="right"/>
                </w:pPr>
              </w:pPrChange>
            </w:pPr>
            <w:ins w:id="3705" w:author="Felix Pascal (felixpas)" w:date="2025-07-01T19:16:00Z">
              <w:r w:rsidRPr="00C76A19">
                <w:rPr>
                  <w:rPrChange w:id="3706" w:author="Felix Pascal (felixpas)" w:date="2025-07-01T19:16:00Z">
                    <w:rPr>
                      <w:rFonts w:ascii="Calibri" w:hAnsi="Calibri" w:cs="Calibri"/>
                      <w:color w:val="000000"/>
                    </w:rPr>
                  </w:rPrChange>
                </w:rPr>
                <w:t>-4.28374225</w:t>
              </w:r>
            </w:ins>
          </w:p>
        </w:tc>
        <w:tc>
          <w:tcPr>
            <w:tcW w:w="1387" w:type="dxa"/>
            <w:noWrap/>
            <w:hideMark/>
            <w:tcPrChange w:id="3707" w:author="Felix Pascal (felixpas)" w:date="2025-07-01T19:34:00Z">
              <w:tcPr>
                <w:tcW w:w="1300" w:type="dxa"/>
                <w:noWrap/>
                <w:hideMark/>
              </w:tcPr>
            </w:tcPrChange>
          </w:tcPr>
          <w:p w14:paraId="69F784E5" w14:textId="77777777" w:rsidR="00C76A19" w:rsidRPr="00C76A19" w:rsidRDefault="00C76A19" w:rsidP="00C76A19">
            <w:pPr>
              <w:rPr>
                <w:ins w:id="3708" w:author="Felix Pascal (felixpas)" w:date="2025-07-01T19:16:00Z"/>
                <w:rPrChange w:id="3709" w:author="Felix Pascal (felixpas)" w:date="2025-07-01T19:16:00Z">
                  <w:rPr>
                    <w:ins w:id="3710" w:author="Felix Pascal (felixpas)" w:date="2025-07-01T19:16:00Z"/>
                    <w:rFonts w:ascii="Calibri" w:hAnsi="Calibri" w:cs="Calibri"/>
                    <w:color w:val="000000"/>
                  </w:rPr>
                </w:rPrChange>
              </w:rPr>
              <w:pPrChange w:id="3711" w:author="Felix Pascal (felixpas)" w:date="2025-07-01T19:16:00Z">
                <w:pPr>
                  <w:jc w:val="right"/>
                </w:pPr>
              </w:pPrChange>
            </w:pPr>
            <w:ins w:id="3712" w:author="Felix Pascal (felixpas)" w:date="2025-07-01T19:16:00Z">
              <w:r w:rsidRPr="00C76A19">
                <w:rPr>
                  <w:rPrChange w:id="3713" w:author="Felix Pascal (felixpas)" w:date="2025-07-01T19:16:00Z">
                    <w:rPr>
                      <w:rFonts w:ascii="Calibri" w:hAnsi="Calibri" w:cs="Calibri"/>
                      <w:color w:val="000000"/>
                    </w:rPr>
                  </w:rPrChange>
                </w:rPr>
                <w:t>0.042958339</w:t>
              </w:r>
            </w:ins>
          </w:p>
        </w:tc>
        <w:tc>
          <w:tcPr>
            <w:tcW w:w="2035" w:type="dxa"/>
            <w:noWrap/>
            <w:hideMark/>
            <w:tcPrChange w:id="3714" w:author="Felix Pascal (felixpas)" w:date="2025-07-01T19:34:00Z">
              <w:tcPr>
                <w:tcW w:w="1040" w:type="dxa"/>
                <w:noWrap/>
                <w:hideMark/>
              </w:tcPr>
            </w:tcPrChange>
          </w:tcPr>
          <w:p w14:paraId="57B2356F" w14:textId="77777777" w:rsidR="00C76A19" w:rsidRPr="00C76A19" w:rsidRDefault="00C76A19">
            <w:pPr>
              <w:rPr>
                <w:ins w:id="3715" w:author="Felix Pascal (felixpas)" w:date="2025-07-01T19:16:00Z"/>
                <w:rPrChange w:id="3716" w:author="Felix Pascal (felixpas)" w:date="2025-07-01T19:16:00Z">
                  <w:rPr>
                    <w:ins w:id="3717" w:author="Felix Pascal (felixpas)" w:date="2025-07-01T19:16:00Z"/>
                    <w:rFonts w:ascii="Calibri" w:hAnsi="Calibri" w:cs="Calibri"/>
                    <w:color w:val="000000"/>
                  </w:rPr>
                </w:rPrChange>
              </w:rPr>
            </w:pPr>
            <w:ins w:id="3718" w:author="Felix Pascal (felixpas)" w:date="2025-07-01T19:16:00Z">
              <w:r w:rsidRPr="00C76A19">
                <w:rPr>
                  <w:rPrChange w:id="3719" w:author="Felix Pascal (felixpas)" w:date="2025-07-01T19:16:00Z">
                    <w:rPr>
                      <w:rFonts w:ascii="Calibri" w:hAnsi="Calibri" w:cs="Calibri"/>
                      <w:color w:val="000000"/>
                    </w:rPr>
                  </w:rPrChange>
                </w:rPr>
                <w:t>decreasing</w:t>
              </w:r>
            </w:ins>
          </w:p>
        </w:tc>
        <w:tc>
          <w:tcPr>
            <w:tcW w:w="851" w:type="dxa"/>
            <w:noWrap/>
            <w:hideMark/>
            <w:tcPrChange w:id="3720" w:author="Felix Pascal (felixpas)" w:date="2025-07-01T19:34:00Z">
              <w:tcPr>
                <w:tcW w:w="900" w:type="dxa"/>
                <w:noWrap/>
                <w:hideMark/>
              </w:tcPr>
            </w:tcPrChange>
          </w:tcPr>
          <w:p w14:paraId="6AB8C0E8" w14:textId="77777777" w:rsidR="00C76A19" w:rsidRPr="00C76A19" w:rsidRDefault="00C76A19" w:rsidP="00C76A19">
            <w:pPr>
              <w:rPr>
                <w:ins w:id="3721" w:author="Felix Pascal (felixpas)" w:date="2025-07-01T19:16:00Z"/>
                <w:rPrChange w:id="3722" w:author="Felix Pascal (felixpas)" w:date="2025-07-01T19:16:00Z">
                  <w:rPr>
                    <w:ins w:id="3723" w:author="Felix Pascal (felixpas)" w:date="2025-07-01T19:16:00Z"/>
                    <w:rFonts w:ascii="Calibri" w:hAnsi="Calibri" w:cs="Calibri"/>
                    <w:color w:val="000000"/>
                  </w:rPr>
                </w:rPrChange>
              </w:rPr>
              <w:pPrChange w:id="3724" w:author="Felix Pascal (felixpas)" w:date="2025-07-01T19:16:00Z">
                <w:pPr>
                  <w:jc w:val="right"/>
                </w:pPr>
              </w:pPrChange>
            </w:pPr>
            <w:ins w:id="3725" w:author="Felix Pascal (felixpas)" w:date="2025-07-01T19:16:00Z">
              <w:r w:rsidRPr="00C76A19">
                <w:rPr>
                  <w:rPrChange w:id="3726" w:author="Felix Pascal (felixpas)" w:date="2025-07-01T19:16:00Z">
                    <w:rPr>
                      <w:rFonts w:ascii="Calibri" w:hAnsi="Calibri" w:cs="Calibri"/>
                      <w:color w:val="000000"/>
                    </w:rPr>
                  </w:rPrChange>
                </w:rPr>
                <w:t>543</w:t>
              </w:r>
            </w:ins>
          </w:p>
        </w:tc>
      </w:tr>
      <w:tr w:rsidR="00D247C6" w:rsidRPr="00D247C6" w14:paraId="53F86A70" w14:textId="77777777" w:rsidTr="00D247C6">
        <w:tblPrEx>
          <w:tblPrExChange w:id="3727" w:author="Felix Pascal (felixpas)" w:date="2025-07-01T19:34:00Z">
            <w:tblPrEx>
              <w:tblW w:w="9493" w:type="dxa"/>
            </w:tblPrEx>
          </w:tblPrExChange>
        </w:tblPrEx>
        <w:trPr>
          <w:trHeight w:val="288"/>
          <w:ins w:id="3728" w:author="Felix Pascal (felixpas)" w:date="2025-07-01T19:16:00Z"/>
          <w:trPrChange w:id="3729" w:author="Felix Pascal (felixpas)" w:date="2025-07-01T19:34:00Z">
            <w:trPr>
              <w:trHeight w:val="288"/>
            </w:trPr>
          </w:trPrChange>
        </w:trPr>
        <w:tc>
          <w:tcPr>
            <w:tcW w:w="3397" w:type="dxa"/>
            <w:noWrap/>
            <w:hideMark/>
            <w:tcPrChange w:id="3730" w:author="Felix Pascal (felixpas)" w:date="2025-07-01T19:34:00Z">
              <w:tcPr>
                <w:tcW w:w="3397" w:type="dxa"/>
                <w:gridSpan w:val="2"/>
                <w:noWrap/>
                <w:hideMark/>
              </w:tcPr>
            </w:tcPrChange>
          </w:tcPr>
          <w:p w14:paraId="029FC363" w14:textId="77777777" w:rsidR="00C76A19" w:rsidRPr="00C76A19" w:rsidRDefault="00C76A19">
            <w:pPr>
              <w:rPr>
                <w:ins w:id="3731" w:author="Felix Pascal (felixpas)" w:date="2025-07-01T19:16:00Z"/>
                <w:rPrChange w:id="3732" w:author="Felix Pascal (felixpas)" w:date="2025-07-01T19:16:00Z">
                  <w:rPr>
                    <w:ins w:id="3733" w:author="Felix Pascal (felixpas)" w:date="2025-07-01T19:16:00Z"/>
                    <w:rFonts w:ascii="Calibri" w:hAnsi="Calibri" w:cs="Calibri"/>
                    <w:color w:val="000000"/>
                  </w:rPr>
                </w:rPrChange>
              </w:rPr>
            </w:pPr>
            <w:ins w:id="3734" w:author="Felix Pascal (felixpas)" w:date="2025-07-01T19:16:00Z">
              <w:r w:rsidRPr="00C76A19">
                <w:rPr>
                  <w:rPrChange w:id="3735" w:author="Felix Pascal (felixpas)" w:date="2025-07-01T19:16:00Z">
                    <w:rPr>
                      <w:rFonts w:ascii="Calibri" w:hAnsi="Calibri" w:cs="Calibri"/>
                      <w:color w:val="000000"/>
                    </w:rPr>
                  </w:rPrChange>
                </w:rPr>
                <w:t>Campanula rotundifolia</w:t>
              </w:r>
            </w:ins>
          </w:p>
        </w:tc>
        <w:tc>
          <w:tcPr>
            <w:tcW w:w="1823" w:type="dxa"/>
            <w:noWrap/>
            <w:hideMark/>
            <w:tcPrChange w:id="3736" w:author="Felix Pascal (felixpas)" w:date="2025-07-01T19:34:00Z">
              <w:tcPr>
                <w:tcW w:w="1823" w:type="dxa"/>
                <w:noWrap/>
                <w:hideMark/>
              </w:tcPr>
            </w:tcPrChange>
          </w:tcPr>
          <w:p w14:paraId="4617678F" w14:textId="77777777" w:rsidR="00C76A19" w:rsidRPr="00C76A19" w:rsidRDefault="00C76A19" w:rsidP="00C76A19">
            <w:pPr>
              <w:rPr>
                <w:ins w:id="3737" w:author="Felix Pascal (felixpas)" w:date="2025-07-01T19:16:00Z"/>
                <w:rPrChange w:id="3738" w:author="Felix Pascal (felixpas)" w:date="2025-07-01T19:16:00Z">
                  <w:rPr>
                    <w:ins w:id="3739" w:author="Felix Pascal (felixpas)" w:date="2025-07-01T19:16:00Z"/>
                    <w:rFonts w:ascii="Calibri" w:hAnsi="Calibri" w:cs="Calibri"/>
                    <w:color w:val="000000"/>
                  </w:rPr>
                </w:rPrChange>
              </w:rPr>
              <w:pPrChange w:id="3740" w:author="Felix Pascal (felixpas)" w:date="2025-07-01T19:16:00Z">
                <w:pPr>
                  <w:jc w:val="right"/>
                </w:pPr>
              </w:pPrChange>
            </w:pPr>
            <w:ins w:id="3741" w:author="Felix Pascal (felixpas)" w:date="2025-07-01T19:16:00Z">
              <w:r w:rsidRPr="00C76A19">
                <w:rPr>
                  <w:rPrChange w:id="3742" w:author="Felix Pascal (felixpas)" w:date="2025-07-01T19:16:00Z">
                    <w:rPr>
                      <w:rFonts w:ascii="Calibri" w:hAnsi="Calibri" w:cs="Calibri"/>
                      <w:color w:val="000000"/>
                    </w:rPr>
                  </w:rPrChange>
                </w:rPr>
                <w:t>-4.278260352</w:t>
              </w:r>
            </w:ins>
          </w:p>
        </w:tc>
        <w:tc>
          <w:tcPr>
            <w:tcW w:w="1387" w:type="dxa"/>
            <w:noWrap/>
            <w:hideMark/>
            <w:tcPrChange w:id="3743" w:author="Felix Pascal (felixpas)" w:date="2025-07-01T19:34:00Z">
              <w:tcPr>
                <w:tcW w:w="1387" w:type="dxa"/>
                <w:noWrap/>
                <w:hideMark/>
              </w:tcPr>
            </w:tcPrChange>
          </w:tcPr>
          <w:p w14:paraId="0AECB471" w14:textId="77777777" w:rsidR="00C76A19" w:rsidRPr="00C76A19" w:rsidRDefault="00C76A19" w:rsidP="00C76A19">
            <w:pPr>
              <w:rPr>
                <w:ins w:id="3744" w:author="Felix Pascal (felixpas)" w:date="2025-07-01T19:16:00Z"/>
                <w:rPrChange w:id="3745" w:author="Felix Pascal (felixpas)" w:date="2025-07-01T19:16:00Z">
                  <w:rPr>
                    <w:ins w:id="3746" w:author="Felix Pascal (felixpas)" w:date="2025-07-01T19:16:00Z"/>
                    <w:rFonts w:ascii="Calibri" w:hAnsi="Calibri" w:cs="Calibri"/>
                    <w:color w:val="000000"/>
                  </w:rPr>
                </w:rPrChange>
              </w:rPr>
              <w:pPrChange w:id="3747" w:author="Felix Pascal (felixpas)" w:date="2025-07-01T19:16:00Z">
                <w:pPr>
                  <w:jc w:val="right"/>
                </w:pPr>
              </w:pPrChange>
            </w:pPr>
            <w:ins w:id="3748" w:author="Felix Pascal (felixpas)" w:date="2025-07-01T19:16:00Z">
              <w:r w:rsidRPr="00C76A19">
                <w:rPr>
                  <w:rPrChange w:id="3749" w:author="Felix Pascal (felixpas)" w:date="2025-07-01T19:16:00Z">
                    <w:rPr>
                      <w:rFonts w:ascii="Calibri" w:hAnsi="Calibri" w:cs="Calibri"/>
                      <w:color w:val="000000"/>
                    </w:rPr>
                  </w:rPrChange>
                </w:rPr>
                <w:t>0.001926196</w:t>
              </w:r>
            </w:ins>
          </w:p>
        </w:tc>
        <w:tc>
          <w:tcPr>
            <w:tcW w:w="2035" w:type="dxa"/>
            <w:noWrap/>
            <w:hideMark/>
            <w:tcPrChange w:id="3750" w:author="Felix Pascal (felixpas)" w:date="2025-07-01T19:34:00Z">
              <w:tcPr>
                <w:tcW w:w="1040" w:type="dxa"/>
                <w:noWrap/>
                <w:hideMark/>
              </w:tcPr>
            </w:tcPrChange>
          </w:tcPr>
          <w:p w14:paraId="35D31537" w14:textId="77777777" w:rsidR="00C76A19" w:rsidRPr="00C76A19" w:rsidRDefault="00C76A19">
            <w:pPr>
              <w:rPr>
                <w:ins w:id="3751" w:author="Felix Pascal (felixpas)" w:date="2025-07-01T19:16:00Z"/>
                <w:rPrChange w:id="3752" w:author="Felix Pascal (felixpas)" w:date="2025-07-01T19:16:00Z">
                  <w:rPr>
                    <w:ins w:id="3753" w:author="Felix Pascal (felixpas)" w:date="2025-07-01T19:16:00Z"/>
                    <w:rFonts w:ascii="Calibri" w:hAnsi="Calibri" w:cs="Calibri"/>
                    <w:color w:val="000000"/>
                  </w:rPr>
                </w:rPrChange>
              </w:rPr>
            </w:pPr>
            <w:ins w:id="3754" w:author="Felix Pascal (felixpas)" w:date="2025-07-01T19:16:00Z">
              <w:r w:rsidRPr="00C76A19">
                <w:rPr>
                  <w:rPrChange w:id="3755" w:author="Felix Pascal (felixpas)" w:date="2025-07-01T19:16:00Z">
                    <w:rPr>
                      <w:rFonts w:ascii="Calibri" w:hAnsi="Calibri" w:cs="Calibri"/>
                      <w:color w:val="000000"/>
                    </w:rPr>
                  </w:rPrChange>
                </w:rPr>
                <w:t>decreasing</w:t>
              </w:r>
            </w:ins>
          </w:p>
        </w:tc>
        <w:tc>
          <w:tcPr>
            <w:tcW w:w="851" w:type="dxa"/>
            <w:noWrap/>
            <w:hideMark/>
            <w:tcPrChange w:id="3756" w:author="Felix Pascal (felixpas)" w:date="2025-07-01T19:34:00Z">
              <w:tcPr>
                <w:tcW w:w="1846" w:type="dxa"/>
                <w:gridSpan w:val="2"/>
                <w:noWrap/>
                <w:hideMark/>
              </w:tcPr>
            </w:tcPrChange>
          </w:tcPr>
          <w:p w14:paraId="7DE1A15D" w14:textId="77777777" w:rsidR="00C76A19" w:rsidRPr="00C76A19" w:rsidRDefault="00C76A19" w:rsidP="00C76A19">
            <w:pPr>
              <w:rPr>
                <w:ins w:id="3757" w:author="Felix Pascal (felixpas)" w:date="2025-07-01T19:16:00Z"/>
                <w:rPrChange w:id="3758" w:author="Felix Pascal (felixpas)" w:date="2025-07-01T19:16:00Z">
                  <w:rPr>
                    <w:ins w:id="3759" w:author="Felix Pascal (felixpas)" w:date="2025-07-01T19:16:00Z"/>
                    <w:rFonts w:ascii="Calibri" w:hAnsi="Calibri" w:cs="Calibri"/>
                    <w:color w:val="000000"/>
                  </w:rPr>
                </w:rPrChange>
              </w:rPr>
              <w:pPrChange w:id="3760" w:author="Felix Pascal (felixpas)" w:date="2025-07-01T19:16:00Z">
                <w:pPr>
                  <w:jc w:val="right"/>
                </w:pPr>
              </w:pPrChange>
            </w:pPr>
            <w:ins w:id="3761" w:author="Felix Pascal (felixpas)" w:date="2025-07-01T19:16:00Z">
              <w:r w:rsidRPr="00C76A19">
                <w:rPr>
                  <w:rPrChange w:id="3762" w:author="Felix Pascal (felixpas)" w:date="2025-07-01T19:16:00Z">
                    <w:rPr>
                      <w:rFonts w:ascii="Calibri" w:hAnsi="Calibri" w:cs="Calibri"/>
                      <w:color w:val="000000"/>
                    </w:rPr>
                  </w:rPrChange>
                </w:rPr>
                <w:t>294</w:t>
              </w:r>
            </w:ins>
          </w:p>
        </w:tc>
      </w:tr>
      <w:tr w:rsidR="00C76A19" w:rsidRPr="00C76A19" w14:paraId="41D70840" w14:textId="77777777" w:rsidTr="00D247C6">
        <w:trPr>
          <w:trHeight w:val="288"/>
          <w:ins w:id="3763" w:author="Felix Pascal (felixpas)" w:date="2025-07-01T19:16:00Z"/>
          <w:trPrChange w:id="3764" w:author="Felix Pascal (felixpas)" w:date="2025-07-01T19:34:00Z">
            <w:trPr>
              <w:gridAfter w:val="0"/>
              <w:trHeight w:val="288"/>
            </w:trPr>
          </w:trPrChange>
        </w:trPr>
        <w:tc>
          <w:tcPr>
            <w:tcW w:w="3397" w:type="dxa"/>
            <w:noWrap/>
            <w:hideMark/>
            <w:tcPrChange w:id="3765" w:author="Felix Pascal (felixpas)" w:date="2025-07-01T19:34:00Z">
              <w:tcPr>
                <w:tcW w:w="2740" w:type="dxa"/>
                <w:noWrap/>
                <w:hideMark/>
              </w:tcPr>
            </w:tcPrChange>
          </w:tcPr>
          <w:p w14:paraId="7C183C0D" w14:textId="77777777" w:rsidR="00C76A19" w:rsidRPr="00C76A19" w:rsidRDefault="00C76A19">
            <w:pPr>
              <w:rPr>
                <w:ins w:id="3766" w:author="Felix Pascal (felixpas)" w:date="2025-07-01T19:16:00Z"/>
                <w:rPrChange w:id="3767" w:author="Felix Pascal (felixpas)" w:date="2025-07-01T19:16:00Z">
                  <w:rPr>
                    <w:ins w:id="3768" w:author="Felix Pascal (felixpas)" w:date="2025-07-01T19:16:00Z"/>
                    <w:rFonts w:ascii="Calibri" w:hAnsi="Calibri" w:cs="Calibri"/>
                    <w:color w:val="000000"/>
                  </w:rPr>
                </w:rPrChange>
              </w:rPr>
            </w:pPr>
            <w:ins w:id="3769" w:author="Felix Pascal (felixpas)" w:date="2025-07-01T19:16:00Z">
              <w:r w:rsidRPr="00C76A19">
                <w:rPr>
                  <w:rPrChange w:id="3770" w:author="Felix Pascal (felixpas)" w:date="2025-07-01T19:16:00Z">
                    <w:rPr>
                      <w:rFonts w:ascii="Calibri" w:hAnsi="Calibri" w:cs="Calibri"/>
                      <w:color w:val="000000"/>
                    </w:rPr>
                  </w:rPrChange>
                </w:rPr>
                <w:t xml:space="preserve">Leontodon </w:t>
              </w:r>
              <w:proofErr w:type="spellStart"/>
              <w:r w:rsidRPr="00C76A19">
                <w:rPr>
                  <w:rPrChange w:id="3771" w:author="Felix Pascal (felixpas)" w:date="2025-07-01T19:16:00Z">
                    <w:rPr>
                      <w:rFonts w:ascii="Calibri" w:hAnsi="Calibri" w:cs="Calibri"/>
                      <w:color w:val="000000"/>
                    </w:rPr>
                  </w:rPrChange>
                </w:rPr>
                <w:t>hispidus</w:t>
              </w:r>
              <w:proofErr w:type="spellEnd"/>
            </w:ins>
          </w:p>
        </w:tc>
        <w:tc>
          <w:tcPr>
            <w:tcW w:w="1823" w:type="dxa"/>
            <w:noWrap/>
            <w:hideMark/>
            <w:tcPrChange w:id="3772" w:author="Felix Pascal (felixpas)" w:date="2025-07-01T19:34:00Z">
              <w:tcPr>
                <w:tcW w:w="2480" w:type="dxa"/>
                <w:gridSpan w:val="2"/>
                <w:noWrap/>
                <w:hideMark/>
              </w:tcPr>
            </w:tcPrChange>
          </w:tcPr>
          <w:p w14:paraId="48C4B81B" w14:textId="77777777" w:rsidR="00C76A19" w:rsidRPr="00C76A19" w:rsidRDefault="00C76A19" w:rsidP="00C76A19">
            <w:pPr>
              <w:rPr>
                <w:ins w:id="3773" w:author="Felix Pascal (felixpas)" w:date="2025-07-01T19:16:00Z"/>
                <w:rPrChange w:id="3774" w:author="Felix Pascal (felixpas)" w:date="2025-07-01T19:16:00Z">
                  <w:rPr>
                    <w:ins w:id="3775" w:author="Felix Pascal (felixpas)" w:date="2025-07-01T19:16:00Z"/>
                    <w:rFonts w:ascii="Calibri" w:hAnsi="Calibri" w:cs="Calibri"/>
                    <w:color w:val="000000"/>
                  </w:rPr>
                </w:rPrChange>
              </w:rPr>
              <w:pPrChange w:id="3776" w:author="Felix Pascal (felixpas)" w:date="2025-07-01T19:16:00Z">
                <w:pPr>
                  <w:jc w:val="right"/>
                </w:pPr>
              </w:pPrChange>
            </w:pPr>
            <w:ins w:id="3777" w:author="Felix Pascal (felixpas)" w:date="2025-07-01T19:16:00Z">
              <w:r w:rsidRPr="00C76A19">
                <w:rPr>
                  <w:rPrChange w:id="3778" w:author="Felix Pascal (felixpas)" w:date="2025-07-01T19:16:00Z">
                    <w:rPr>
                      <w:rFonts w:ascii="Calibri" w:hAnsi="Calibri" w:cs="Calibri"/>
                      <w:color w:val="000000"/>
                    </w:rPr>
                  </w:rPrChange>
                </w:rPr>
                <w:t>-3.938565484</w:t>
              </w:r>
            </w:ins>
          </w:p>
        </w:tc>
        <w:tc>
          <w:tcPr>
            <w:tcW w:w="1387" w:type="dxa"/>
            <w:noWrap/>
            <w:hideMark/>
            <w:tcPrChange w:id="3779" w:author="Felix Pascal (felixpas)" w:date="2025-07-01T19:34:00Z">
              <w:tcPr>
                <w:tcW w:w="1300" w:type="dxa"/>
                <w:noWrap/>
                <w:hideMark/>
              </w:tcPr>
            </w:tcPrChange>
          </w:tcPr>
          <w:p w14:paraId="3DD7C78A" w14:textId="77777777" w:rsidR="00C76A19" w:rsidRPr="00C76A19" w:rsidRDefault="00C76A19" w:rsidP="00C76A19">
            <w:pPr>
              <w:rPr>
                <w:ins w:id="3780" w:author="Felix Pascal (felixpas)" w:date="2025-07-01T19:16:00Z"/>
                <w:rPrChange w:id="3781" w:author="Felix Pascal (felixpas)" w:date="2025-07-01T19:16:00Z">
                  <w:rPr>
                    <w:ins w:id="3782" w:author="Felix Pascal (felixpas)" w:date="2025-07-01T19:16:00Z"/>
                    <w:rFonts w:ascii="Calibri" w:hAnsi="Calibri" w:cs="Calibri"/>
                    <w:color w:val="000000"/>
                  </w:rPr>
                </w:rPrChange>
              </w:rPr>
              <w:pPrChange w:id="3783" w:author="Felix Pascal (felixpas)" w:date="2025-07-01T19:16:00Z">
                <w:pPr>
                  <w:jc w:val="right"/>
                </w:pPr>
              </w:pPrChange>
            </w:pPr>
            <w:ins w:id="3784" w:author="Felix Pascal (felixpas)" w:date="2025-07-01T19:16:00Z">
              <w:r w:rsidRPr="00C76A19">
                <w:rPr>
                  <w:rPrChange w:id="3785" w:author="Felix Pascal (felixpas)" w:date="2025-07-01T19:16:00Z">
                    <w:rPr>
                      <w:rFonts w:ascii="Calibri" w:hAnsi="Calibri" w:cs="Calibri"/>
                      <w:color w:val="000000"/>
                    </w:rPr>
                  </w:rPrChange>
                </w:rPr>
                <w:t>0.000617611</w:t>
              </w:r>
            </w:ins>
          </w:p>
        </w:tc>
        <w:tc>
          <w:tcPr>
            <w:tcW w:w="2035" w:type="dxa"/>
            <w:noWrap/>
            <w:hideMark/>
            <w:tcPrChange w:id="3786" w:author="Felix Pascal (felixpas)" w:date="2025-07-01T19:34:00Z">
              <w:tcPr>
                <w:tcW w:w="1040" w:type="dxa"/>
                <w:noWrap/>
                <w:hideMark/>
              </w:tcPr>
            </w:tcPrChange>
          </w:tcPr>
          <w:p w14:paraId="1A0EC9E8" w14:textId="77777777" w:rsidR="00C76A19" w:rsidRPr="00C76A19" w:rsidRDefault="00C76A19">
            <w:pPr>
              <w:rPr>
                <w:ins w:id="3787" w:author="Felix Pascal (felixpas)" w:date="2025-07-01T19:16:00Z"/>
                <w:rPrChange w:id="3788" w:author="Felix Pascal (felixpas)" w:date="2025-07-01T19:16:00Z">
                  <w:rPr>
                    <w:ins w:id="3789" w:author="Felix Pascal (felixpas)" w:date="2025-07-01T19:16:00Z"/>
                    <w:rFonts w:ascii="Calibri" w:hAnsi="Calibri" w:cs="Calibri"/>
                    <w:color w:val="000000"/>
                  </w:rPr>
                </w:rPrChange>
              </w:rPr>
            </w:pPr>
            <w:ins w:id="3790" w:author="Felix Pascal (felixpas)" w:date="2025-07-01T19:16:00Z">
              <w:r w:rsidRPr="00C76A19">
                <w:rPr>
                  <w:rPrChange w:id="3791" w:author="Felix Pascal (felixpas)" w:date="2025-07-01T19:16:00Z">
                    <w:rPr>
                      <w:rFonts w:ascii="Calibri" w:hAnsi="Calibri" w:cs="Calibri"/>
                      <w:color w:val="000000"/>
                    </w:rPr>
                  </w:rPrChange>
                </w:rPr>
                <w:t>decreasing</w:t>
              </w:r>
            </w:ins>
          </w:p>
        </w:tc>
        <w:tc>
          <w:tcPr>
            <w:tcW w:w="851" w:type="dxa"/>
            <w:noWrap/>
            <w:hideMark/>
            <w:tcPrChange w:id="3792" w:author="Felix Pascal (felixpas)" w:date="2025-07-01T19:34:00Z">
              <w:tcPr>
                <w:tcW w:w="900" w:type="dxa"/>
                <w:noWrap/>
                <w:hideMark/>
              </w:tcPr>
            </w:tcPrChange>
          </w:tcPr>
          <w:p w14:paraId="44649BC7" w14:textId="77777777" w:rsidR="00C76A19" w:rsidRPr="00C76A19" w:rsidRDefault="00C76A19" w:rsidP="00C76A19">
            <w:pPr>
              <w:rPr>
                <w:ins w:id="3793" w:author="Felix Pascal (felixpas)" w:date="2025-07-01T19:16:00Z"/>
                <w:rPrChange w:id="3794" w:author="Felix Pascal (felixpas)" w:date="2025-07-01T19:16:00Z">
                  <w:rPr>
                    <w:ins w:id="3795" w:author="Felix Pascal (felixpas)" w:date="2025-07-01T19:16:00Z"/>
                    <w:rFonts w:ascii="Calibri" w:hAnsi="Calibri" w:cs="Calibri"/>
                    <w:color w:val="000000"/>
                  </w:rPr>
                </w:rPrChange>
              </w:rPr>
              <w:pPrChange w:id="3796" w:author="Felix Pascal (felixpas)" w:date="2025-07-01T19:16:00Z">
                <w:pPr>
                  <w:jc w:val="right"/>
                </w:pPr>
              </w:pPrChange>
            </w:pPr>
            <w:ins w:id="3797" w:author="Felix Pascal (felixpas)" w:date="2025-07-01T19:16:00Z">
              <w:r w:rsidRPr="00C76A19">
                <w:rPr>
                  <w:rPrChange w:id="3798" w:author="Felix Pascal (felixpas)" w:date="2025-07-01T19:16:00Z">
                    <w:rPr>
                      <w:rFonts w:ascii="Calibri" w:hAnsi="Calibri" w:cs="Calibri"/>
                      <w:color w:val="000000"/>
                    </w:rPr>
                  </w:rPrChange>
                </w:rPr>
                <w:t>740</w:t>
              </w:r>
            </w:ins>
          </w:p>
        </w:tc>
      </w:tr>
      <w:tr w:rsidR="00D247C6" w:rsidRPr="00D247C6" w14:paraId="43E6F7C8" w14:textId="77777777" w:rsidTr="00D247C6">
        <w:tblPrEx>
          <w:tblPrExChange w:id="3799" w:author="Felix Pascal (felixpas)" w:date="2025-07-01T19:34:00Z">
            <w:tblPrEx>
              <w:tblW w:w="9493" w:type="dxa"/>
            </w:tblPrEx>
          </w:tblPrExChange>
        </w:tblPrEx>
        <w:trPr>
          <w:trHeight w:val="288"/>
          <w:ins w:id="3800" w:author="Felix Pascal (felixpas)" w:date="2025-07-01T19:16:00Z"/>
          <w:trPrChange w:id="3801" w:author="Felix Pascal (felixpas)" w:date="2025-07-01T19:34:00Z">
            <w:trPr>
              <w:trHeight w:val="288"/>
            </w:trPr>
          </w:trPrChange>
        </w:trPr>
        <w:tc>
          <w:tcPr>
            <w:tcW w:w="3397" w:type="dxa"/>
            <w:noWrap/>
            <w:hideMark/>
            <w:tcPrChange w:id="3802" w:author="Felix Pascal (felixpas)" w:date="2025-07-01T19:34:00Z">
              <w:tcPr>
                <w:tcW w:w="3397" w:type="dxa"/>
                <w:gridSpan w:val="2"/>
                <w:noWrap/>
                <w:hideMark/>
              </w:tcPr>
            </w:tcPrChange>
          </w:tcPr>
          <w:p w14:paraId="6D72F9ED" w14:textId="77777777" w:rsidR="00C76A19" w:rsidRPr="00C76A19" w:rsidRDefault="00C76A19">
            <w:pPr>
              <w:rPr>
                <w:ins w:id="3803" w:author="Felix Pascal (felixpas)" w:date="2025-07-01T19:16:00Z"/>
                <w:rPrChange w:id="3804" w:author="Felix Pascal (felixpas)" w:date="2025-07-01T19:16:00Z">
                  <w:rPr>
                    <w:ins w:id="3805" w:author="Felix Pascal (felixpas)" w:date="2025-07-01T19:16:00Z"/>
                    <w:rFonts w:ascii="Calibri" w:hAnsi="Calibri" w:cs="Calibri"/>
                    <w:color w:val="000000"/>
                  </w:rPr>
                </w:rPrChange>
              </w:rPr>
            </w:pPr>
            <w:ins w:id="3806" w:author="Felix Pascal (felixpas)" w:date="2025-07-01T19:16:00Z">
              <w:r w:rsidRPr="00C76A19">
                <w:rPr>
                  <w:rPrChange w:id="3807" w:author="Felix Pascal (felixpas)" w:date="2025-07-01T19:16:00Z">
                    <w:rPr>
                      <w:rFonts w:ascii="Calibri" w:hAnsi="Calibri" w:cs="Calibri"/>
                      <w:color w:val="000000"/>
                    </w:rPr>
                  </w:rPrChange>
                </w:rPr>
                <w:t xml:space="preserve">Potentilla </w:t>
              </w:r>
              <w:proofErr w:type="spellStart"/>
              <w:r w:rsidRPr="00C76A19">
                <w:rPr>
                  <w:rPrChange w:id="3808" w:author="Felix Pascal (felixpas)" w:date="2025-07-01T19:16:00Z">
                    <w:rPr>
                      <w:rFonts w:ascii="Calibri" w:hAnsi="Calibri" w:cs="Calibri"/>
                      <w:color w:val="000000"/>
                    </w:rPr>
                  </w:rPrChange>
                </w:rPr>
                <w:t>erecta</w:t>
              </w:r>
              <w:proofErr w:type="spellEnd"/>
            </w:ins>
          </w:p>
        </w:tc>
        <w:tc>
          <w:tcPr>
            <w:tcW w:w="1823" w:type="dxa"/>
            <w:noWrap/>
            <w:hideMark/>
            <w:tcPrChange w:id="3809" w:author="Felix Pascal (felixpas)" w:date="2025-07-01T19:34:00Z">
              <w:tcPr>
                <w:tcW w:w="1823" w:type="dxa"/>
                <w:noWrap/>
                <w:hideMark/>
              </w:tcPr>
            </w:tcPrChange>
          </w:tcPr>
          <w:p w14:paraId="6EEAEF55" w14:textId="77777777" w:rsidR="00C76A19" w:rsidRPr="00C76A19" w:rsidRDefault="00C76A19" w:rsidP="00C76A19">
            <w:pPr>
              <w:rPr>
                <w:ins w:id="3810" w:author="Felix Pascal (felixpas)" w:date="2025-07-01T19:16:00Z"/>
                <w:rPrChange w:id="3811" w:author="Felix Pascal (felixpas)" w:date="2025-07-01T19:16:00Z">
                  <w:rPr>
                    <w:ins w:id="3812" w:author="Felix Pascal (felixpas)" w:date="2025-07-01T19:16:00Z"/>
                    <w:rFonts w:ascii="Calibri" w:hAnsi="Calibri" w:cs="Calibri"/>
                    <w:color w:val="000000"/>
                  </w:rPr>
                </w:rPrChange>
              </w:rPr>
              <w:pPrChange w:id="3813" w:author="Felix Pascal (felixpas)" w:date="2025-07-01T19:16:00Z">
                <w:pPr>
                  <w:jc w:val="right"/>
                </w:pPr>
              </w:pPrChange>
            </w:pPr>
            <w:ins w:id="3814" w:author="Felix Pascal (felixpas)" w:date="2025-07-01T19:16:00Z">
              <w:r w:rsidRPr="00C76A19">
                <w:rPr>
                  <w:rPrChange w:id="3815" w:author="Felix Pascal (felixpas)" w:date="2025-07-01T19:16:00Z">
                    <w:rPr>
                      <w:rFonts w:ascii="Calibri" w:hAnsi="Calibri" w:cs="Calibri"/>
                      <w:color w:val="000000"/>
                    </w:rPr>
                  </w:rPrChange>
                </w:rPr>
                <w:t>-3.706113166</w:t>
              </w:r>
            </w:ins>
          </w:p>
        </w:tc>
        <w:tc>
          <w:tcPr>
            <w:tcW w:w="1387" w:type="dxa"/>
            <w:noWrap/>
            <w:hideMark/>
            <w:tcPrChange w:id="3816" w:author="Felix Pascal (felixpas)" w:date="2025-07-01T19:34:00Z">
              <w:tcPr>
                <w:tcW w:w="1387" w:type="dxa"/>
                <w:noWrap/>
                <w:hideMark/>
              </w:tcPr>
            </w:tcPrChange>
          </w:tcPr>
          <w:p w14:paraId="45EC81FF" w14:textId="77777777" w:rsidR="00C76A19" w:rsidRPr="00C76A19" w:rsidRDefault="00C76A19" w:rsidP="00C76A19">
            <w:pPr>
              <w:rPr>
                <w:ins w:id="3817" w:author="Felix Pascal (felixpas)" w:date="2025-07-01T19:16:00Z"/>
                <w:rPrChange w:id="3818" w:author="Felix Pascal (felixpas)" w:date="2025-07-01T19:16:00Z">
                  <w:rPr>
                    <w:ins w:id="3819" w:author="Felix Pascal (felixpas)" w:date="2025-07-01T19:16:00Z"/>
                    <w:rFonts w:ascii="Calibri" w:hAnsi="Calibri" w:cs="Calibri"/>
                    <w:color w:val="000000"/>
                  </w:rPr>
                </w:rPrChange>
              </w:rPr>
              <w:pPrChange w:id="3820" w:author="Felix Pascal (felixpas)" w:date="2025-07-01T19:16:00Z">
                <w:pPr>
                  <w:jc w:val="right"/>
                </w:pPr>
              </w:pPrChange>
            </w:pPr>
            <w:ins w:id="3821" w:author="Felix Pascal (felixpas)" w:date="2025-07-01T19:16:00Z">
              <w:r w:rsidRPr="00C76A19">
                <w:rPr>
                  <w:rPrChange w:id="3822" w:author="Felix Pascal (felixpas)" w:date="2025-07-01T19:16:00Z">
                    <w:rPr>
                      <w:rFonts w:ascii="Calibri" w:hAnsi="Calibri" w:cs="Calibri"/>
                      <w:color w:val="000000"/>
                    </w:rPr>
                  </w:rPrChange>
                </w:rPr>
                <w:t>0.048618363</w:t>
              </w:r>
            </w:ins>
          </w:p>
        </w:tc>
        <w:tc>
          <w:tcPr>
            <w:tcW w:w="2035" w:type="dxa"/>
            <w:noWrap/>
            <w:hideMark/>
            <w:tcPrChange w:id="3823" w:author="Felix Pascal (felixpas)" w:date="2025-07-01T19:34:00Z">
              <w:tcPr>
                <w:tcW w:w="1040" w:type="dxa"/>
                <w:noWrap/>
                <w:hideMark/>
              </w:tcPr>
            </w:tcPrChange>
          </w:tcPr>
          <w:p w14:paraId="1D43DFB1" w14:textId="77777777" w:rsidR="00C76A19" w:rsidRPr="00C76A19" w:rsidRDefault="00C76A19">
            <w:pPr>
              <w:rPr>
                <w:ins w:id="3824" w:author="Felix Pascal (felixpas)" w:date="2025-07-01T19:16:00Z"/>
                <w:rPrChange w:id="3825" w:author="Felix Pascal (felixpas)" w:date="2025-07-01T19:16:00Z">
                  <w:rPr>
                    <w:ins w:id="3826" w:author="Felix Pascal (felixpas)" w:date="2025-07-01T19:16:00Z"/>
                    <w:rFonts w:ascii="Calibri" w:hAnsi="Calibri" w:cs="Calibri"/>
                    <w:color w:val="000000"/>
                  </w:rPr>
                </w:rPrChange>
              </w:rPr>
            </w:pPr>
            <w:ins w:id="3827" w:author="Felix Pascal (felixpas)" w:date="2025-07-01T19:16:00Z">
              <w:r w:rsidRPr="00C76A19">
                <w:rPr>
                  <w:rPrChange w:id="3828" w:author="Felix Pascal (felixpas)" w:date="2025-07-01T19:16:00Z">
                    <w:rPr>
                      <w:rFonts w:ascii="Calibri" w:hAnsi="Calibri" w:cs="Calibri"/>
                      <w:color w:val="000000"/>
                    </w:rPr>
                  </w:rPrChange>
                </w:rPr>
                <w:t>decreasing</w:t>
              </w:r>
            </w:ins>
          </w:p>
        </w:tc>
        <w:tc>
          <w:tcPr>
            <w:tcW w:w="851" w:type="dxa"/>
            <w:noWrap/>
            <w:hideMark/>
            <w:tcPrChange w:id="3829" w:author="Felix Pascal (felixpas)" w:date="2025-07-01T19:34:00Z">
              <w:tcPr>
                <w:tcW w:w="1846" w:type="dxa"/>
                <w:gridSpan w:val="2"/>
                <w:noWrap/>
                <w:hideMark/>
              </w:tcPr>
            </w:tcPrChange>
          </w:tcPr>
          <w:p w14:paraId="4FE94ACA" w14:textId="77777777" w:rsidR="00C76A19" w:rsidRPr="00C76A19" w:rsidRDefault="00C76A19" w:rsidP="00C76A19">
            <w:pPr>
              <w:rPr>
                <w:ins w:id="3830" w:author="Felix Pascal (felixpas)" w:date="2025-07-01T19:16:00Z"/>
                <w:rPrChange w:id="3831" w:author="Felix Pascal (felixpas)" w:date="2025-07-01T19:16:00Z">
                  <w:rPr>
                    <w:ins w:id="3832" w:author="Felix Pascal (felixpas)" w:date="2025-07-01T19:16:00Z"/>
                    <w:rFonts w:ascii="Calibri" w:hAnsi="Calibri" w:cs="Calibri"/>
                    <w:color w:val="000000"/>
                  </w:rPr>
                </w:rPrChange>
              </w:rPr>
              <w:pPrChange w:id="3833" w:author="Felix Pascal (felixpas)" w:date="2025-07-01T19:16:00Z">
                <w:pPr>
                  <w:jc w:val="right"/>
                </w:pPr>
              </w:pPrChange>
            </w:pPr>
            <w:ins w:id="3834" w:author="Felix Pascal (felixpas)" w:date="2025-07-01T19:16:00Z">
              <w:r w:rsidRPr="00C76A19">
                <w:rPr>
                  <w:rPrChange w:id="3835" w:author="Felix Pascal (felixpas)" w:date="2025-07-01T19:16:00Z">
                    <w:rPr>
                      <w:rFonts w:ascii="Calibri" w:hAnsi="Calibri" w:cs="Calibri"/>
                      <w:color w:val="000000"/>
                    </w:rPr>
                  </w:rPrChange>
                </w:rPr>
                <w:t>608</w:t>
              </w:r>
            </w:ins>
          </w:p>
        </w:tc>
      </w:tr>
      <w:tr w:rsidR="00C76A19" w:rsidRPr="00C76A19" w14:paraId="4643435C" w14:textId="77777777" w:rsidTr="00D247C6">
        <w:trPr>
          <w:trHeight w:val="288"/>
          <w:ins w:id="3836" w:author="Felix Pascal (felixpas)" w:date="2025-07-01T19:16:00Z"/>
          <w:trPrChange w:id="3837" w:author="Felix Pascal (felixpas)" w:date="2025-07-01T19:34:00Z">
            <w:trPr>
              <w:gridAfter w:val="0"/>
              <w:trHeight w:val="288"/>
            </w:trPr>
          </w:trPrChange>
        </w:trPr>
        <w:tc>
          <w:tcPr>
            <w:tcW w:w="3397" w:type="dxa"/>
            <w:noWrap/>
            <w:hideMark/>
            <w:tcPrChange w:id="3838" w:author="Felix Pascal (felixpas)" w:date="2025-07-01T19:34:00Z">
              <w:tcPr>
                <w:tcW w:w="2740" w:type="dxa"/>
                <w:noWrap/>
                <w:hideMark/>
              </w:tcPr>
            </w:tcPrChange>
          </w:tcPr>
          <w:p w14:paraId="0EBC89AD" w14:textId="77777777" w:rsidR="00C76A19" w:rsidRPr="00C76A19" w:rsidRDefault="00C76A19">
            <w:pPr>
              <w:rPr>
                <w:ins w:id="3839" w:author="Felix Pascal (felixpas)" w:date="2025-07-01T19:16:00Z"/>
                <w:rPrChange w:id="3840" w:author="Felix Pascal (felixpas)" w:date="2025-07-01T19:16:00Z">
                  <w:rPr>
                    <w:ins w:id="3841" w:author="Felix Pascal (felixpas)" w:date="2025-07-01T19:16:00Z"/>
                    <w:rFonts w:ascii="Calibri" w:hAnsi="Calibri" w:cs="Calibri"/>
                    <w:color w:val="000000"/>
                  </w:rPr>
                </w:rPrChange>
              </w:rPr>
            </w:pPr>
            <w:ins w:id="3842" w:author="Felix Pascal (felixpas)" w:date="2025-07-01T19:16:00Z">
              <w:r w:rsidRPr="00C76A19">
                <w:rPr>
                  <w:rPrChange w:id="3843" w:author="Felix Pascal (felixpas)" w:date="2025-07-01T19:16:00Z">
                    <w:rPr>
                      <w:rFonts w:ascii="Calibri" w:hAnsi="Calibri" w:cs="Calibri"/>
                      <w:color w:val="000000"/>
                    </w:rPr>
                  </w:rPrChange>
                </w:rPr>
                <w:t xml:space="preserve">Thymus </w:t>
              </w:r>
              <w:proofErr w:type="spellStart"/>
              <w:r w:rsidRPr="00C76A19">
                <w:rPr>
                  <w:rPrChange w:id="3844" w:author="Felix Pascal (felixpas)" w:date="2025-07-01T19:16:00Z">
                    <w:rPr>
                      <w:rFonts w:ascii="Calibri" w:hAnsi="Calibri" w:cs="Calibri"/>
                      <w:color w:val="000000"/>
                    </w:rPr>
                  </w:rPrChange>
                </w:rPr>
                <w:t>serpyllum</w:t>
              </w:r>
              <w:proofErr w:type="spellEnd"/>
              <w:r w:rsidRPr="00C76A19">
                <w:rPr>
                  <w:rPrChange w:id="3845" w:author="Felix Pascal (felixpas)" w:date="2025-07-01T19:16:00Z">
                    <w:rPr>
                      <w:rFonts w:ascii="Calibri" w:hAnsi="Calibri" w:cs="Calibri"/>
                      <w:color w:val="000000"/>
                    </w:rPr>
                  </w:rPrChange>
                </w:rPr>
                <w:t xml:space="preserve"> </w:t>
              </w:r>
              <w:proofErr w:type="spellStart"/>
              <w:r w:rsidRPr="00C76A19">
                <w:rPr>
                  <w:rPrChange w:id="3846" w:author="Felix Pascal (felixpas)" w:date="2025-07-01T19:16:00Z">
                    <w:rPr>
                      <w:rFonts w:ascii="Calibri" w:hAnsi="Calibri" w:cs="Calibri"/>
                      <w:color w:val="000000"/>
                    </w:rPr>
                  </w:rPrChange>
                </w:rPr>
                <w:t>aggr</w:t>
              </w:r>
              <w:proofErr w:type="spellEnd"/>
              <w:r w:rsidRPr="00C76A19">
                <w:rPr>
                  <w:rPrChange w:id="3847" w:author="Felix Pascal (felixpas)" w:date="2025-07-01T19:16:00Z">
                    <w:rPr>
                      <w:rFonts w:ascii="Calibri" w:hAnsi="Calibri" w:cs="Calibri"/>
                      <w:color w:val="000000"/>
                    </w:rPr>
                  </w:rPrChange>
                </w:rPr>
                <w:t>.</w:t>
              </w:r>
            </w:ins>
          </w:p>
        </w:tc>
        <w:tc>
          <w:tcPr>
            <w:tcW w:w="1823" w:type="dxa"/>
            <w:noWrap/>
            <w:hideMark/>
            <w:tcPrChange w:id="3848" w:author="Felix Pascal (felixpas)" w:date="2025-07-01T19:34:00Z">
              <w:tcPr>
                <w:tcW w:w="2480" w:type="dxa"/>
                <w:gridSpan w:val="2"/>
                <w:noWrap/>
                <w:hideMark/>
              </w:tcPr>
            </w:tcPrChange>
          </w:tcPr>
          <w:p w14:paraId="71FA7967" w14:textId="77777777" w:rsidR="00C76A19" w:rsidRPr="00C76A19" w:rsidRDefault="00C76A19" w:rsidP="00C76A19">
            <w:pPr>
              <w:rPr>
                <w:ins w:id="3849" w:author="Felix Pascal (felixpas)" w:date="2025-07-01T19:16:00Z"/>
                <w:rPrChange w:id="3850" w:author="Felix Pascal (felixpas)" w:date="2025-07-01T19:16:00Z">
                  <w:rPr>
                    <w:ins w:id="3851" w:author="Felix Pascal (felixpas)" w:date="2025-07-01T19:16:00Z"/>
                    <w:rFonts w:ascii="Calibri" w:hAnsi="Calibri" w:cs="Calibri"/>
                    <w:color w:val="000000"/>
                  </w:rPr>
                </w:rPrChange>
              </w:rPr>
              <w:pPrChange w:id="3852" w:author="Felix Pascal (felixpas)" w:date="2025-07-01T19:16:00Z">
                <w:pPr>
                  <w:jc w:val="right"/>
                </w:pPr>
              </w:pPrChange>
            </w:pPr>
            <w:ins w:id="3853" w:author="Felix Pascal (felixpas)" w:date="2025-07-01T19:16:00Z">
              <w:r w:rsidRPr="00C76A19">
                <w:rPr>
                  <w:rPrChange w:id="3854" w:author="Felix Pascal (felixpas)" w:date="2025-07-01T19:16:00Z">
                    <w:rPr>
                      <w:rFonts w:ascii="Calibri" w:hAnsi="Calibri" w:cs="Calibri"/>
                      <w:color w:val="000000"/>
                    </w:rPr>
                  </w:rPrChange>
                </w:rPr>
                <w:t>-3.547815181</w:t>
              </w:r>
            </w:ins>
          </w:p>
        </w:tc>
        <w:tc>
          <w:tcPr>
            <w:tcW w:w="1387" w:type="dxa"/>
            <w:noWrap/>
            <w:hideMark/>
            <w:tcPrChange w:id="3855" w:author="Felix Pascal (felixpas)" w:date="2025-07-01T19:34:00Z">
              <w:tcPr>
                <w:tcW w:w="1300" w:type="dxa"/>
                <w:noWrap/>
                <w:hideMark/>
              </w:tcPr>
            </w:tcPrChange>
          </w:tcPr>
          <w:p w14:paraId="3110502B" w14:textId="77777777" w:rsidR="00C76A19" w:rsidRPr="00C76A19" w:rsidRDefault="00C76A19" w:rsidP="00C76A19">
            <w:pPr>
              <w:rPr>
                <w:ins w:id="3856" w:author="Felix Pascal (felixpas)" w:date="2025-07-01T19:16:00Z"/>
                <w:rPrChange w:id="3857" w:author="Felix Pascal (felixpas)" w:date="2025-07-01T19:16:00Z">
                  <w:rPr>
                    <w:ins w:id="3858" w:author="Felix Pascal (felixpas)" w:date="2025-07-01T19:16:00Z"/>
                    <w:rFonts w:ascii="Calibri" w:hAnsi="Calibri" w:cs="Calibri"/>
                    <w:color w:val="000000"/>
                  </w:rPr>
                </w:rPrChange>
              </w:rPr>
              <w:pPrChange w:id="3859" w:author="Felix Pascal (felixpas)" w:date="2025-07-01T19:16:00Z">
                <w:pPr>
                  <w:jc w:val="right"/>
                </w:pPr>
              </w:pPrChange>
            </w:pPr>
            <w:ins w:id="3860" w:author="Felix Pascal (felixpas)" w:date="2025-07-01T19:16:00Z">
              <w:r w:rsidRPr="00C76A19">
                <w:rPr>
                  <w:rPrChange w:id="3861" w:author="Felix Pascal (felixpas)" w:date="2025-07-01T19:16:00Z">
                    <w:rPr>
                      <w:rFonts w:ascii="Calibri" w:hAnsi="Calibri" w:cs="Calibri"/>
                      <w:color w:val="000000"/>
                    </w:rPr>
                  </w:rPrChange>
                </w:rPr>
                <w:t>0.039511181</w:t>
              </w:r>
            </w:ins>
          </w:p>
        </w:tc>
        <w:tc>
          <w:tcPr>
            <w:tcW w:w="2035" w:type="dxa"/>
            <w:noWrap/>
            <w:hideMark/>
            <w:tcPrChange w:id="3862" w:author="Felix Pascal (felixpas)" w:date="2025-07-01T19:34:00Z">
              <w:tcPr>
                <w:tcW w:w="1040" w:type="dxa"/>
                <w:noWrap/>
                <w:hideMark/>
              </w:tcPr>
            </w:tcPrChange>
          </w:tcPr>
          <w:p w14:paraId="59E03CE3" w14:textId="77777777" w:rsidR="00C76A19" w:rsidRPr="00C76A19" w:rsidRDefault="00C76A19">
            <w:pPr>
              <w:rPr>
                <w:ins w:id="3863" w:author="Felix Pascal (felixpas)" w:date="2025-07-01T19:16:00Z"/>
                <w:rPrChange w:id="3864" w:author="Felix Pascal (felixpas)" w:date="2025-07-01T19:16:00Z">
                  <w:rPr>
                    <w:ins w:id="3865" w:author="Felix Pascal (felixpas)" w:date="2025-07-01T19:16:00Z"/>
                    <w:rFonts w:ascii="Calibri" w:hAnsi="Calibri" w:cs="Calibri"/>
                    <w:color w:val="000000"/>
                  </w:rPr>
                </w:rPrChange>
              </w:rPr>
            </w:pPr>
            <w:ins w:id="3866" w:author="Felix Pascal (felixpas)" w:date="2025-07-01T19:16:00Z">
              <w:r w:rsidRPr="00C76A19">
                <w:rPr>
                  <w:rPrChange w:id="3867" w:author="Felix Pascal (felixpas)" w:date="2025-07-01T19:16:00Z">
                    <w:rPr>
                      <w:rFonts w:ascii="Calibri" w:hAnsi="Calibri" w:cs="Calibri"/>
                      <w:color w:val="000000"/>
                    </w:rPr>
                  </w:rPrChange>
                </w:rPr>
                <w:t>decreasing</w:t>
              </w:r>
            </w:ins>
          </w:p>
        </w:tc>
        <w:tc>
          <w:tcPr>
            <w:tcW w:w="851" w:type="dxa"/>
            <w:noWrap/>
            <w:hideMark/>
            <w:tcPrChange w:id="3868" w:author="Felix Pascal (felixpas)" w:date="2025-07-01T19:34:00Z">
              <w:tcPr>
                <w:tcW w:w="900" w:type="dxa"/>
                <w:noWrap/>
                <w:hideMark/>
              </w:tcPr>
            </w:tcPrChange>
          </w:tcPr>
          <w:p w14:paraId="0A8CC44F" w14:textId="77777777" w:rsidR="00C76A19" w:rsidRPr="00C76A19" w:rsidRDefault="00C76A19" w:rsidP="00C76A19">
            <w:pPr>
              <w:rPr>
                <w:ins w:id="3869" w:author="Felix Pascal (felixpas)" w:date="2025-07-01T19:16:00Z"/>
                <w:rPrChange w:id="3870" w:author="Felix Pascal (felixpas)" w:date="2025-07-01T19:16:00Z">
                  <w:rPr>
                    <w:ins w:id="3871" w:author="Felix Pascal (felixpas)" w:date="2025-07-01T19:16:00Z"/>
                    <w:rFonts w:ascii="Calibri" w:hAnsi="Calibri" w:cs="Calibri"/>
                    <w:color w:val="000000"/>
                  </w:rPr>
                </w:rPrChange>
              </w:rPr>
              <w:pPrChange w:id="3872" w:author="Felix Pascal (felixpas)" w:date="2025-07-01T19:16:00Z">
                <w:pPr>
                  <w:jc w:val="right"/>
                </w:pPr>
              </w:pPrChange>
            </w:pPr>
            <w:ins w:id="3873" w:author="Felix Pascal (felixpas)" w:date="2025-07-01T19:16:00Z">
              <w:r w:rsidRPr="00C76A19">
                <w:rPr>
                  <w:rPrChange w:id="3874" w:author="Felix Pascal (felixpas)" w:date="2025-07-01T19:16:00Z">
                    <w:rPr>
                      <w:rFonts w:ascii="Calibri" w:hAnsi="Calibri" w:cs="Calibri"/>
                      <w:color w:val="000000"/>
                    </w:rPr>
                  </w:rPrChange>
                </w:rPr>
                <w:t>621</w:t>
              </w:r>
            </w:ins>
          </w:p>
        </w:tc>
      </w:tr>
      <w:tr w:rsidR="00D247C6" w:rsidRPr="00D247C6" w14:paraId="5FD46FE7" w14:textId="77777777" w:rsidTr="00D247C6">
        <w:tblPrEx>
          <w:tblPrExChange w:id="3875" w:author="Felix Pascal (felixpas)" w:date="2025-07-01T19:34:00Z">
            <w:tblPrEx>
              <w:tblW w:w="9493" w:type="dxa"/>
            </w:tblPrEx>
          </w:tblPrExChange>
        </w:tblPrEx>
        <w:trPr>
          <w:trHeight w:val="288"/>
          <w:ins w:id="3876" w:author="Felix Pascal (felixpas)" w:date="2025-07-01T19:16:00Z"/>
          <w:trPrChange w:id="3877" w:author="Felix Pascal (felixpas)" w:date="2025-07-01T19:34:00Z">
            <w:trPr>
              <w:trHeight w:val="288"/>
            </w:trPr>
          </w:trPrChange>
        </w:trPr>
        <w:tc>
          <w:tcPr>
            <w:tcW w:w="3397" w:type="dxa"/>
            <w:noWrap/>
            <w:hideMark/>
            <w:tcPrChange w:id="3878" w:author="Felix Pascal (felixpas)" w:date="2025-07-01T19:34:00Z">
              <w:tcPr>
                <w:tcW w:w="3397" w:type="dxa"/>
                <w:gridSpan w:val="2"/>
                <w:noWrap/>
                <w:hideMark/>
              </w:tcPr>
            </w:tcPrChange>
          </w:tcPr>
          <w:p w14:paraId="07A5622E" w14:textId="77777777" w:rsidR="00C76A19" w:rsidRPr="00C76A19" w:rsidRDefault="00C76A19">
            <w:pPr>
              <w:rPr>
                <w:ins w:id="3879" w:author="Felix Pascal (felixpas)" w:date="2025-07-01T19:16:00Z"/>
                <w:rPrChange w:id="3880" w:author="Felix Pascal (felixpas)" w:date="2025-07-01T19:16:00Z">
                  <w:rPr>
                    <w:ins w:id="3881" w:author="Felix Pascal (felixpas)" w:date="2025-07-01T19:16:00Z"/>
                    <w:rFonts w:ascii="Calibri" w:hAnsi="Calibri" w:cs="Calibri"/>
                    <w:color w:val="000000"/>
                  </w:rPr>
                </w:rPrChange>
              </w:rPr>
            </w:pPr>
            <w:ins w:id="3882" w:author="Felix Pascal (felixpas)" w:date="2025-07-01T19:16:00Z">
              <w:r w:rsidRPr="00C76A19">
                <w:rPr>
                  <w:rPrChange w:id="3883" w:author="Felix Pascal (felixpas)" w:date="2025-07-01T19:16:00Z">
                    <w:rPr>
                      <w:rFonts w:ascii="Calibri" w:hAnsi="Calibri" w:cs="Calibri"/>
                      <w:color w:val="000000"/>
                    </w:rPr>
                  </w:rPrChange>
                </w:rPr>
                <w:t xml:space="preserve">Cardamine pratensis </w:t>
              </w:r>
              <w:proofErr w:type="spellStart"/>
              <w:r w:rsidRPr="00C76A19">
                <w:rPr>
                  <w:rPrChange w:id="3884" w:author="Felix Pascal (felixpas)" w:date="2025-07-01T19:16:00Z">
                    <w:rPr>
                      <w:rFonts w:ascii="Calibri" w:hAnsi="Calibri" w:cs="Calibri"/>
                      <w:color w:val="000000"/>
                    </w:rPr>
                  </w:rPrChange>
                </w:rPr>
                <w:t>aggr</w:t>
              </w:r>
              <w:proofErr w:type="spellEnd"/>
              <w:r w:rsidRPr="00C76A19">
                <w:rPr>
                  <w:rPrChange w:id="3885" w:author="Felix Pascal (felixpas)" w:date="2025-07-01T19:16:00Z">
                    <w:rPr>
                      <w:rFonts w:ascii="Calibri" w:hAnsi="Calibri" w:cs="Calibri"/>
                      <w:color w:val="000000"/>
                    </w:rPr>
                  </w:rPrChange>
                </w:rPr>
                <w:t>.</w:t>
              </w:r>
            </w:ins>
          </w:p>
        </w:tc>
        <w:tc>
          <w:tcPr>
            <w:tcW w:w="1823" w:type="dxa"/>
            <w:noWrap/>
            <w:hideMark/>
            <w:tcPrChange w:id="3886" w:author="Felix Pascal (felixpas)" w:date="2025-07-01T19:34:00Z">
              <w:tcPr>
                <w:tcW w:w="1823" w:type="dxa"/>
                <w:noWrap/>
                <w:hideMark/>
              </w:tcPr>
            </w:tcPrChange>
          </w:tcPr>
          <w:p w14:paraId="6EB4357B" w14:textId="77777777" w:rsidR="00C76A19" w:rsidRPr="00C76A19" w:rsidRDefault="00C76A19" w:rsidP="00C76A19">
            <w:pPr>
              <w:rPr>
                <w:ins w:id="3887" w:author="Felix Pascal (felixpas)" w:date="2025-07-01T19:16:00Z"/>
                <w:rPrChange w:id="3888" w:author="Felix Pascal (felixpas)" w:date="2025-07-01T19:16:00Z">
                  <w:rPr>
                    <w:ins w:id="3889" w:author="Felix Pascal (felixpas)" w:date="2025-07-01T19:16:00Z"/>
                    <w:rFonts w:ascii="Calibri" w:hAnsi="Calibri" w:cs="Calibri"/>
                    <w:color w:val="000000"/>
                  </w:rPr>
                </w:rPrChange>
              </w:rPr>
              <w:pPrChange w:id="3890" w:author="Felix Pascal (felixpas)" w:date="2025-07-01T19:16:00Z">
                <w:pPr>
                  <w:jc w:val="right"/>
                </w:pPr>
              </w:pPrChange>
            </w:pPr>
            <w:ins w:id="3891" w:author="Felix Pascal (felixpas)" w:date="2025-07-01T19:16:00Z">
              <w:r w:rsidRPr="00C76A19">
                <w:rPr>
                  <w:rPrChange w:id="3892" w:author="Felix Pascal (felixpas)" w:date="2025-07-01T19:16:00Z">
                    <w:rPr>
                      <w:rFonts w:ascii="Calibri" w:hAnsi="Calibri" w:cs="Calibri"/>
                      <w:color w:val="000000"/>
                    </w:rPr>
                  </w:rPrChange>
                </w:rPr>
                <w:t>-3.304210078</w:t>
              </w:r>
            </w:ins>
          </w:p>
        </w:tc>
        <w:tc>
          <w:tcPr>
            <w:tcW w:w="1387" w:type="dxa"/>
            <w:noWrap/>
            <w:hideMark/>
            <w:tcPrChange w:id="3893" w:author="Felix Pascal (felixpas)" w:date="2025-07-01T19:34:00Z">
              <w:tcPr>
                <w:tcW w:w="1387" w:type="dxa"/>
                <w:noWrap/>
                <w:hideMark/>
              </w:tcPr>
            </w:tcPrChange>
          </w:tcPr>
          <w:p w14:paraId="1274A76C" w14:textId="77777777" w:rsidR="00C76A19" w:rsidRPr="00C76A19" w:rsidRDefault="00C76A19" w:rsidP="00C76A19">
            <w:pPr>
              <w:rPr>
                <w:ins w:id="3894" w:author="Felix Pascal (felixpas)" w:date="2025-07-01T19:16:00Z"/>
                <w:rPrChange w:id="3895" w:author="Felix Pascal (felixpas)" w:date="2025-07-01T19:16:00Z">
                  <w:rPr>
                    <w:ins w:id="3896" w:author="Felix Pascal (felixpas)" w:date="2025-07-01T19:16:00Z"/>
                    <w:rFonts w:ascii="Calibri" w:hAnsi="Calibri" w:cs="Calibri"/>
                    <w:color w:val="000000"/>
                  </w:rPr>
                </w:rPrChange>
              </w:rPr>
              <w:pPrChange w:id="3897" w:author="Felix Pascal (felixpas)" w:date="2025-07-01T19:16:00Z">
                <w:pPr>
                  <w:jc w:val="right"/>
                </w:pPr>
              </w:pPrChange>
            </w:pPr>
            <w:ins w:id="3898" w:author="Felix Pascal (felixpas)" w:date="2025-07-01T19:16:00Z">
              <w:r w:rsidRPr="00C76A19">
                <w:rPr>
                  <w:rPrChange w:id="3899" w:author="Felix Pascal (felixpas)" w:date="2025-07-01T19:16:00Z">
                    <w:rPr>
                      <w:rFonts w:ascii="Calibri" w:hAnsi="Calibri" w:cs="Calibri"/>
                      <w:color w:val="000000"/>
                    </w:rPr>
                  </w:rPrChange>
                </w:rPr>
                <w:t>0.011446009</w:t>
              </w:r>
            </w:ins>
          </w:p>
        </w:tc>
        <w:tc>
          <w:tcPr>
            <w:tcW w:w="2035" w:type="dxa"/>
            <w:noWrap/>
            <w:hideMark/>
            <w:tcPrChange w:id="3900" w:author="Felix Pascal (felixpas)" w:date="2025-07-01T19:34:00Z">
              <w:tcPr>
                <w:tcW w:w="1040" w:type="dxa"/>
                <w:noWrap/>
                <w:hideMark/>
              </w:tcPr>
            </w:tcPrChange>
          </w:tcPr>
          <w:p w14:paraId="204797E7" w14:textId="77777777" w:rsidR="00C76A19" w:rsidRPr="00C76A19" w:rsidRDefault="00C76A19">
            <w:pPr>
              <w:rPr>
                <w:ins w:id="3901" w:author="Felix Pascal (felixpas)" w:date="2025-07-01T19:16:00Z"/>
                <w:rPrChange w:id="3902" w:author="Felix Pascal (felixpas)" w:date="2025-07-01T19:16:00Z">
                  <w:rPr>
                    <w:ins w:id="3903" w:author="Felix Pascal (felixpas)" w:date="2025-07-01T19:16:00Z"/>
                    <w:rFonts w:ascii="Calibri" w:hAnsi="Calibri" w:cs="Calibri"/>
                    <w:color w:val="000000"/>
                  </w:rPr>
                </w:rPrChange>
              </w:rPr>
            </w:pPr>
            <w:ins w:id="3904" w:author="Felix Pascal (felixpas)" w:date="2025-07-01T19:16:00Z">
              <w:r w:rsidRPr="00C76A19">
                <w:rPr>
                  <w:rPrChange w:id="3905" w:author="Felix Pascal (felixpas)" w:date="2025-07-01T19:16:00Z">
                    <w:rPr>
                      <w:rFonts w:ascii="Calibri" w:hAnsi="Calibri" w:cs="Calibri"/>
                      <w:color w:val="000000"/>
                    </w:rPr>
                  </w:rPrChange>
                </w:rPr>
                <w:t>decreasing</w:t>
              </w:r>
            </w:ins>
          </w:p>
        </w:tc>
        <w:tc>
          <w:tcPr>
            <w:tcW w:w="851" w:type="dxa"/>
            <w:noWrap/>
            <w:hideMark/>
            <w:tcPrChange w:id="3906" w:author="Felix Pascal (felixpas)" w:date="2025-07-01T19:34:00Z">
              <w:tcPr>
                <w:tcW w:w="1846" w:type="dxa"/>
                <w:gridSpan w:val="2"/>
                <w:noWrap/>
                <w:hideMark/>
              </w:tcPr>
            </w:tcPrChange>
          </w:tcPr>
          <w:p w14:paraId="759B3F33" w14:textId="77777777" w:rsidR="00C76A19" w:rsidRPr="00C76A19" w:rsidRDefault="00C76A19" w:rsidP="00C76A19">
            <w:pPr>
              <w:rPr>
                <w:ins w:id="3907" w:author="Felix Pascal (felixpas)" w:date="2025-07-01T19:16:00Z"/>
                <w:rPrChange w:id="3908" w:author="Felix Pascal (felixpas)" w:date="2025-07-01T19:16:00Z">
                  <w:rPr>
                    <w:ins w:id="3909" w:author="Felix Pascal (felixpas)" w:date="2025-07-01T19:16:00Z"/>
                    <w:rFonts w:ascii="Calibri" w:hAnsi="Calibri" w:cs="Calibri"/>
                    <w:color w:val="000000"/>
                  </w:rPr>
                </w:rPrChange>
              </w:rPr>
              <w:pPrChange w:id="3910" w:author="Felix Pascal (felixpas)" w:date="2025-07-01T19:16:00Z">
                <w:pPr>
                  <w:jc w:val="right"/>
                </w:pPr>
              </w:pPrChange>
            </w:pPr>
            <w:ins w:id="3911" w:author="Felix Pascal (felixpas)" w:date="2025-07-01T19:16:00Z">
              <w:r w:rsidRPr="00C76A19">
                <w:rPr>
                  <w:rPrChange w:id="3912" w:author="Felix Pascal (felixpas)" w:date="2025-07-01T19:16:00Z">
                    <w:rPr>
                      <w:rFonts w:ascii="Calibri" w:hAnsi="Calibri" w:cs="Calibri"/>
                      <w:color w:val="000000"/>
                    </w:rPr>
                  </w:rPrChange>
                </w:rPr>
                <w:t>605</w:t>
              </w:r>
            </w:ins>
          </w:p>
        </w:tc>
      </w:tr>
      <w:tr w:rsidR="00C76A19" w:rsidRPr="00C76A19" w14:paraId="7B810AF5" w14:textId="77777777" w:rsidTr="00D247C6">
        <w:trPr>
          <w:trHeight w:val="288"/>
          <w:ins w:id="3913" w:author="Felix Pascal (felixpas)" w:date="2025-07-01T19:16:00Z"/>
          <w:trPrChange w:id="3914" w:author="Felix Pascal (felixpas)" w:date="2025-07-01T19:34:00Z">
            <w:trPr>
              <w:gridAfter w:val="0"/>
              <w:trHeight w:val="288"/>
            </w:trPr>
          </w:trPrChange>
        </w:trPr>
        <w:tc>
          <w:tcPr>
            <w:tcW w:w="3397" w:type="dxa"/>
            <w:noWrap/>
            <w:hideMark/>
            <w:tcPrChange w:id="3915" w:author="Felix Pascal (felixpas)" w:date="2025-07-01T19:34:00Z">
              <w:tcPr>
                <w:tcW w:w="2740" w:type="dxa"/>
                <w:noWrap/>
                <w:hideMark/>
              </w:tcPr>
            </w:tcPrChange>
          </w:tcPr>
          <w:p w14:paraId="73D5CBCE" w14:textId="77777777" w:rsidR="00C76A19" w:rsidRPr="00C76A19" w:rsidRDefault="00C76A19">
            <w:pPr>
              <w:rPr>
                <w:ins w:id="3916" w:author="Felix Pascal (felixpas)" w:date="2025-07-01T19:16:00Z"/>
                <w:rPrChange w:id="3917" w:author="Felix Pascal (felixpas)" w:date="2025-07-01T19:16:00Z">
                  <w:rPr>
                    <w:ins w:id="3918" w:author="Felix Pascal (felixpas)" w:date="2025-07-01T19:16:00Z"/>
                    <w:rFonts w:ascii="Calibri" w:hAnsi="Calibri" w:cs="Calibri"/>
                    <w:color w:val="000000"/>
                  </w:rPr>
                </w:rPrChange>
              </w:rPr>
            </w:pPr>
            <w:ins w:id="3919" w:author="Felix Pascal (felixpas)" w:date="2025-07-01T19:16:00Z">
              <w:r w:rsidRPr="00C76A19">
                <w:rPr>
                  <w:rPrChange w:id="3920" w:author="Felix Pascal (felixpas)" w:date="2025-07-01T19:16:00Z">
                    <w:rPr>
                      <w:rFonts w:ascii="Calibri" w:hAnsi="Calibri" w:cs="Calibri"/>
                      <w:color w:val="000000"/>
                    </w:rPr>
                  </w:rPrChange>
                </w:rPr>
                <w:t xml:space="preserve">Achillea millefolium </w:t>
              </w:r>
              <w:proofErr w:type="spellStart"/>
              <w:r w:rsidRPr="00C76A19">
                <w:rPr>
                  <w:rPrChange w:id="3921" w:author="Felix Pascal (felixpas)" w:date="2025-07-01T19:16:00Z">
                    <w:rPr>
                      <w:rFonts w:ascii="Calibri" w:hAnsi="Calibri" w:cs="Calibri"/>
                      <w:color w:val="000000"/>
                    </w:rPr>
                  </w:rPrChange>
                </w:rPr>
                <w:t>aggr</w:t>
              </w:r>
              <w:proofErr w:type="spellEnd"/>
              <w:r w:rsidRPr="00C76A19">
                <w:rPr>
                  <w:rPrChange w:id="3922" w:author="Felix Pascal (felixpas)" w:date="2025-07-01T19:16:00Z">
                    <w:rPr>
                      <w:rFonts w:ascii="Calibri" w:hAnsi="Calibri" w:cs="Calibri"/>
                      <w:color w:val="000000"/>
                    </w:rPr>
                  </w:rPrChange>
                </w:rPr>
                <w:t>.</w:t>
              </w:r>
            </w:ins>
          </w:p>
        </w:tc>
        <w:tc>
          <w:tcPr>
            <w:tcW w:w="1823" w:type="dxa"/>
            <w:noWrap/>
            <w:hideMark/>
            <w:tcPrChange w:id="3923" w:author="Felix Pascal (felixpas)" w:date="2025-07-01T19:34:00Z">
              <w:tcPr>
                <w:tcW w:w="2480" w:type="dxa"/>
                <w:gridSpan w:val="2"/>
                <w:noWrap/>
                <w:hideMark/>
              </w:tcPr>
            </w:tcPrChange>
          </w:tcPr>
          <w:p w14:paraId="6BF88456" w14:textId="77777777" w:rsidR="00C76A19" w:rsidRPr="00C76A19" w:rsidRDefault="00C76A19" w:rsidP="00C76A19">
            <w:pPr>
              <w:rPr>
                <w:ins w:id="3924" w:author="Felix Pascal (felixpas)" w:date="2025-07-01T19:16:00Z"/>
                <w:rPrChange w:id="3925" w:author="Felix Pascal (felixpas)" w:date="2025-07-01T19:16:00Z">
                  <w:rPr>
                    <w:ins w:id="3926" w:author="Felix Pascal (felixpas)" w:date="2025-07-01T19:16:00Z"/>
                    <w:rFonts w:ascii="Calibri" w:hAnsi="Calibri" w:cs="Calibri"/>
                    <w:color w:val="000000"/>
                  </w:rPr>
                </w:rPrChange>
              </w:rPr>
              <w:pPrChange w:id="3927" w:author="Felix Pascal (felixpas)" w:date="2025-07-01T19:16:00Z">
                <w:pPr>
                  <w:jc w:val="right"/>
                </w:pPr>
              </w:pPrChange>
            </w:pPr>
            <w:ins w:id="3928" w:author="Felix Pascal (felixpas)" w:date="2025-07-01T19:16:00Z">
              <w:r w:rsidRPr="00C76A19">
                <w:rPr>
                  <w:rPrChange w:id="3929" w:author="Felix Pascal (felixpas)" w:date="2025-07-01T19:16:00Z">
                    <w:rPr>
                      <w:rFonts w:ascii="Calibri" w:hAnsi="Calibri" w:cs="Calibri"/>
                      <w:color w:val="000000"/>
                    </w:rPr>
                  </w:rPrChange>
                </w:rPr>
                <w:t>-3.293488219</w:t>
              </w:r>
            </w:ins>
          </w:p>
        </w:tc>
        <w:tc>
          <w:tcPr>
            <w:tcW w:w="1387" w:type="dxa"/>
            <w:noWrap/>
            <w:hideMark/>
            <w:tcPrChange w:id="3930" w:author="Felix Pascal (felixpas)" w:date="2025-07-01T19:34:00Z">
              <w:tcPr>
                <w:tcW w:w="1300" w:type="dxa"/>
                <w:noWrap/>
                <w:hideMark/>
              </w:tcPr>
            </w:tcPrChange>
          </w:tcPr>
          <w:p w14:paraId="37F9C3AA" w14:textId="77777777" w:rsidR="00C76A19" w:rsidRPr="00C76A19" w:rsidRDefault="00C76A19" w:rsidP="00C76A19">
            <w:pPr>
              <w:rPr>
                <w:ins w:id="3931" w:author="Felix Pascal (felixpas)" w:date="2025-07-01T19:16:00Z"/>
                <w:rPrChange w:id="3932" w:author="Felix Pascal (felixpas)" w:date="2025-07-01T19:16:00Z">
                  <w:rPr>
                    <w:ins w:id="3933" w:author="Felix Pascal (felixpas)" w:date="2025-07-01T19:16:00Z"/>
                    <w:rFonts w:ascii="Calibri" w:hAnsi="Calibri" w:cs="Calibri"/>
                    <w:color w:val="000000"/>
                  </w:rPr>
                </w:rPrChange>
              </w:rPr>
              <w:pPrChange w:id="3934" w:author="Felix Pascal (felixpas)" w:date="2025-07-01T19:16:00Z">
                <w:pPr>
                  <w:jc w:val="right"/>
                </w:pPr>
              </w:pPrChange>
            </w:pPr>
            <w:ins w:id="3935" w:author="Felix Pascal (felixpas)" w:date="2025-07-01T19:16:00Z">
              <w:r w:rsidRPr="00C76A19">
                <w:rPr>
                  <w:rPrChange w:id="3936" w:author="Felix Pascal (felixpas)" w:date="2025-07-01T19:16:00Z">
                    <w:rPr>
                      <w:rFonts w:ascii="Calibri" w:hAnsi="Calibri" w:cs="Calibri"/>
                      <w:color w:val="000000"/>
                    </w:rPr>
                  </w:rPrChange>
                </w:rPr>
                <w:t>0.025826818</w:t>
              </w:r>
            </w:ins>
          </w:p>
        </w:tc>
        <w:tc>
          <w:tcPr>
            <w:tcW w:w="2035" w:type="dxa"/>
            <w:noWrap/>
            <w:hideMark/>
            <w:tcPrChange w:id="3937" w:author="Felix Pascal (felixpas)" w:date="2025-07-01T19:34:00Z">
              <w:tcPr>
                <w:tcW w:w="1040" w:type="dxa"/>
                <w:noWrap/>
                <w:hideMark/>
              </w:tcPr>
            </w:tcPrChange>
          </w:tcPr>
          <w:p w14:paraId="03D4244F" w14:textId="77777777" w:rsidR="00C76A19" w:rsidRPr="00C76A19" w:rsidRDefault="00C76A19">
            <w:pPr>
              <w:rPr>
                <w:ins w:id="3938" w:author="Felix Pascal (felixpas)" w:date="2025-07-01T19:16:00Z"/>
                <w:rPrChange w:id="3939" w:author="Felix Pascal (felixpas)" w:date="2025-07-01T19:16:00Z">
                  <w:rPr>
                    <w:ins w:id="3940" w:author="Felix Pascal (felixpas)" w:date="2025-07-01T19:16:00Z"/>
                    <w:rFonts w:ascii="Calibri" w:hAnsi="Calibri" w:cs="Calibri"/>
                    <w:color w:val="000000"/>
                  </w:rPr>
                </w:rPrChange>
              </w:rPr>
            </w:pPr>
            <w:ins w:id="3941" w:author="Felix Pascal (felixpas)" w:date="2025-07-01T19:16:00Z">
              <w:r w:rsidRPr="00C76A19">
                <w:rPr>
                  <w:rPrChange w:id="3942" w:author="Felix Pascal (felixpas)" w:date="2025-07-01T19:16:00Z">
                    <w:rPr>
                      <w:rFonts w:ascii="Calibri" w:hAnsi="Calibri" w:cs="Calibri"/>
                      <w:color w:val="000000"/>
                    </w:rPr>
                  </w:rPrChange>
                </w:rPr>
                <w:t>decreasing</w:t>
              </w:r>
            </w:ins>
          </w:p>
        </w:tc>
        <w:tc>
          <w:tcPr>
            <w:tcW w:w="851" w:type="dxa"/>
            <w:noWrap/>
            <w:hideMark/>
            <w:tcPrChange w:id="3943" w:author="Felix Pascal (felixpas)" w:date="2025-07-01T19:34:00Z">
              <w:tcPr>
                <w:tcW w:w="900" w:type="dxa"/>
                <w:noWrap/>
                <w:hideMark/>
              </w:tcPr>
            </w:tcPrChange>
          </w:tcPr>
          <w:p w14:paraId="7C818C1D" w14:textId="77777777" w:rsidR="00C76A19" w:rsidRPr="00C76A19" w:rsidRDefault="00C76A19" w:rsidP="00C76A19">
            <w:pPr>
              <w:rPr>
                <w:ins w:id="3944" w:author="Felix Pascal (felixpas)" w:date="2025-07-01T19:16:00Z"/>
                <w:rPrChange w:id="3945" w:author="Felix Pascal (felixpas)" w:date="2025-07-01T19:16:00Z">
                  <w:rPr>
                    <w:ins w:id="3946" w:author="Felix Pascal (felixpas)" w:date="2025-07-01T19:16:00Z"/>
                    <w:rFonts w:ascii="Calibri" w:hAnsi="Calibri" w:cs="Calibri"/>
                    <w:color w:val="000000"/>
                  </w:rPr>
                </w:rPrChange>
              </w:rPr>
              <w:pPrChange w:id="3947" w:author="Felix Pascal (felixpas)" w:date="2025-07-01T19:16:00Z">
                <w:pPr>
                  <w:jc w:val="right"/>
                </w:pPr>
              </w:pPrChange>
            </w:pPr>
            <w:ins w:id="3948" w:author="Felix Pascal (felixpas)" w:date="2025-07-01T19:16:00Z">
              <w:r w:rsidRPr="00C76A19">
                <w:rPr>
                  <w:rPrChange w:id="3949" w:author="Felix Pascal (felixpas)" w:date="2025-07-01T19:16:00Z">
                    <w:rPr>
                      <w:rFonts w:ascii="Calibri" w:hAnsi="Calibri" w:cs="Calibri"/>
                      <w:color w:val="000000"/>
                    </w:rPr>
                  </w:rPrChange>
                </w:rPr>
                <w:t>632</w:t>
              </w:r>
            </w:ins>
          </w:p>
        </w:tc>
      </w:tr>
      <w:tr w:rsidR="00D247C6" w:rsidRPr="00D247C6" w14:paraId="7A868288" w14:textId="77777777" w:rsidTr="00D247C6">
        <w:tblPrEx>
          <w:tblPrExChange w:id="3950" w:author="Felix Pascal (felixpas)" w:date="2025-07-01T19:34:00Z">
            <w:tblPrEx>
              <w:tblW w:w="9493" w:type="dxa"/>
            </w:tblPrEx>
          </w:tblPrExChange>
        </w:tblPrEx>
        <w:trPr>
          <w:trHeight w:val="288"/>
          <w:ins w:id="3951" w:author="Felix Pascal (felixpas)" w:date="2025-07-01T19:16:00Z"/>
          <w:trPrChange w:id="3952" w:author="Felix Pascal (felixpas)" w:date="2025-07-01T19:34:00Z">
            <w:trPr>
              <w:trHeight w:val="288"/>
            </w:trPr>
          </w:trPrChange>
        </w:trPr>
        <w:tc>
          <w:tcPr>
            <w:tcW w:w="3397" w:type="dxa"/>
            <w:noWrap/>
            <w:hideMark/>
            <w:tcPrChange w:id="3953" w:author="Felix Pascal (felixpas)" w:date="2025-07-01T19:34:00Z">
              <w:tcPr>
                <w:tcW w:w="3397" w:type="dxa"/>
                <w:gridSpan w:val="2"/>
                <w:noWrap/>
                <w:hideMark/>
              </w:tcPr>
            </w:tcPrChange>
          </w:tcPr>
          <w:p w14:paraId="5DAA47A1" w14:textId="77777777" w:rsidR="00C76A19" w:rsidRPr="00C76A19" w:rsidRDefault="00C76A19">
            <w:pPr>
              <w:rPr>
                <w:ins w:id="3954" w:author="Felix Pascal (felixpas)" w:date="2025-07-01T19:16:00Z"/>
                <w:rPrChange w:id="3955" w:author="Felix Pascal (felixpas)" w:date="2025-07-01T19:16:00Z">
                  <w:rPr>
                    <w:ins w:id="3956" w:author="Felix Pascal (felixpas)" w:date="2025-07-01T19:16:00Z"/>
                    <w:rFonts w:ascii="Calibri" w:hAnsi="Calibri" w:cs="Calibri"/>
                    <w:color w:val="000000"/>
                  </w:rPr>
                </w:rPrChange>
              </w:rPr>
            </w:pPr>
            <w:proofErr w:type="spellStart"/>
            <w:ins w:id="3957" w:author="Felix Pascal (felixpas)" w:date="2025-07-01T19:16:00Z">
              <w:r w:rsidRPr="00C76A19">
                <w:rPr>
                  <w:rPrChange w:id="3958" w:author="Felix Pascal (felixpas)" w:date="2025-07-01T19:16:00Z">
                    <w:rPr>
                      <w:rFonts w:ascii="Calibri" w:hAnsi="Calibri" w:cs="Calibri"/>
                      <w:color w:val="000000"/>
                    </w:rPr>
                  </w:rPrChange>
                </w:rPr>
                <w:t>Ranunculus</w:t>
              </w:r>
              <w:proofErr w:type="spellEnd"/>
              <w:r w:rsidRPr="00C76A19">
                <w:rPr>
                  <w:rPrChange w:id="3959" w:author="Felix Pascal (felixpas)" w:date="2025-07-01T19:16:00Z">
                    <w:rPr>
                      <w:rFonts w:ascii="Calibri" w:hAnsi="Calibri" w:cs="Calibri"/>
                      <w:color w:val="000000"/>
                    </w:rPr>
                  </w:rPrChange>
                </w:rPr>
                <w:t xml:space="preserve"> acris</w:t>
              </w:r>
            </w:ins>
          </w:p>
        </w:tc>
        <w:tc>
          <w:tcPr>
            <w:tcW w:w="1823" w:type="dxa"/>
            <w:noWrap/>
            <w:hideMark/>
            <w:tcPrChange w:id="3960" w:author="Felix Pascal (felixpas)" w:date="2025-07-01T19:34:00Z">
              <w:tcPr>
                <w:tcW w:w="1823" w:type="dxa"/>
                <w:noWrap/>
                <w:hideMark/>
              </w:tcPr>
            </w:tcPrChange>
          </w:tcPr>
          <w:p w14:paraId="688AD97B" w14:textId="77777777" w:rsidR="00C76A19" w:rsidRPr="00C76A19" w:rsidRDefault="00C76A19" w:rsidP="00C76A19">
            <w:pPr>
              <w:rPr>
                <w:ins w:id="3961" w:author="Felix Pascal (felixpas)" w:date="2025-07-01T19:16:00Z"/>
                <w:rPrChange w:id="3962" w:author="Felix Pascal (felixpas)" w:date="2025-07-01T19:16:00Z">
                  <w:rPr>
                    <w:ins w:id="3963" w:author="Felix Pascal (felixpas)" w:date="2025-07-01T19:16:00Z"/>
                    <w:rFonts w:ascii="Calibri" w:hAnsi="Calibri" w:cs="Calibri"/>
                    <w:color w:val="000000"/>
                  </w:rPr>
                </w:rPrChange>
              </w:rPr>
              <w:pPrChange w:id="3964" w:author="Felix Pascal (felixpas)" w:date="2025-07-01T19:16:00Z">
                <w:pPr>
                  <w:jc w:val="right"/>
                </w:pPr>
              </w:pPrChange>
            </w:pPr>
            <w:ins w:id="3965" w:author="Felix Pascal (felixpas)" w:date="2025-07-01T19:16:00Z">
              <w:r w:rsidRPr="00C76A19">
                <w:rPr>
                  <w:rPrChange w:id="3966" w:author="Felix Pascal (felixpas)" w:date="2025-07-01T19:16:00Z">
                    <w:rPr>
                      <w:rFonts w:ascii="Calibri" w:hAnsi="Calibri" w:cs="Calibri"/>
                      <w:color w:val="000000"/>
                    </w:rPr>
                  </w:rPrChange>
                </w:rPr>
                <w:t>-3.143768023</w:t>
              </w:r>
            </w:ins>
          </w:p>
        </w:tc>
        <w:tc>
          <w:tcPr>
            <w:tcW w:w="1387" w:type="dxa"/>
            <w:noWrap/>
            <w:hideMark/>
            <w:tcPrChange w:id="3967" w:author="Felix Pascal (felixpas)" w:date="2025-07-01T19:34:00Z">
              <w:tcPr>
                <w:tcW w:w="1387" w:type="dxa"/>
                <w:noWrap/>
                <w:hideMark/>
              </w:tcPr>
            </w:tcPrChange>
          </w:tcPr>
          <w:p w14:paraId="31C63666" w14:textId="77777777" w:rsidR="00C76A19" w:rsidRPr="00C76A19" w:rsidRDefault="00C76A19" w:rsidP="00C76A19">
            <w:pPr>
              <w:rPr>
                <w:ins w:id="3968" w:author="Felix Pascal (felixpas)" w:date="2025-07-01T19:16:00Z"/>
                <w:rPrChange w:id="3969" w:author="Felix Pascal (felixpas)" w:date="2025-07-01T19:16:00Z">
                  <w:rPr>
                    <w:ins w:id="3970" w:author="Felix Pascal (felixpas)" w:date="2025-07-01T19:16:00Z"/>
                    <w:rFonts w:ascii="Calibri" w:hAnsi="Calibri" w:cs="Calibri"/>
                    <w:color w:val="000000"/>
                  </w:rPr>
                </w:rPrChange>
              </w:rPr>
              <w:pPrChange w:id="3971" w:author="Felix Pascal (felixpas)" w:date="2025-07-01T19:16:00Z">
                <w:pPr>
                  <w:jc w:val="right"/>
                </w:pPr>
              </w:pPrChange>
            </w:pPr>
            <w:ins w:id="3972" w:author="Felix Pascal (felixpas)" w:date="2025-07-01T19:16:00Z">
              <w:r w:rsidRPr="00C76A19">
                <w:rPr>
                  <w:rPrChange w:id="3973" w:author="Felix Pascal (felixpas)" w:date="2025-07-01T19:16:00Z">
                    <w:rPr>
                      <w:rFonts w:ascii="Calibri" w:hAnsi="Calibri" w:cs="Calibri"/>
                      <w:color w:val="000000"/>
                    </w:rPr>
                  </w:rPrChange>
                </w:rPr>
                <w:t>0.002587656</w:t>
              </w:r>
            </w:ins>
          </w:p>
        </w:tc>
        <w:tc>
          <w:tcPr>
            <w:tcW w:w="2035" w:type="dxa"/>
            <w:noWrap/>
            <w:hideMark/>
            <w:tcPrChange w:id="3974" w:author="Felix Pascal (felixpas)" w:date="2025-07-01T19:34:00Z">
              <w:tcPr>
                <w:tcW w:w="1040" w:type="dxa"/>
                <w:noWrap/>
                <w:hideMark/>
              </w:tcPr>
            </w:tcPrChange>
          </w:tcPr>
          <w:p w14:paraId="1C21C46B" w14:textId="77777777" w:rsidR="00C76A19" w:rsidRPr="00C76A19" w:rsidRDefault="00C76A19">
            <w:pPr>
              <w:rPr>
                <w:ins w:id="3975" w:author="Felix Pascal (felixpas)" w:date="2025-07-01T19:16:00Z"/>
                <w:rPrChange w:id="3976" w:author="Felix Pascal (felixpas)" w:date="2025-07-01T19:16:00Z">
                  <w:rPr>
                    <w:ins w:id="3977" w:author="Felix Pascal (felixpas)" w:date="2025-07-01T19:16:00Z"/>
                    <w:rFonts w:ascii="Calibri" w:hAnsi="Calibri" w:cs="Calibri"/>
                    <w:color w:val="000000"/>
                  </w:rPr>
                </w:rPrChange>
              </w:rPr>
            </w:pPr>
            <w:ins w:id="3978" w:author="Felix Pascal (felixpas)" w:date="2025-07-01T19:16:00Z">
              <w:r w:rsidRPr="00C76A19">
                <w:rPr>
                  <w:rPrChange w:id="3979" w:author="Felix Pascal (felixpas)" w:date="2025-07-01T19:16:00Z">
                    <w:rPr>
                      <w:rFonts w:ascii="Calibri" w:hAnsi="Calibri" w:cs="Calibri"/>
                      <w:color w:val="000000"/>
                    </w:rPr>
                  </w:rPrChange>
                </w:rPr>
                <w:t>decreasing</w:t>
              </w:r>
            </w:ins>
          </w:p>
        </w:tc>
        <w:tc>
          <w:tcPr>
            <w:tcW w:w="851" w:type="dxa"/>
            <w:noWrap/>
            <w:hideMark/>
            <w:tcPrChange w:id="3980" w:author="Felix Pascal (felixpas)" w:date="2025-07-01T19:34:00Z">
              <w:tcPr>
                <w:tcW w:w="1846" w:type="dxa"/>
                <w:gridSpan w:val="2"/>
                <w:noWrap/>
                <w:hideMark/>
              </w:tcPr>
            </w:tcPrChange>
          </w:tcPr>
          <w:p w14:paraId="5678FCC9" w14:textId="77777777" w:rsidR="00C76A19" w:rsidRPr="00C76A19" w:rsidRDefault="00C76A19" w:rsidP="00C76A19">
            <w:pPr>
              <w:rPr>
                <w:ins w:id="3981" w:author="Felix Pascal (felixpas)" w:date="2025-07-01T19:16:00Z"/>
                <w:rPrChange w:id="3982" w:author="Felix Pascal (felixpas)" w:date="2025-07-01T19:16:00Z">
                  <w:rPr>
                    <w:ins w:id="3983" w:author="Felix Pascal (felixpas)" w:date="2025-07-01T19:16:00Z"/>
                    <w:rFonts w:ascii="Calibri" w:hAnsi="Calibri" w:cs="Calibri"/>
                    <w:color w:val="000000"/>
                  </w:rPr>
                </w:rPrChange>
              </w:rPr>
              <w:pPrChange w:id="3984" w:author="Felix Pascal (felixpas)" w:date="2025-07-01T19:16:00Z">
                <w:pPr>
                  <w:jc w:val="right"/>
                </w:pPr>
              </w:pPrChange>
            </w:pPr>
            <w:ins w:id="3985" w:author="Felix Pascal (felixpas)" w:date="2025-07-01T19:16:00Z">
              <w:r w:rsidRPr="00C76A19">
                <w:rPr>
                  <w:rPrChange w:id="3986" w:author="Felix Pascal (felixpas)" w:date="2025-07-01T19:16:00Z">
                    <w:rPr>
                      <w:rFonts w:ascii="Calibri" w:hAnsi="Calibri" w:cs="Calibri"/>
                      <w:color w:val="000000"/>
                    </w:rPr>
                  </w:rPrChange>
                </w:rPr>
                <w:t>1436</w:t>
              </w:r>
            </w:ins>
          </w:p>
        </w:tc>
      </w:tr>
      <w:tr w:rsidR="00C76A19" w:rsidRPr="00C76A19" w14:paraId="4B3E9077" w14:textId="77777777" w:rsidTr="00D247C6">
        <w:trPr>
          <w:trHeight w:val="288"/>
          <w:ins w:id="3987" w:author="Felix Pascal (felixpas)" w:date="2025-07-01T19:16:00Z"/>
          <w:trPrChange w:id="3988" w:author="Felix Pascal (felixpas)" w:date="2025-07-01T19:34:00Z">
            <w:trPr>
              <w:gridAfter w:val="0"/>
              <w:trHeight w:val="288"/>
            </w:trPr>
          </w:trPrChange>
        </w:trPr>
        <w:tc>
          <w:tcPr>
            <w:tcW w:w="3397" w:type="dxa"/>
            <w:noWrap/>
            <w:hideMark/>
            <w:tcPrChange w:id="3989" w:author="Felix Pascal (felixpas)" w:date="2025-07-01T19:34:00Z">
              <w:tcPr>
                <w:tcW w:w="2740" w:type="dxa"/>
                <w:noWrap/>
                <w:hideMark/>
              </w:tcPr>
            </w:tcPrChange>
          </w:tcPr>
          <w:p w14:paraId="154AA19B" w14:textId="77777777" w:rsidR="00C76A19" w:rsidRPr="00C76A19" w:rsidRDefault="00C76A19">
            <w:pPr>
              <w:rPr>
                <w:ins w:id="3990" w:author="Felix Pascal (felixpas)" w:date="2025-07-01T19:16:00Z"/>
                <w:rPrChange w:id="3991" w:author="Felix Pascal (felixpas)" w:date="2025-07-01T19:16:00Z">
                  <w:rPr>
                    <w:ins w:id="3992" w:author="Felix Pascal (felixpas)" w:date="2025-07-01T19:16:00Z"/>
                    <w:rFonts w:ascii="Calibri" w:hAnsi="Calibri" w:cs="Calibri"/>
                    <w:color w:val="000000"/>
                  </w:rPr>
                </w:rPrChange>
              </w:rPr>
            </w:pPr>
            <w:ins w:id="3993" w:author="Felix Pascal (felixpas)" w:date="2025-07-01T19:16:00Z">
              <w:r w:rsidRPr="00C76A19">
                <w:rPr>
                  <w:rPrChange w:id="3994" w:author="Felix Pascal (felixpas)" w:date="2025-07-01T19:16:00Z">
                    <w:rPr>
                      <w:rFonts w:ascii="Calibri" w:hAnsi="Calibri" w:cs="Calibri"/>
                      <w:color w:val="000000"/>
                    </w:rPr>
                  </w:rPrChange>
                </w:rPr>
                <w:t xml:space="preserve">Leucanthemum vulgare </w:t>
              </w:r>
              <w:proofErr w:type="spellStart"/>
              <w:r w:rsidRPr="00C76A19">
                <w:rPr>
                  <w:rPrChange w:id="3995" w:author="Felix Pascal (felixpas)" w:date="2025-07-01T19:16:00Z">
                    <w:rPr>
                      <w:rFonts w:ascii="Calibri" w:hAnsi="Calibri" w:cs="Calibri"/>
                      <w:color w:val="000000"/>
                    </w:rPr>
                  </w:rPrChange>
                </w:rPr>
                <w:t>aggr</w:t>
              </w:r>
              <w:proofErr w:type="spellEnd"/>
              <w:r w:rsidRPr="00C76A19">
                <w:rPr>
                  <w:rPrChange w:id="3996" w:author="Felix Pascal (felixpas)" w:date="2025-07-01T19:16:00Z">
                    <w:rPr>
                      <w:rFonts w:ascii="Calibri" w:hAnsi="Calibri" w:cs="Calibri"/>
                      <w:color w:val="000000"/>
                    </w:rPr>
                  </w:rPrChange>
                </w:rPr>
                <w:t>.</w:t>
              </w:r>
            </w:ins>
          </w:p>
        </w:tc>
        <w:tc>
          <w:tcPr>
            <w:tcW w:w="1823" w:type="dxa"/>
            <w:noWrap/>
            <w:hideMark/>
            <w:tcPrChange w:id="3997" w:author="Felix Pascal (felixpas)" w:date="2025-07-01T19:34:00Z">
              <w:tcPr>
                <w:tcW w:w="2480" w:type="dxa"/>
                <w:gridSpan w:val="2"/>
                <w:noWrap/>
                <w:hideMark/>
              </w:tcPr>
            </w:tcPrChange>
          </w:tcPr>
          <w:p w14:paraId="6B267712" w14:textId="77777777" w:rsidR="00C76A19" w:rsidRPr="00C76A19" w:rsidRDefault="00C76A19" w:rsidP="00C76A19">
            <w:pPr>
              <w:rPr>
                <w:ins w:id="3998" w:author="Felix Pascal (felixpas)" w:date="2025-07-01T19:16:00Z"/>
                <w:rPrChange w:id="3999" w:author="Felix Pascal (felixpas)" w:date="2025-07-01T19:16:00Z">
                  <w:rPr>
                    <w:ins w:id="4000" w:author="Felix Pascal (felixpas)" w:date="2025-07-01T19:16:00Z"/>
                    <w:rFonts w:ascii="Calibri" w:hAnsi="Calibri" w:cs="Calibri"/>
                    <w:color w:val="000000"/>
                  </w:rPr>
                </w:rPrChange>
              </w:rPr>
              <w:pPrChange w:id="4001" w:author="Felix Pascal (felixpas)" w:date="2025-07-01T19:16:00Z">
                <w:pPr>
                  <w:jc w:val="right"/>
                </w:pPr>
              </w:pPrChange>
            </w:pPr>
            <w:ins w:id="4002" w:author="Felix Pascal (felixpas)" w:date="2025-07-01T19:16:00Z">
              <w:r w:rsidRPr="00C76A19">
                <w:rPr>
                  <w:rPrChange w:id="4003" w:author="Felix Pascal (felixpas)" w:date="2025-07-01T19:16:00Z">
                    <w:rPr>
                      <w:rFonts w:ascii="Calibri" w:hAnsi="Calibri" w:cs="Calibri"/>
                      <w:color w:val="000000"/>
                    </w:rPr>
                  </w:rPrChange>
                </w:rPr>
                <w:t>-3.10224354</w:t>
              </w:r>
            </w:ins>
          </w:p>
        </w:tc>
        <w:tc>
          <w:tcPr>
            <w:tcW w:w="1387" w:type="dxa"/>
            <w:noWrap/>
            <w:hideMark/>
            <w:tcPrChange w:id="4004" w:author="Felix Pascal (felixpas)" w:date="2025-07-01T19:34:00Z">
              <w:tcPr>
                <w:tcW w:w="1300" w:type="dxa"/>
                <w:noWrap/>
                <w:hideMark/>
              </w:tcPr>
            </w:tcPrChange>
          </w:tcPr>
          <w:p w14:paraId="3DB2DD7B" w14:textId="77777777" w:rsidR="00C76A19" w:rsidRPr="00C76A19" w:rsidRDefault="00C76A19" w:rsidP="00C76A19">
            <w:pPr>
              <w:rPr>
                <w:ins w:id="4005" w:author="Felix Pascal (felixpas)" w:date="2025-07-01T19:16:00Z"/>
                <w:rPrChange w:id="4006" w:author="Felix Pascal (felixpas)" w:date="2025-07-01T19:16:00Z">
                  <w:rPr>
                    <w:ins w:id="4007" w:author="Felix Pascal (felixpas)" w:date="2025-07-01T19:16:00Z"/>
                    <w:rFonts w:ascii="Calibri" w:hAnsi="Calibri" w:cs="Calibri"/>
                    <w:color w:val="000000"/>
                  </w:rPr>
                </w:rPrChange>
              </w:rPr>
              <w:pPrChange w:id="4008" w:author="Felix Pascal (felixpas)" w:date="2025-07-01T19:16:00Z">
                <w:pPr>
                  <w:jc w:val="right"/>
                </w:pPr>
              </w:pPrChange>
            </w:pPr>
            <w:ins w:id="4009" w:author="Felix Pascal (felixpas)" w:date="2025-07-01T19:16:00Z">
              <w:r w:rsidRPr="00C76A19">
                <w:rPr>
                  <w:rPrChange w:id="4010" w:author="Felix Pascal (felixpas)" w:date="2025-07-01T19:16:00Z">
                    <w:rPr>
                      <w:rFonts w:ascii="Calibri" w:hAnsi="Calibri" w:cs="Calibri"/>
                      <w:color w:val="000000"/>
                    </w:rPr>
                  </w:rPrChange>
                </w:rPr>
                <w:t>0.024203625</w:t>
              </w:r>
            </w:ins>
          </w:p>
        </w:tc>
        <w:tc>
          <w:tcPr>
            <w:tcW w:w="2035" w:type="dxa"/>
            <w:noWrap/>
            <w:hideMark/>
            <w:tcPrChange w:id="4011" w:author="Felix Pascal (felixpas)" w:date="2025-07-01T19:34:00Z">
              <w:tcPr>
                <w:tcW w:w="1040" w:type="dxa"/>
                <w:noWrap/>
                <w:hideMark/>
              </w:tcPr>
            </w:tcPrChange>
          </w:tcPr>
          <w:p w14:paraId="11E79FE9" w14:textId="77777777" w:rsidR="00C76A19" w:rsidRPr="00C76A19" w:rsidRDefault="00C76A19">
            <w:pPr>
              <w:rPr>
                <w:ins w:id="4012" w:author="Felix Pascal (felixpas)" w:date="2025-07-01T19:16:00Z"/>
                <w:rPrChange w:id="4013" w:author="Felix Pascal (felixpas)" w:date="2025-07-01T19:16:00Z">
                  <w:rPr>
                    <w:ins w:id="4014" w:author="Felix Pascal (felixpas)" w:date="2025-07-01T19:16:00Z"/>
                    <w:rFonts w:ascii="Calibri" w:hAnsi="Calibri" w:cs="Calibri"/>
                    <w:color w:val="000000"/>
                  </w:rPr>
                </w:rPrChange>
              </w:rPr>
            </w:pPr>
            <w:ins w:id="4015" w:author="Felix Pascal (felixpas)" w:date="2025-07-01T19:16:00Z">
              <w:r w:rsidRPr="00C76A19">
                <w:rPr>
                  <w:rPrChange w:id="4016" w:author="Felix Pascal (felixpas)" w:date="2025-07-01T19:16:00Z">
                    <w:rPr>
                      <w:rFonts w:ascii="Calibri" w:hAnsi="Calibri" w:cs="Calibri"/>
                      <w:color w:val="000000"/>
                    </w:rPr>
                  </w:rPrChange>
                </w:rPr>
                <w:t>decreasing</w:t>
              </w:r>
            </w:ins>
          </w:p>
        </w:tc>
        <w:tc>
          <w:tcPr>
            <w:tcW w:w="851" w:type="dxa"/>
            <w:noWrap/>
            <w:hideMark/>
            <w:tcPrChange w:id="4017" w:author="Felix Pascal (felixpas)" w:date="2025-07-01T19:34:00Z">
              <w:tcPr>
                <w:tcW w:w="900" w:type="dxa"/>
                <w:noWrap/>
                <w:hideMark/>
              </w:tcPr>
            </w:tcPrChange>
          </w:tcPr>
          <w:p w14:paraId="7DEE7A84" w14:textId="77777777" w:rsidR="00C76A19" w:rsidRPr="00C76A19" w:rsidRDefault="00C76A19" w:rsidP="00C76A19">
            <w:pPr>
              <w:rPr>
                <w:ins w:id="4018" w:author="Felix Pascal (felixpas)" w:date="2025-07-01T19:16:00Z"/>
                <w:rPrChange w:id="4019" w:author="Felix Pascal (felixpas)" w:date="2025-07-01T19:16:00Z">
                  <w:rPr>
                    <w:ins w:id="4020" w:author="Felix Pascal (felixpas)" w:date="2025-07-01T19:16:00Z"/>
                    <w:rFonts w:ascii="Calibri" w:hAnsi="Calibri" w:cs="Calibri"/>
                    <w:color w:val="000000"/>
                  </w:rPr>
                </w:rPrChange>
              </w:rPr>
              <w:pPrChange w:id="4021" w:author="Felix Pascal (felixpas)" w:date="2025-07-01T19:16:00Z">
                <w:pPr>
                  <w:jc w:val="right"/>
                </w:pPr>
              </w:pPrChange>
            </w:pPr>
            <w:ins w:id="4022" w:author="Felix Pascal (felixpas)" w:date="2025-07-01T19:16:00Z">
              <w:r w:rsidRPr="00C76A19">
                <w:rPr>
                  <w:rPrChange w:id="4023" w:author="Felix Pascal (felixpas)" w:date="2025-07-01T19:16:00Z">
                    <w:rPr>
                      <w:rFonts w:ascii="Calibri" w:hAnsi="Calibri" w:cs="Calibri"/>
                      <w:color w:val="000000"/>
                    </w:rPr>
                  </w:rPrChange>
                </w:rPr>
                <w:t>639</w:t>
              </w:r>
            </w:ins>
          </w:p>
        </w:tc>
      </w:tr>
      <w:tr w:rsidR="00D247C6" w:rsidRPr="00D247C6" w14:paraId="731EF5C9" w14:textId="77777777" w:rsidTr="00D247C6">
        <w:tblPrEx>
          <w:tblPrExChange w:id="4024" w:author="Felix Pascal (felixpas)" w:date="2025-07-01T19:34:00Z">
            <w:tblPrEx>
              <w:tblW w:w="9493" w:type="dxa"/>
            </w:tblPrEx>
          </w:tblPrExChange>
        </w:tblPrEx>
        <w:trPr>
          <w:trHeight w:val="288"/>
          <w:ins w:id="4025" w:author="Felix Pascal (felixpas)" w:date="2025-07-01T19:16:00Z"/>
          <w:trPrChange w:id="4026" w:author="Felix Pascal (felixpas)" w:date="2025-07-01T19:34:00Z">
            <w:trPr>
              <w:trHeight w:val="288"/>
            </w:trPr>
          </w:trPrChange>
        </w:trPr>
        <w:tc>
          <w:tcPr>
            <w:tcW w:w="3397" w:type="dxa"/>
            <w:noWrap/>
            <w:hideMark/>
            <w:tcPrChange w:id="4027" w:author="Felix Pascal (felixpas)" w:date="2025-07-01T19:34:00Z">
              <w:tcPr>
                <w:tcW w:w="3397" w:type="dxa"/>
                <w:gridSpan w:val="2"/>
                <w:noWrap/>
                <w:hideMark/>
              </w:tcPr>
            </w:tcPrChange>
          </w:tcPr>
          <w:p w14:paraId="4C11EA39" w14:textId="77777777" w:rsidR="00C76A19" w:rsidRPr="00C76A19" w:rsidRDefault="00C76A19">
            <w:pPr>
              <w:rPr>
                <w:ins w:id="4028" w:author="Felix Pascal (felixpas)" w:date="2025-07-01T19:16:00Z"/>
                <w:rPrChange w:id="4029" w:author="Felix Pascal (felixpas)" w:date="2025-07-01T19:16:00Z">
                  <w:rPr>
                    <w:ins w:id="4030" w:author="Felix Pascal (felixpas)" w:date="2025-07-01T19:16:00Z"/>
                    <w:rFonts w:ascii="Calibri" w:hAnsi="Calibri" w:cs="Calibri"/>
                    <w:color w:val="000000"/>
                  </w:rPr>
                </w:rPrChange>
              </w:rPr>
            </w:pPr>
            <w:proofErr w:type="spellStart"/>
            <w:ins w:id="4031" w:author="Felix Pascal (felixpas)" w:date="2025-07-01T19:16:00Z">
              <w:r w:rsidRPr="00C76A19">
                <w:rPr>
                  <w:rPrChange w:id="4032" w:author="Felix Pascal (felixpas)" w:date="2025-07-01T19:16:00Z">
                    <w:rPr>
                      <w:rFonts w:ascii="Calibri" w:hAnsi="Calibri" w:cs="Calibri"/>
                      <w:color w:val="000000"/>
                    </w:rPr>
                  </w:rPrChange>
                </w:rPr>
                <w:t>Phyteuma</w:t>
              </w:r>
              <w:proofErr w:type="spellEnd"/>
              <w:r w:rsidRPr="00C76A19">
                <w:rPr>
                  <w:rPrChange w:id="4033" w:author="Felix Pascal (felixpas)" w:date="2025-07-01T19:16:00Z">
                    <w:rPr>
                      <w:rFonts w:ascii="Calibri" w:hAnsi="Calibri" w:cs="Calibri"/>
                      <w:color w:val="000000"/>
                    </w:rPr>
                  </w:rPrChange>
                </w:rPr>
                <w:t xml:space="preserve"> spicatum</w:t>
              </w:r>
            </w:ins>
          </w:p>
        </w:tc>
        <w:tc>
          <w:tcPr>
            <w:tcW w:w="1823" w:type="dxa"/>
            <w:noWrap/>
            <w:hideMark/>
            <w:tcPrChange w:id="4034" w:author="Felix Pascal (felixpas)" w:date="2025-07-01T19:34:00Z">
              <w:tcPr>
                <w:tcW w:w="1823" w:type="dxa"/>
                <w:noWrap/>
                <w:hideMark/>
              </w:tcPr>
            </w:tcPrChange>
          </w:tcPr>
          <w:p w14:paraId="66536DD0" w14:textId="77777777" w:rsidR="00C76A19" w:rsidRPr="00C76A19" w:rsidRDefault="00C76A19" w:rsidP="00C76A19">
            <w:pPr>
              <w:rPr>
                <w:ins w:id="4035" w:author="Felix Pascal (felixpas)" w:date="2025-07-01T19:16:00Z"/>
                <w:rPrChange w:id="4036" w:author="Felix Pascal (felixpas)" w:date="2025-07-01T19:16:00Z">
                  <w:rPr>
                    <w:ins w:id="4037" w:author="Felix Pascal (felixpas)" w:date="2025-07-01T19:16:00Z"/>
                    <w:rFonts w:ascii="Calibri" w:hAnsi="Calibri" w:cs="Calibri"/>
                    <w:color w:val="000000"/>
                  </w:rPr>
                </w:rPrChange>
              </w:rPr>
              <w:pPrChange w:id="4038" w:author="Felix Pascal (felixpas)" w:date="2025-07-01T19:16:00Z">
                <w:pPr>
                  <w:jc w:val="right"/>
                </w:pPr>
              </w:pPrChange>
            </w:pPr>
            <w:ins w:id="4039" w:author="Felix Pascal (felixpas)" w:date="2025-07-01T19:16:00Z">
              <w:r w:rsidRPr="00C76A19">
                <w:rPr>
                  <w:rPrChange w:id="4040" w:author="Felix Pascal (felixpas)" w:date="2025-07-01T19:16:00Z">
                    <w:rPr>
                      <w:rFonts w:ascii="Calibri" w:hAnsi="Calibri" w:cs="Calibri"/>
                      <w:color w:val="000000"/>
                    </w:rPr>
                  </w:rPrChange>
                </w:rPr>
                <w:t>-3.079933058</w:t>
              </w:r>
            </w:ins>
          </w:p>
        </w:tc>
        <w:tc>
          <w:tcPr>
            <w:tcW w:w="1387" w:type="dxa"/>
            <w:noWrap/>
            <w:hideMark/>
            <w:tcPrChange w:id="4041" w:author="Felix Pascal (felixpas)" w:date="2025-07-01T19:34:00Z">
              <w:tcPr>
                <w:tcW w:w="1387" w:type="dxa"/>
                <w:noWrap/>
                <w:hideMark/>
              </w:tcPr>
            </w:tcPrChange>
          </w:tcPr>
          <w:p w14:paraId="29A8ADFD" w14:textId="77777777" w:rsidR="00C76A19" w:rsidRPr="00C76A19" w:rsidRDefault="00C76A19" w:rsidP="00C76A19">
            <w:pPr>
              <w:rPr>
                <w:ins w:id="4042" w:author="Felix Pascal (felixpas)" w:date="2025-07-01T19:16:00Z"/>
                <w:rPrChange w:id="4043" w:author="Felix Pascal (felixpas)" w:date="2025-07-01T19:16:00Z">
                  <w:rPr>
                    <w:ins w:id="4044" w:author="Felix Pascal (felixpas)" w:date="2025-07-01T19:16:00Z"/>
                    <w:rFonts w:ascii="Calibri" w:hAnsi="Calibri" w:cs="Calibri"/>
                    <w:color w:val="000000"/>
                  </w:rPr>
                </w:rPrChange>
              </w:rPr>
              <w:pPrChange w:id="4045" w:author="Felix Pascal (felixpas)" w:date="2025-07-01T19:16:00Z">
                <w:pPr>
                  <w:jc w:val="right"/>
                </w:pPr>
              </w:pPrChange>
            </w:pPr>
            <w:ins w:id="4046" w:author="Felix Pascal (felixpas)" w:date="2025-07-01T19:16:00Z">
              <w:r w:rsidRPr="00C76A19">
                <w:rPr>
                  <w:rPrChange w:id="4047" w:author="Felix Pascal (felixpas)" w:date="2025-07-01T19:16:00Z">
                    <w:rPr>
                      <w:rFonts w:ascii="Calibri" w:hAnsi="Calibri" w:cs="Calibri"/>
                      <w:color w:val="000000"/>
                    </w:rPr>
                  </w:rPrChange>
                </w:rPr>
                <w:t>0.042061518</w:t>
              </w:r>
            </w:ins>
          </w:p>
        </w:tc>
        <w:tc>
          <w:tcPr>
            <w:tcW w:w="2035" w:type="dxa"/>
            <w:noWrap/>
            <w:hideMark/>
            <w:tcPrChange w:id="4048" w:author="Felix Pascal (felixpas)" w:date="2025-07-01T19:34:00Z">
              <w:tcPr>
                <w:tcW w:w="1040" w:type="dxa"/>
                <w:noWrap/>
                <w:hideMark/>
              </w:tcPr>
            </w:tcPrChange>
          </w:tcPr>
          <w:p w14:paraId="47278C31" w14:textId="77777777" w:rsidR="00C76A19" w:rsidRPr="00C76A19" w:rsidRDefault="00C76A19">
            <w:pPr>
              <w:rPr>
                <w:ins w:id="4049" w:author="Felix Pascal (felixpas)" w:date="2025-07-01T19:16:00Z"/>
                <w:rPrChange w:id="4050" w:author="Felix Pascal (felixpas)" w:date="2025-07-01T19:16:00Z">
                  <w:rPr>
                    <w:ins w:id="4051" w:author="Felix Pascal (felixpas)" w:date="2025-07-01T19:16:00Z"/>
                    <w:rFonts w:ascii="Calibri" w:hAnsi="Calibri" w:cs="Calibri"/>
                    <w:color w:val="000000"/>
                  </w:rPr>
                </w:rPrChange>
              </w:rPr>
            </w:pPr>
            <w:ins w:id="4052" w:author="Felix Pascal (felixpas)" w:date="2025-07-01T19:16:00Z">
              <w:r w:rsidRPr="00C76A19">
                <w:rPr>
                  <w:rPrChange w:id="4053" w:author="Felix Pascal (felixpas)" w:date="2025-07-01T19:16:00Z">
                    <w:rPr>
                      <w:rFonts w:ascii="Calibri" w:hAnsi="Calibri" w:cs="Calibri"/>
                      <w:color w:val="000000"/>
                    </w:rPr>
                  </w:rPrChange>
                </w:rPr>
                <w:t>decreasing</w:t>
              </w:r>
            </w:ins>
          </w:p>
        </w:tc>
        <w:tc>
          <w:tcPr>
            <w:tcW w:w="851" w:type="dxa"/>
            <w:noWrap/>
            <w:hideMark/>
            <w:tcPrChange w:id="4054" w:author="Felix Pascal (felixpas)" w:date="2025-07-01T19:34:00Z">
              <w:tcPr>
                <w:tcW w:w="1846" w:type="dxa"/>
                <w:gridSpan w:val="2"/>
                <w:noWrap/>
                <w:hideMark/>
              </w:tcPr>
            </w:tcPrChange>
          </w:tcPr>
          <w:p w14:paraId="533A0001" w14:textId="77777777" w:rsidR="00C76A19" w:rsidRPr="00C76A19" w:rsidRDefault="00C76A19" w:rsidP="00C76A19">
            <w:pPr>
              <w:rPr>
                <w:ins w:id="4055" w:author="Felix Pascal (felixpas)" w:date="2025-07-01T19:16:00Z"/>
                <w:rPrChange w:id="4056" w:author="Felix Pascal (felixpas)" w:date="2025-07-01T19:16:00Z">
                  <w:rPr>
                    <w:ins w:id="4057" w:author="Felix Pascal (felixpas)" w:date="2025-07-01T19:16:00Z"/>
                    <w:rFonts w:ascii="Calibri" w:hAnsi="Calibri" w:cs="Calibri"/>
                    <w:color w:val="000000"/>
                  </w:rPr>
                </w:rPrChange>
              </w:rPr>
              <w:pPrChange w:id="4058" w:author="Felix Pascal (felixpas)" w:date="2025-07-01T19:16:00Z">
                <w:pPr>
                  <w:jc w:val="right"/>
                </w:pPr>
              </w:pPrChange>
            </w:pPr>
            <w:ins w:id="4059" w:author="Felix Pascal (felixpas)" w:date="2025-07-01T19:16:00Z">
              <w:r w:rsidRPr="00C76A19">
                <w:rPr>
                  <w:rPrChange w:id="4060" w:author="Felix Pascal (felixpas)" w:date="2025-07-01T19:16:00Z">
                    <w:rPr>
                      <w:rFonts w:ascii="Calibri" w:hAnsi="Calibri" w:cs="Calibri"/>
                      <w:color w:val="000000"/>
                    </w:rPr>
                  </w:rPrChange>
                </w:rPr>
                <w:t>366</w:t>
              </w:r>
            </w:ins>
          </w:p>
        </w:tc>
      </w:tr>
      <w:tr w:rsidR="00C76A19" w:rsidRPr="00C76A19" w14:paraId="4EC9BD4A" w14:textId="77777777" w:rsidTr="00D247C6">
        <w:trPr>
          <w:trHeight w:val="288"/>
          <w:ins w:id="4061" w:author="Felix Pascal (felixpas)" w:date="2025-07-01T19:16:00Z"/>
          <w:trPrChange w:id="4062" w:author="Felix Pascal (felixpas)" w:date="2025-07-01T19:34:00Z">
            <w:trPr>
              <w:gridAfter w:val="0"/>
              <w:trHeight w:val="288"/>
            </w:trPr>
          </w:trPrChange>
        </w:trPr>
        <w:tc>
          <w:tcPr>
            <w:tcW w:w="3397" w:type="dxa"/>
            <w:noWrap/>
            <w:hideMark/>
            <w:tcPrChange w:id="4063" w:author="Felix Pascal (felixpas)" w:date="2025-07-01T19:34:00Z">
              <w:tcPr>
                <w:tcW w:w="2740" w:type="dxa"/>
                <w:noWrap/>
                <w:hideMark/>
              </w:tcPr>
            </w:tcPrChange>
          </w:tcPr>
          <w:p w14:paraId="05C80E8B" w14:textId="77777777" w:rsidR="00C76A19" w:rsidRPr="00C76A19" w:rsidRDefault="00C76A19">
            <w:pPr>
              <w:rPr>
                <w:ins w:id="4064" w:author="Felix Pascal (felixpas)" w:date="2025-07-01T19:16:00Z"/>
                <w:rPrChange w:id="4065" w:author="Felix Pascal (felixpas)" w:date="2025-07-01T19:16:00Z">
                  <w:rPr>
                    <w:ins w:id="4066" w:author="Felix Pascal (felixpas)" w:date="2025-07-01T19:16:00Z"/>
                    <w:rFonts w:ascii="Calibri" w:hAnsi="Calibri" w:cs="Calibri"/>
                    <w:color w:val="000000"/>
                  </w:rPr>
                </w:rPrChange>
              </w:rPr>
            </w:pPr>
            <w:proofErr w:type="spellStart"/>
            <w:ins w:id="4067" w:author="Felix Pascal (felixpas)" w:date="2025-07-01T19:16:00Z">
              <w:r w:rsidRPr="00C76A19">
                <w:rPr>
                  <w:rPrChange w:id="4068" w:author="Felix Pascal (felixpas)" w:date="2025-07-01T19:16:00Z">
                    <w:rPr>
                      <w:rFonts w:ascii="Calibri" w:hAnsi="Calibri" w:cs="Calibri"/>
                      <w:color w:val="000000"/>
                    </w:rPr>
                  </w:rPrChange>
                </w:rPr>
                <w:t>Ranunculus</w:t>
              </w:r>
              <w:proofErr w:type="spellEnd"/>
              <w:r w:rsidRPr="00C76A19">
                <w:rPr>
                  <w:rPrChange w:id="4069" w:author="Felix Pascal (felixpas)" w:date="2025-07-01T19:16:00Z">
                    <w:rPr>
                      <w:rFonts w:ascii="Calibri" w:hAnsi="Calibri" w:cs="Calibri"/>
                      <w:color w:val="000000"/>
                    </w:rPr>
                  </w:rPrChange>
                </w:rPr>
                <w:t xml:space="preserve"> repens</w:t>
              </w:r>
            </w:ins>
          </w:p>
        </w:tc>
        <w:tc>
          <w:tcPr>
            <w:tcW w:w="1823" w:type="dxa"/>
            <w:noWrap/>
            <w:hideMark/>
            <w:tcPrChange w:id="4070" w:author="Felix Pascal (felixpas)" w:date="2025-07-01T19:34:00Z">
              <w:tcPr>
                <w:tcW w:w="2480" w:type="dxa"/>
                <w:gridSpan w:val="2"/>
                <w:noWrap/>
                <w:hideMark/>
              </w:tcPr>
            </w:tcPrChange>
          </w:tcPr>
          <w:p w14:paraId="66E29AF9" w14:textId="77777777" w:rsidR="00C76A19" w:rsidRPr="00C76A19" w:rsidRDefault="00C76A19" w:rsidP="00C76A19">
            <w:pPr>
              <w:rPr>
                <w:ins w:id="4071" w:author="Felix Pascal (felixpas)" w:date="2025-07-01T19:16:00Z"/>
                <w:rPrChange w:id="4072" w:author="Felix Pascal (felixpas)" w:date="2025-07-01T19:16:00Z">
                  <w:rPr>
                    <w:ins w:id="4073" w:author="Felix Pascal (felixpas)" w:date="2025-07-01T19:16:00Z"/>
                    <w:rFonts w:ascii="Calibri" w:hAnsi="Calibri" w:cs="Calibri"/>
                    <w:color w:val="000000"/>
                  </w:rPr>
                </w:rPrChange>
              </w:rPr>
              <w:pPrChange w:id="4074" w:author="Felix Pascal (felixpas)" w:date="2025-07-01T19:16:00Z">
                <w:pPr>
                  <w:jc w:val="right"/>
                </w:pPr>
              </w:pPrChange>
            </w:pPr>
            <w:ins w:id="4075" w:author="Felix Pascal (felixpas)" w:date="2025-07-01T19:16:00Z">
              <w:r w:rsidRPr="00C76A19">
                <w:rPr>
                  <w:rPrChange w:id="4076" w:author="Felix Pascal (felixpas)" w:date="2025-07-01T19:16:00Z">
                    <w:rPr>
                      <w:rFonts w:ascii="Calibri" w:hAnsi="Calibri" w:cs="Calibri"/>
                      <w:color w:val="000000"/>
                    </w:rPr>
                  </w:rPrChange>
                </w:rPr>
                <w:t>-2.970708295</w:t>
              </w:r>
            </w:ins>
          </w:p>
        </w:tc>
        <w:tc>
          <w:tcPr>
            <w:tcW w:w="1387" w:type="dxa"/>
            <w:noWrap/>
            <w:hideMark/>
            <w:tcPrChange w:id="4077" w:author="Felix Pascal (felixpas)" w:date="2025-07-01T19:34:00Z">
              <w:tcPr>
                <w:tcW w:w="1300" w:type="dxa"/>
                <w:noWrap/>
                <w:hideMark/>
              </w:tcPr>
            </w:tcPrChange>
          </w:tcPr>
          <w:p w14:paraId="1E60304E" w14:textId="77777777" w:rsidR="00C76A19" w:rsidRPr="00C76A19" w:rsidRDefault="00C76A19" w:rsidP="00C76A19">
            <w:pPr>
              <w:rPr>
                <w:ins w:id="4078" w:author="Felix Pascal (felixpas)" w:date="2025-07-01T19:16:00Z"/>
                <w:rPrChange w:id="4079" w:author="Felix Pascal (felixpas)" w:date="2025-07-01T19:16:00Z">
                  <w:rPr>
                    <w:ins w:id="4080" w:author="Felix Pascal (felixpas)" w:date="2025-07-01T19:16:00Z"/>
                    <w:rFonts w:ascii="Calibri" w:hAnsi="Calibri" w:cs="Calibri"/>
                    <w:color w:val="000000"/>
                  </w:rPr>
                </w:rPrChange>
              </w:rPr>
              <w:pPrChange w:id="4081" w:author="Felix Pascal (felixpas)" w:date="2025-07-01T19:16:00Z">
                <w:pPr>
                  <w:jc w:val="right"/>
                </w:pPr>
              </w:pPrChange>
            </w:pPr>
            <w:ins w:id="4082" w:author="Felix Pascal (felixpas)" w:date="2025-07-01T19:16:00Z">
              <w:r w:rsidRPr="00C76A19">
                <w:rPr>
                  <w:rPrChange w:id="4083" w:author="Felix Pascal (felixpas)" w:date="2025-07-01T19:16:00Z">
                    <w:rPr>
                      <w:rFonts w:ascii="Calibri" w:hAnsi="Calibri" w:cs="Calibri"/>
                      <w:color w:val="000000"/>
                    </w:rPr>
                  </w:rPrChange>
                </w:rPr>
                <w:t>0.009666539</w:t>
              </w:r>
            </w:ins>
          </w:p>
        </w:tc>
        <w:tc>
          <w:tcPr>
            <w:tcW w:w="2035" w:type="dxa"/>
            <w:noWrap/>
            <w:hideMark/>
            <w:tcPrChange w:id="4084" w:author="Felix Pascal (felixpas)" w:date="2025-07-01T19:34:00Z">
              <w:tcPr>
                <w:tcW w:w="1040" w:type="dxa"/>
                <w:noWrap/>
                <w:hideMark/>
              </w:tcPr>
            </w:tcPrChange>
          </w:tcPr>
          <w:p w14:paraId="6B29DEC0" w14:textId="77777777" w:rsidR="00C76A19" w:rsidRPr="00C76A19" w:rsidRDefault="00C76A19">
            <w:pPr>
              <w:rPr>
                <w:ins w:id="4085" w:author="Felix Pascal (felixpas)" w:date="2025-07-01T19:16:00Z"/>
                <w:rPrChange w:id="4086" w:author="Felix Pascal (felixpas)" w:date="2025-07-01T19:16:00Z">
                  <w:rPr>
                    <w:ins w:id="4087" w:author="Felix Pascal (felixpas)" w:date="2025-07-01T19:16:00Z"/>
                    <w:rFonts w:ascii="Calibri" w:hAnsi="Calibri" w:cs="Calibri"/>
                    <w:color w:val="000000"/>
                  </w:rPr>
                </w:rPrChange>
              </w:rPr>
            </w:pPr>
            <w:ins w:id="4088" w:author="Felix Pascal (felixpas)" w:date="2025-07-01T19:16:00Z">
              <w:r w:rsidRPr="00C76A19">
                <w:rPr>
                  <w:rPrChange w:id="4089" w:author="Felix Pascal (felixpas)" w:date="2025-07-01T19:16:00Z">
                    <w:rPr>
                      <w:rFonts w:ascii="Calibri" w:hAnsi="Calibri" w:cs="Calibri"/>
                      <w:color w:val="000000"/>
                    </w:rPr>
                  </w:rPrChange>
                </w:rPr>
                <w:t>decreasing</w:t>
              </w:r>
            </w:ins>
          </w:p>
        </w:tc>
        <w:tc>
          <w:tcPr>
            <w:tcW w:w="851" w:type="dxa"/>
            <w:noWrap/>
            <w:hideMark/>
            <w:tcPrChange w:id="4090" w:author="Felix Pascal (felixpas)" w:date="2025-07-01T19:34:00Z">
              <w:tcPr>
                <w:tcW w:w="900" w:type="dxa"/>
                <w:noWrap/>
                <w:hideMark/>
              </w:tcPr>
            </w:tcPrChange>
          </w:tcPr>
          <w:p w14:paraId="4053515A" w14:textId="77777777" w:rsidR="00C76A19" w:rsidRPr="00C76A19" w:rsidRDefault="00C76A19" w:rsidP="00C76A19">
            <w:pPr>
              <w:rPr>
                <w:ins w:id="4091" w:author="Felix Pascal (felixpas)" w:date="2025-07-01T19:16:00Z"/>
                <w:rPrChange w:id="4092" w:author="Felix Pascal (felixpas)" w:date="2025-07-01T19:16:00Z">
                  <w:rPr>
                    <w:ins w:id="4093" w:author="Felix Pascal (felixpas)" w:date="2025-07-01T19:16:00Z"/>
                    <w:rFonts w:ascii="Calibri" w:hAnsi="Calibri" w:cs="Calibri"/>
                    <w:color w:val="000000"/>
                  </w:rPr>
                </w:rPrChange>
              </w:rPr>
              <w:pPrChange w:id="4094" w:author="Felix Pascal (felixpas)" w:date="2025-07-01T19:16:00Z">
                <w:pPr>
                  <w:jc w:val="right"/>
                </w:pPr>
              </w:pPrChange>
            </w:pPr>
            <w:ins w:id="4095" w:author="Felix Pascal (felixpas)" w:date="2025-07-01T19:16:00Z">
              <w:r w:rsidRPr="00C76A19">
                <w:rPr>
                  <w:rPrChange w:id="4096" w:author="Felix Pascal (felixpas)" w:date="2025-07-01T19:16:00Z">
                    <w:rPr>
                      <w:rFonts w:ascii="Calibri" w:hAnsi="Calibri" w:cs="Calibri"/>
                      <w:color w:val="000000"/>
                    </w:rPr>
                  </w:rPrChange>
                </w:rPr>
                <w:t>847</w:t>
              </w:r>
            </w:ins>
          </w:p>
        </w:tc>
      </w:tr>
      <w:tr w:rsidR="00D247C6" w:rsidRPr="00D247C6" w14:paraId="565B88B8" w14:textId="77777777" w:rsidTr="00D247C6">
        <w:tblPrEx>
          <w:tblPrExChange w:id="4097" w:author="Felix Pascal (felixpas)" w:date="2025-07-01T19:34:00Z">
            <w:tblPrEx>
              <w:tblW w:w="9493" w:type="dxa"/>
            </w:tblPrEx>
          </w:tblPrExChange>
        </w:tblPrEx>
        <w:trPr>
          <w:trHeight w:val="288"/>
          <w:ins w:id="4098" w:author="Felix Pascal (felixpas)" w:date="2025-07-01T19:16:00Z"/>
          <w:trPrChange w:id="4099" w:author="Felix Pascal (felixpas)" w:date="2025-07-01T19:34:00Z">
            <w:trPr>
              <w:trHeight w:val="288"/>
            </w:trPr>
          </w:trPrChange>
        </w:trPr>
        <w:tc>
          <w:tcPr>
            <w:tcW w:w="3397" w:type="dxa"/>
            <w:noWrap/>
            <w:hideMark/>
            <w:tcPrChange w:id="4100" w:author="Felix Pascal (felixpas)" w:date="2025-07-01T19:34:00Z">
              <w:tcPr>
                <w:tcW w:w="3397" w:type="dxa"/>
                <w:gridSpan w:val="2"/>
                <w:noWrap/>
                <w:hideMark/>
              </w:tcPr>
            </w:tcPrChange>
          </w:tcPr>
          <w:p w14:paraId="516E9C44" w14:textId="77777777" w:rsidR="00C76A19" w:rsidRPr="00C76A19" w:rsidRDefault="00C76A19">
            <w:pPr>
              <w:rPr>
                <w:ins w:id="4101" w:author="Felix Pascal (felixpas)" w:date="2025-07-01T19:16:00Z"/>
                <w:rPrChange w:id="4102" w:author="Felix Pascal (felixpas)" w:date="2025-07-01T19:16:00Z">
                  <w:rPr>
                    <w:ins w:id="4103" w:author="Felix Pascal (felixpas)" w:date="2025-07-01T19:16:00Z"/>
                    <w:rFonts w:ascii="Calibri" w:hAnsi="Calibri" w:cs="Calibri"/>
                    <w:color w:val="000000"/>
                  </w:rPr>
                </w:rPrChange>
              </w:rPr>
            </w:pPr>
            <w:ins w:id="4104" w:author="Felix Pascal (felixpas)" w:date="2025-07-01T19:16:00Z">
              <w:r w:rsidRPr="00C76A19">
                <w:rPr>
                  <w:rPrChange w:id="4105" w:author="Felix Pascal (felixpas)" w:date="2025-07-01T19:16:00Z">
                    <w:rPr>
                      <w:rFonts w:ascii="Calibri" w:hAnsi="Calibri" w:cs="Calibri"/>
                      <w:color w:val="000000"/>
                    </w:rPr>
                  </w:rPrChange>
                </w:rPr>
                <w:t>Poa annua</w:t>
              </w:r>
            </w:ins>
          </w:p>
        </w:tc>
        <w:tc>
          <w:tcPr>
            <w:tcW w:w="1823" w:type="dxa"/>
            <w:noWrap/>
            <w:hideMark/>
            <w:tcPrChange w:id="4106" w:author="Felix Pascal (felixpas)" w:date="2025-07-01T19:34:00Z">
              <w:tcPr>
                <w:tcW w:w="1823" w:type="dxa"/>
                <w:noWrap/>
                <w:hideMark/>
              </w:tcPr>
            </w:tcPrChange>
          </w:tcPr>
          <w:p w14:paraId="1B6DBF63" w14:textId="77777777" w:rsidR="00C76A19" w:rsidRPr="00C76A19" w:rsidRDefault="00C76A19" w:rsidP="00C76A19">
            <w:pPr>
              <w:rPr>
                <w:ins w:id="4107" w:author="Felix Pascal (felixpas)" w:date="2025-07-01T19:16:00Z"/>
                <w:rPrChange w:id="4108" w:author="Felix Pascal (felixpas)" w:date="2025-07-01T19:16:00Z">
                  <w:rPr>
                    <w:ins w:id="4109" w:author="Felix Pascal (felixpas)" w:date="2025-07-01T19:16:00Z"/>
                    <w:rFonts w:ascii="Calibri" w:hAnsi="Calibri" w:cs="Calibri"/>
                    <w:color w:val="000000"/>
                  </w:rPr>
                </w:rPrChange>
              </w:rPr>
              <w:pPrChange w:id="4110" w:author="Felix Pascal (felixpas)" w:date="2025-07-01T19:16:00Z">
                <w:pPr>
                  <w:jc w:val="right"/>
                </w:pPr>
              </w:pPrChange>
            </w:pPr>
            <w:ins w:id="4111" w:author="Felix Pascal (felixpas)" w:date="2025-07-01T19:16:00Z">
              <w:r w:rsidRPr="00C76A19">
                <w:rPr>
                  <w:rPrChange w:id="4112" w:author="Felix Pascal (felixpas)" w:date="2025-07-01T19:16:00Z">
                    <w:rPr>
                      <w:rFonts w:ascii="Calibri" w:hAnsi="Calibri" w:cs="Calibri"/>
                      <w:color w:val="000000"/>
                    </w:rPr>
                  </w:rPrChange>
                </w:rPr>
                <w:t>-1.704222705</w:t>
              </w:r>
            </w:ins>
          </w:p>
        </w:tc>
        <w:tc>
          <w:tcPr>
            <w:tcW w:w="1387" w:type="dxa"/>
            <w:noWrap/>
            <w:hideMark/>
            <w:tcPrChange w:id="4113" w:author="Felix Pascal (felixpas)" w:date="2025-07-01T19:34:00Z">
              <w:tcPr>
                <w:tcW w:w="1387" w:type="dxa"/>
                <w:noWrap/>
                <w:hideMark/>
              </w:tcPr>
            </w:tcPrChange>
          </w:tcPr>
          <w:p w14:paraId="5C53F4E8" w14:textId="77777777" w:rsidR="00C76A19" w:rsidRPr="00C76A19" w:rsidRDefault="00C76A19" w:rsidP="00C76A19">
            <w:pPr>
              <w:rPr>
                <w:ins w:id="4114" w:author="Felix Pascal (felixpas)" w:date="2025-07-01T19:16:00Z"/>
                <w:rPrChange w:id="4115" w:author="Felix Pascal (felixpas)" w:date="2025-07-01T19:16:00Z">
                  <w:rPr>
                    <w:ins w:id="4116" w:author="Felix Pascal (felixpas)" w:date="2025-07-01T19:16:00Z"/>
                    <w:rFonts w:ascii="Calibri" w:hAnsi="Calibri" w:cs="Calibri"/>
                    <w:color w:val="000000"/>
                  </w:rPr>
                </w:rPrChange>
              </w:rPr>
              <w:pPrChange w:id="4117" w:author="Felix Pascal (felixpas)" w:date="2025-07-01T19:16:00Z">
                <w:pPr>
                  <w:jc w:val="right"/>
                </w:pPr>
              </w:pPrChange>
            </w:pPr>
            <w:ins w:id="4118" w:author="Felix Pascal (felixpas)" w:date="2025-07-01T19:16:00Z">
              <w:r w:rsidRPr="00C76A19">
                <w:rPr>
                  <w:rPrChange w:id="4119" w:author="Felix Pascal (felixpas)" w:date="2025-07-01T19:16:00Z">
                    <w:rPr>
                      <w:rFonts w:ascii="Calibri" w:hAnsi="Calibri" w:cs="Calibri"/>
                      <w:color w:val="000000"/>
                    </w:rPr>
                  </w:rPrChange>
                </w:rPr>
                <w:t>0.04495846</w:t>
              </w:r>
            </w:ins>
          </w:p>
        </w:tc>
        <w:tc>
          <w:tcPr>
            <w:tcW w:w="2035" w:type="dxa"/>
            <w:noWrap/>
            <w:hideMark/>
            <w:tcPrChange w:id="4120" w:author="Felix Pascal (felixpas)" w:date="2025-07-01T19:34:00Z">
              <w:tcPr>
                <w:tcW w:w="1040" w:type="dxa"/>
                <w:noWrap/>
                <w:hideMark/>
              </w:tcPr>
            </w:tcPrChange>
          </w:tcPr>
          <w:p w14:paraId="1BE74E1C" w14:textId="77777777" w:rsidR="00C76A19" w:rsidRPr="00C76A19" w:rsidRDefault="00C76A19">
            <w:pPr>
              <w:rPr>
                <w:ins w:id="4121" w:author="Felix Pascal (felixpas)" w:date="2025-07-01T19:16:00Z"/>
                <w:rPrChange w:id="4122" w:author="Felix Pascal (felixpas)" w:date="2025-07-01T19:16:00Z">
                  <w:rPr>
                    <w:ins w:id="4123" w:author="Felix Pascal (felixpas)" w:date="2025-07-01T19:16:00Z"/>
                    <w:rFonts w:ascii="Calibri" w:hAnsi="Calibri" w:cs="Calibri"/>
                    <w:color w:val="000000"/>
                  </w:rPr>
                </w:rPrChange>
              </w:rPr>
            </w:pPr>
            <w:ins w:id="4124" w:author="Felix Pascal (felixpas)" w:date="2025-07-01T19:16:00Z">
              <w:r w:rsidRPr="00C76A19">
                <w:rPr>
                  <w:rPrChange w:id="4125" w:author="Felix Pascal (felixpas)" w:date="2025-07-01T19:16:00Z">
                    <w:rPr>
                      <w:rFonts w:ascii="Calibri" w:hAnsi="Calibri" w:cs="Calibri"/>
                      <w:color w:val="000000"/>
                    </w:rPr>
                  </w:rPrChange>
                </w:rPr>
                <w:t>decreasing</w:t>
              </w:r>
            </w:ins>
          </w:p>
        </w:tc>
        <w:tc>
          <w:tcPr>
            <w:tcW w:w="851" w:type="dxa"/>
            <w:noWrap/>
            <w:hideMark/>
            <w:tcPrChange w:id="4126" w:author="Felix Pascal (felixpas)" w:date="2025-07-01T19:34:00Z">
              <w:tcPr>
                <w:tcW w:w="1846" w:type="dxa"/>
                <w:gridSpan w:val="2"/>
                <w:noWrap/>
                <w:hideMark/>
              </w:tcPr>
            </w:tcPrChange>
          </w:tcPr>
          <w:p w14:paraId="13AC5C3F" w14:textId="77777777" w:rsidR="00C76A19" w:rsidRPr="00C76A19" w:rsidRDefault="00C76A19" w:rsidP="00C76A19">
            <w:pPr>
              <w:rPr>
                <w:ins w:id="4127" w:author="Felix Pascal (felixpas)" w:date="2025-07-01T19:16:00Z"/>
                <w:rPrChange w:id="4128" w:author="Felix Pascal (felixpas)" w:date="2025-07-01T19:16:00Z">
                  <w:rPr>
                    <w:ins w:id="4129" w:author="Felix Pascal (felixpas)" w:date="2025-07-01T19:16:00Z"/>
                    <w:rFonts w:ascii="Calibri" w:hAnsi="Calibri" w:cs="Calibri"/>
                    <w:color w:val="000000"/>
                  </w:rPr>
                </w:rPrChange>
              </w:rPr>
              <w:pPrChange w:id="4130" w:author="Felix Pascal (felixpas)" w:date="2025-07-01T19:16:00Z">
                <w:pPr>
                  <w:jc w:val="right"/>
                </w:pPr>
              </w:pPrChange>
            </w:pPr>
            <w:ins w:id="4131" w:author="Felix Pascal (felixpas)" w:date="2025-07-01T19:16:00Z">
              <w:r w:rsidRPr="00C76A19">
                <w:rPr>
                  <w:rPrChange w:id="4132" w:author="Felix Pascal (felixpas)" w:date="2025-07-01T19:16:00Z">
                    <w:rPr>
                      <w:rFonts w:ascii="Calibri" w:hAnsi="Calibri" w:cs="Calibri"/>
                      <w:color w:val="000000"/>
                    </w:rPr>
                  </w:rPrChange>
                </w:rPr>
                <w:t>975</w:t>
              </w:r>
            </w:ins>
          </w:p>
        </w:tc>
      </w:tr>
    </w:tbl>
    <w:p w14:paraId="4D7C9FFF" w14:textId="2117D9E2" w:rsidR="00C76A19" w:rsidRDefault="00C76A19" w:rsidP="003A7FD4">
      <w:pPr>
        <w:rPr>
          <w:ins w:id="4133" w:author="Felix Pascal (felixpas)" w:date="2025-07-01T19:19:00Z"/>
        </w:rPr>
      </w:pPr>
      <w:ins w:id="4134" w:author="Felix Pascal (felixpas)" w:date="2025-07-01T19:16:00Z">
        <w:r>
          <w:fldChar w:fldCharType="end"/>
        </w:r>
      </w:ins>
    </w:p>
    <w:p w14:paraId="2B0E677A" w14:textId="77777777" w:rsidR="00C76A19" w:rsidRDefault="00C76A19">
      <w:pPr>
        <w:rPr>
          <w:ins w:id="4135" w:author="Felix Pascal (felixpas)" w:date="2025-07-01T19:19:00Z"/>
        </w:rPr>
      </w:pPr>
      <w:ins w:id="4136" w:author="Felix Pascal (felixpas)" w:date="2025-07-01T19:19:00Z">
        <w:r>
          <w:br w:type="page"/>
        </w:r>
      </w:ins>
    </w:p>
    <w:p w14:paraId="08618C65" w14:textId="77777777" w:rsidR="00ED56F5" w:rsidRDefault="00D247C6" w:rsidP="00ED56F5">
      <w:pPr>
        <w:pStyle w:val="berschrift2"/>
        <w:rPr>
          <w:ins w:id="4137" w:author="Felix Pascal (felixpas)" w:date="2025-07-01T21:54:00Z"/>
        </w:rPr>
        <w:pPrChange w:id="4138" w:author="Felix Pascal (felixpas)" w:date="2025-07-01T21:54:00Z">
          <w:pPr/>
        </w:pPrChange>
      </w:pPr>
      <w:bookmarkStart w:id="4139" w:name="_Ref202299398"/>
      <w:ins w:id="4140" w:author="Felix Pascal (felixpas)" w:date="2025-07-01T19:34:00Z">
        <w:r>
          <w:lastRenderedPageBreak/>
          <w:t>Appendix</w:t>
        </w:r>
      </w:ins>
      <w:ins w:id="4141" w:author="Felix Pascal (felixpas)" w:date="2025-07-01T21:54:00Z">
        <w:r w:rsidR="00ED56F5">
          <w:t xml:space="preserve"> 7: Increasing Species from 2001 to 2023</w:t>
        </w:r>
        <w:bookmarkEnd w:id="4139"/>
      </w:ins>
    </w:p>
    <w:p w14:paraId="19F92B1D" w14:textId="47905D8C" w:rsidR="00C76A19" w:rsidRPr="00ED56F5" w:rsidRDefault="00C76A19" w:rsidP="003A7FD4">
      <w:pPr>
        <w:rPr>
          <w:rPrChange w:id="4142" w:author="Felix Pascal (felixpas)" w:date="2025-07-01T21:54:00Z">
            <w:rPr>
              <w:lang w:val="de-CH"/>
            </w:rPr>
          </w:rPrChange>
        </w:rPr>
      </w:pPr>
      <w:ins w:id="4143" w:author="Felix Pascal (felixpas)" w:date="2025-07-01T19:19:00Z">
        <w:r>
          <w:fldChar w:fldCharType="begin"/>
        </w:r>
        <w:r>
          <w:instrText xml:space="preserve"> LINK Excel.Sheet.12 "Mappe1" "appendix_species_winners!Z1S1:Z140S5" \a \f 5 \h </w:instrText>
        </w:r>
      </w:ins>
      <w:r>
        <w:instrText xml:space="preserve"> \* MERGEFORMAT </w:instrText>
      </w:r>
      <w:ins w:id="4144" w:author="Felix Pascal (felixpas)" w:date="2025-07-01T19:19:00Z">
        <w:r>
          <w:fldChar w:fldCharType="separate"/>
        </w:r>
      </w:ins>
    </w:p>
    <w:tbl>
      <w:tblPr>
        <w:tblStyle w:val="Tabellenraster"/>
        <w:tblW w:w="8926" w:type="dxa"/>
        <w:tblLook w:val="04A0" w:firstRow="1" w:lastRow="0" w:firstColumn="1" w:lastColumn="0" w:noHBand="0" w:noVBand="1"/>
        <w:tblPrChange w:id="4145" w:author="Felix Pascal (felixpas)" w:date="2025-07-01T19:33:00Z">
          <w:tblPr>
            <w:tblStyle w:val="Tabellenraster"/>
            <w:tblW w:w="8600" w:type="dxa"/>
            <w:tblLook w:val="04A0" w:firstRow="1" w:lastRow="0" w:firstColumn="1" w:lastColumn="0" w:noHBand="0" w:noVBand="1"/>
          </w:tblPr>
        </w:tblPrChange>
      </w:tblPr>
      <w:tblGrid>
        <w:gridCol w:w="3256"/>
        <w:gridCol w:w="1808"/>
        <w:gridCol w:w="1696"/>
        <w:gridCol w:w="1418"/>
        <w:gridCol w:w="850"/>
        <w:tblGridChange w:id="4146">
          <w:tblGrid>
            <w:gridCol w:w="2940"/>
            <w:gridCol w:w="2480"/>
            <w:gridCol w:w="1387"/>
            <w:gridCol w:w="980"/>
            <w:gridCol w:w="900"/>
            <w:gridCol w:w="380"/>
          </w:tblGrid>
        </w:tblGridChange>
      </w:tblGrid>
      <w:tr w:rsidR="00C76A19" w:rsidRPr="00C76A19" w14:paraId="05838A39" w14:textId="77777777" w:rsidTr="00D247C6">
        <w:trPr>
          <w:trHeight w:val="288"/>
          <w:ins w:id="4147" w:author="Felix Pascal (felixpas)" w:date="2025-07-01T19:19:00Z"/>
          <w:trPrChange w:id="4148" w:author="Felix Pascal (felixpas)" w:date="2025-07-01T19:33:00Z">
            <w:trPr>
              <w:gridAfter w:val="0"/>
              <w:trHeight w:val="288"/>
            </w:trPr>
          </w:trPrChange>
        </w:trPr>
        <w:tc>
          <w:tcPr>
            <w:tcW w:w="3256" w:type="dxa"/>
            <w:noWrap/>
            <w:hideMark/>
            <w:tcPrChange w:id="4149" w:author="Felix Pascal (felixpas)" w:date="2025-07-01T19:33:00Z">
              <w:tcPr>
                <w:tcW w:w="2940" w:type="dxa"/>
                <w:noWrap/>
                <w:hideMark/>
              </w:tcPr>
            </w:tcPrChange>
          </w:tcPr>
          <w:p w14:paraId="0CB9D03E" w14:textId="39DACD0C" w:rsidR="00C76A19" w:rsidRPr="00C76A19" w:rsidRDefault="00C76A19">
            <w:pPr>
              <w:rPr>
                <w:ins w:id="4150" w:author="Felix Pascal (felixpas)" w:date="2025-07-01T19:19:00Z"/>
                <w:b/>
                <w:bCs/>
                <w:rPrChange w:id="4151" w:author="Felix Pascal (felixpas)" w:date="2025-07-01T19:19:00Z">
                  <w:rPr>
                    <w:ins w:id="4152" w:author="Felix Pascal (felixpas)" w:date="2025-07-01T19:19:00Z"/>
                    <w:rFonts w:ascii="Calibri" w:hAnsi="Calibri" w:cs="Calibri"/>
                    <w:b/>
                    <w:bCs/>
                    <w:color w:val="FFFFFF"/>
                  </w:rPr>
                </w:rPrChange>
              </w:rPr>
            </w:pPr>
            <w:ins w:id="4153" w:author="Felix Pascal (felixpas)" w:date="2025-07-01T19:19:00Z">
              <w:r w:rsidRPr="00C76A19">
                <w:rPr>
                  <w:b/>
                  <w:bCs/>
                  <w:rPrChange w:id="4154" w:author="Felix Pascal (felixpas)" w:date="2025-07-01T19:19:00Z">
                    <w:rPr>
                      <w:rFonts w:ascii="Calibri" w:hAnsi="Calibri" w:cs="Calibri"/>
                      <w:b/>
                      <w:bCs/>
                      <w:color w:val="FFFFFF"/>
                    </w:rPr>
                  </w:rPrChange>
                </w:rPr>
                <w:t>species</w:t>
              </w:r>
            </w:ins>
          </w:p>
        </w:tc>
        <w:tc>
          <w:tcPr>
            <w:tcW w:w="1706" w:type="dxa"/>
            <w:noWrap/>
            <w:hideMark/>
            <w:tcPrChange w:id="4155" w:author="Felix Pascal (felixpas)" w:date="2025-07-01T19:33:00Z">
              <w:tcPr>
                <w:tcW w:w="2480" w:type="dxa"/>
                <w:noWrap/>
                <w:hideMark/>
              </w:tcPr>
            </w:tcPrChange>
          </w:tcPr>
          <w:p w14:paraId="4F7693FE" w14:textId="0F9EF9CD" w:rsidR="00C76A19" w:rsidRPr="00C76A19" w:rsidRDefault="00C76A19">
            <w:pPr>
              <w:rPr>
                <w:ins w:id="4156" w:author="Felix Pascal (felixpas)" w:date="2025-07-01T19:19:00Z"/>
                <w:b/>
                <w:bCs/>
                <w:rPrChange w:id="4157" w:author="Felix Pascal (felixpas)" w:date="2025-07-01T19:19:00Z">
                  <w:rPr>
                    <w:ins w:id="4158" w:author="Felix Pascal (felixpas)" w:date="2025-07-01T19:19:00Z"/>
                    <w:rFonts w:ascii="Calibri" w:hAnsi="Calibri" w:cs="Calibri"/>
                    <w:b/>
                    <w:bCs/>
                    <w:color w:val="FFFFFF"/>
                  </w:rPr>
                </w:rPrChange>
              </w:rPr>
            </w:pPr>
            <w:proofErr w:type="spellStart"/>
            <w:ins w:id="4159" w:author="Felix Pascal (felixpas)" w:date="2025-07-01T19:19:00Z">
              <w:r w:rsidRPr="00C76A19">
                <w:rPr>
                  <w:b/>
                  <w:bCs/>
                  <w:rPrChange w:id="4160" w:author="Felix Pascal (felixpas)" w:date="2025-07-01T19:19:00Z">
                    <w:rPr>
                      <w:rFonts w:ascii="Calibri" w:hAnsi="Calibri" w:cs="Calibri"/>
                      <w:b/>
                      <w:bCs/>
                      <w:color w:val="FFFFFF"/>
                    </w:rPr>
                  </w:rPrChange>
                </w:rPr>
                <w:t>yearly_change</w:t>
              </w:r>
              <w:proofErr w:type="spellEnd"/>
              <w:r w:rsidRPr="00C76A19">
                <w:rPr>
                  <w:b/>
                  <w:bCs/>
                  <w:rPrChange w:id="4161" w:author="Felix Pascal (felixpas)" w:date="2025-07-01T19:19:00Z">
                    <w:rPr>
                      <w:rFonts w:ascii="Calibri" w:hAnsi="Calibri" w:cs="Calibri"/>
                      <w:b/>
                      <w:bCs/>
                      <w:color w:val="FFFFFF"/>
                    </w:rPr>
                  </w:rPrChange>
                </w:rPr>
                <w:t>_</w:t>
              </w:r>
            </w:ins>
            <w:ins w:id="4162" w:author="Felix Pascal (felixpas)" w:date="2025-07-01T19:33:00Z">
              <w:r w:rsidR="00D247C6">
                <w:rPr>
                  <w:b/>
                  <w:bCs/>
                </w:rPr>
                <w:t>%</w:t>
              </w:r>
            </w:ins>
          </w:p>
        </w:tc>
        <w:tc>
          <w:tcPr>
            <w:tcW w:w="1696" w:type="dxa"/>
            <w:noWrap/>
            <w:hideMark/>
            <w:tcPrChange w:id="4163" w:author="Felix Pascal (felixpas)" w:date="2025-07-01T19:33:00Z">
              <w:tcPr>
                <w:tcW w:w="1300" w:type="dxa"/>
                <w:noWrap/>
                <w:hideMark/>
              </w:tcPr>
            </w:tcPrChange>
          </w:tcPr>
          <w:p w14:paraId="13185D54" w14:textId="77777777" w:rsidR="00C76A19" w:rsidRPr="00C76A19" w:rsidRDefault="00C76A19">
            <w:pPr>
              <w:rPr>
                <w:ins w:id="4164" w:author="Felix Pascal (felixpas)" w:date="2025-07-01T19:19:00Z"/>
                <w:b/>
                <w:bCs/>
                <w:rPrChange w:id="4165" w:author="Felix Pascal (felixpas)" w:date="2025-07-01T19:19:00Z">
                  <w:rPr>
                    <w:ins w:id="4166" w:author="Felix Pascal (felixpas)" w:date="2025-07-01T19:19:00Z"/>
                    <w:rFonts w:ascii="Calibri" w:hAnsi="Calibri" w:cs="Calibri"/>
                    <w:b/>
                    <w:bCs/>
                    <w:color w:val="FFFFFF"/>
                  </w:rPr>
                </w:rPrChange>
              </w:rPr>
            </w:pPr>
            <w:proofErr w:type="spellStart"/>
            <w:ins w:id="4167" w:author="Felix Pascal (felixpas)" w:date="2025-07-01T19:19:00Z">
              <w:r w:rsidRPr="00C76A19">
                <w:rPr>
                  <w:b/>
                  <w:bCs/>
                  <w:rPrChange w:id="4168" w:author="Felix Pascal (felixpas)" w:date="2025-07-01T19:19:00Z">
                    <w:rPr>
                      <w:rFonts w:ascii="Calibri" w:hAnsi="Calibri" w:cs="Calibri"/>
                      <w:b/>
                      <w:bCs/>
                      <w:color w:val="FFFFFF"/>
                    </w:rPr>
                  </w:rPrChange>
                </w:rPr>
                <w:t>p_value</w:t>
              </w:r>
              <w:proofErr w:type="spellEnd"/>
            </w:ins>
          </w:p>
        </w:tc>
        <w:tc>
          <w:tcPr>
            <w:tcW w:w="1418" w:type="dxa"/>
            <w:noWrap/>
            <w:hideMark/>
            <w:tcPrChange w:id="4169" w:author="Felix Pascal (felixpas)" w:date="2025-07-01T19:33:00Z">
              <w:tcPr>
                <w:tcW w:w="980" w:type="dxa"/>
                <w:noWrap/>
                <w:hideMark/>
              </w:tcPr>
            </w:tcPrChange>
          </w:tcPr>
          <w:p w14:paraId="28C12221" w14:textId="77777777" w:rsidR="00C76A19" w:rsidRPr="00C76A19" w:rsidRDefault="00C76A19">
            <w:pPr>
              <w:rPr>
                <w:ins w:id="4170" w:author="Felix Pascal (felixpas)" w:date="2025-07-01T19:19:00Z"/>
                <w:b/>
                <w:bCs/>
                <w:rPrChange w:id="4171" w:author="Felix Pascal (felixpas)" w:date="2025-07-01T19:19:00Z">
                  <w:rPr>
                    <w:ins w:id="4172" w:author="Felix Pascal (felixpas)" w:date="2025-07-01T19:19:00Z"/>
                    <w:rFonts w:ascii="Calibri" w:hAnsi="Calibri" w:cs="Calibri"/>
                    <w:b/>
                    <w:bCs/>
                    <w:color w:val="FFFFFF"/>
                  </w:rPr>
                </w:rPrChange>
              </w:rPr>
            </w:pPr>
            <w:ins w:id="4173" w:author="Felix Pascal (felixpas)" w:date="2025-07-01T19:19:00Z">
              <w:r w:rsidRPr="00C76A19">
                <w:rPr>
                  <w:b/>
                  <w:bCs/>
                  <w:rPrChange w:id="4174" w:author="Felix Pascal (felixpas)" w:date="2025-07-01T19:19:00Z">
                    <w:rPr>
                      <w:rFonts w:ascii="Calibri" w:hAnsi="Calibri" w:cs="Calibri"/>
                      <w:b/>
                      <w:bCs/>
                      <w:color w:val="FFFFFF"/>
                    </w:rPr>
                  </w:rPrChange>
                </w:rPr>
                <w:t>trend</w:t>
              </w:r>
            </w:ins>
          </w:p>
        </w:tc>
        <w:tc>
          <w:tcPr>
            <w:tcW w:w="850" w:type="dxa"/>
            <w:noWrap/>
            <w:hideMark/>
            <w:tcPrChange w:id="4175" w:author="Felix Pascal (felixpas)" w:date="2025-07-01T19:33:00Z">
              <w:tcPr>
                <w:tcW w:w="900" w:type="dxa"/>
                <w:noWrap/>
                <w:hideMark/>
              </w:tcPr>
            </w:tcPrChange>
          </w:tcPr>
          <w:p w14:paraId="144711D3" w14:textId="77777777" w:rsidR="00C76A19" w:rsidRPr="00C76A19" w:rsidRDefault="00C76A19">
            <w:pPr>
              <w:rPr>
                <w:ins w:id="4176" w:author="Felix Pascal (felixpas)" w:date="2025-07-01T19:19:00Z"/>
                <w:b/>
                <w:bCs/>
                <w:rPrChange w:id="4177" w:author="Felix Pascal (felixpas)" w:date="2025-07-01T19:19:00Z">
                  <w:rPr>
                    <w:ins w:id="4178" w:author="Felix Pascal (felixpas)" w:date="2025-07-01T19:19:00Z"/>
                    <w:rFonts w:ascii="Calibri" w:hAnsi="Calibri" w:cs="Calibri"/>
                    <w:b/>
                    <w:bCs/>
                    <w:color w:val="FFFFFF"/>
                  </w:rPr>
                </w:rPrChange>
              </w:rPr>
            </w:pPr>
            <w:proofErr w:type="spellStart"/>
            <w:ins w:id="4179" w:author="Felix Pascal (felixpas)" w:date="2025-07-01T19:19:00Z">
              <w:r w:rsidRPr="00C76A19">
                <w:rPr>
                  <w:b/>
                  <w:bCs/>
                  <w:rPrChange w:id="4180" w:author="Felix Pascal (felixpas)" w:date="2025-07-01T19:19:00Z">
                    <w:rPr>
                      <w:rFonts w:ascii="Calibri" w:hAnsi="Calibri" w:cs="Calibri"/>
                      <w:b/>
                      <w:bCs/>
                      <w:color w:val="FFFFFF"/>
                    </w:rPr>
                  </w:rPrChange>
                </w:rPr>
                <w:t>n_obs</w:t>
              </w:r>
              <w:proofErr w:type="spellEnd"/>
            </w:ins>
          </w:p>
        </w:tc>
      </w:tr>
      <w:tr w:rsidR="00C76A19" w:rsidRPr="00C76A19" w14:paraId="0D195955" w14:textId="77777777" w:rsidTr="00D247C6">
        <w:trPr>
          <w:trHeight w:val="288"/>
          <w:ins w:id="4181" w:author="Felix Pascal (felixpas)" w:date="2025-07-01T19:19:00Z"/>
          <w:trPrChange w:id="4182" w:author="Felix Pascal (felixpas)" w:date="2025-07-01T19:33:00Z">
            <w:trPr>
              <w:gridAfter w:val="0"/>
              <w:trHeight w:val="288"/>
            </w:trPr>
          </w:trPrChange>
        </w:trPr>
        <w:tc>
          <w:tcPr>
            <w:tcW w:w="3256" w:type="dxa"/>
            <w:noWrap/>
            <w:hideMark/>
            <w:tcPrChange w:id="4183" w:author="Felix Pascal (felixpas)" w:date="2025-07-01T19:33:00Z">
              <w:tcPr>
                <w:tcW w:w="2940" w:type="dxa"/>
                <w:noWrap/>
                <w:hideMark/>
              </w:tcPr>
            </w:tcPrChange>
          </w:tcPr>
          <w:p w14:paraId="225A5386" w14:textId="77777777" w:rsidR="00C76A19" w:rsidRPr="00C76A19" w:rsidRDefault="00C76A19">
            <w:pPr>
              <w:rPr>
                <w:ins w:id="4184" w:author="Felix Pascal (felixpas)" w:date="2025-07-01T19:19:00Z"/>
                <w:rPrChange w:id="4185" w:author="Felix Pascal (felixpas)" w:date="2025-07-01T19:19:00Z">
                  <w:rPr>
                    <w:ins w:id="4186" w:author="Felix Pascal (felixpas)" w:date="2025-07-01T19:19:00Z"/>
                    <w:rFonts w:ascii="Calibri" w:hAnsi="Calibri" w:cs="Calibri"/>
                    <w:color w:val="000000"/>
                  </w:rPr>
                </w:rPrChange>
              </w:rPr>
            </w:pPr>
            <w:ins w:id="4187" w:author="Felix Pascal (felixpas)" w:date="2025-07-01T19:19:00Z">
              <w:r w:rsidRPr="00C76A19">
                <w:rPr>
                  <w:rPrChange w:id="4188" w:author="Felix Pascal (felixpas)" w:date="2025-07-01T19:19:00Z">
                    <w:rPr>
                      <w:rFonts w:ascii="Calibri" w:hAnsi="Calibri" w:cs="Calibri"/>
                      <w:color w:val="000000"/>
                    </w:rPr>
                  </w:rPrChange>
                </w:rPr>
                <w:t>Asplenium adiantum-nigrum</w:t>
              </w:r>
            </w:ins>
          </w:p>
        </w:tc>
        <w:tc>
          <w:tcPr>
            <w:tcW w:w="1706" w:type="dxa"/>
            <w:noWrap/>
            <w:hideMark/>
            <w:tcPrChange w:id="4189" w:author="Felix Pascal (felixpas)" w:date="2025-07-01T19:33:00Z">
              <w:tcPr>
                <w:tcW w:w="2480" w:type="dxa"/>
                <w:noWrap/>
                <w:hideMark/>
              </w:tcPr>
            </w:tcPrChange>
          </w:tcPr>
          <w:p w14:paraId="7E42F299" w14:textId="77777777" w:rsidR="00C76A19" w:rsidRPr="00C76A19" w:rsidRDefault="00C76A19" w:rsidP="00C76A19">
            <w:pPr>
              <w:rPr>
                <w:ins w:id="4190" w:author="Felix Pascal (felixpas)" w:date="2025-07-01T19:19:00Z"/>
                <w:rPrChange w:id="4191" w:author="Felix Pascal (felixpas)" w:date="2025-07-01T19:19:00Z">
                  <w:rPr>
                    <w:ins w:id="4192" w:author="Felix Pascal (felixpas)" w:date="2025-07-01T19:19:00Z"/>
                    <w:rFonts w:ascii="Calibri" w:hAnsi="Calibri" w:cs="Calibri"/>
                    <w:color w:val="000000"/>
                  </w:rPr>
                </w:rPrChange>
              </w:rPr>
              <w:pPrChange w:id="4193" w:author="Felix Pascal (felixpas)" w:date="2025-07-01T19:19:00Z">
                <w:pPr>
                  <w:jc w:val="right"/>
                </w:pPr>
              </w:pPrChange>
            </w:pPr>
            <w:ins w:id="4194" w:author="Felix Pascal (felixpas)" w:date="2025-07-01T19:19:00Z">
              <w:r w:rsidRPr="00C76A19">
                <w:rPr>
                  <w:rPrChange w:id="4195" w:author="Felix Pascal (felixpas)" w:date="2025-07-01T19:19:00Z">
                    <w:rPr>
                      <w:rFonts w:ascii="Calibri" w:hAnsi="Calibri" w:cs="Calibri"/>
                      <w:color w:val="000000"/>
                    </w:rPr>
                  </w:rPrChange>
                </w:rPr>
                <w:t>3553.392803</w:t>
              </w:r>
            </w:ins>
          </w:p>
        </w:tc>
        <w:tc>
          <w:tcPr>
            <w:tcW w:w="1696" w:type="dxa"/>
            <w:noWrap/>
            <w:hideMark/>
            <w:tcPrChange w:id="4196" w:author="Felix Pascal (felixpas)" w:date="2025-07-01T19:33:00Z">
              <w:tcPr>
                <w:tcW w:w="1300" w:type="dxa"/>
                <w:noWrap/>
                <w:hideMark/>
              </w:tcPr>
            </w:tcPrChange>
          </w:tcPr>
          <w:p w14:paraId="6961DD40" w14:textId="77777777" w:rsidR="00C76A19" w:rsidRPr="00C76A19" w:rsidRDefault="00C76A19" w:rsidP="00C76A19">
            <w:pPr>
              <w:rPr>
                <w:ins w:id="4197" w:author="Felix Pascal (felixpas)" w:date="2025-07-01T19:19:00Z"/>
                <w:rPrChange w:id="4198" w:author="Felix Pascal (felixpas)" w:date="2025-07-01T19:19:00Z">
                  <w:rPr>
                    <w:ins w:id="4199" w:author="Felix Pascal (felixpas)" w:date="2025-07-01T19:19:00Z"/>
                    <w:rFonts w:ascii="Calibri" w:hAnsi="Calibri" w:cs="Calibri"/>
                    <w:color w:val="000000"/>
                  </w:rPr>
                </w:rPrChange>
              </w:rPr>
              <w:pPrChange w:id="4200" w:author="Felix Pascal (felixpas)" w:date="2025-07-01T19:19:00Z">
                <w:pPr>
                  <w:jc w:val="right"/>
                </w:pPr>
              </w:pPrChange>
            </w:pPr>
            <w:ins w:id="4201" w:author="Felix Pascal (felixpas)" w:date="2025-07-01T19:19:00Z">
              <w:r w:rsidRPr="00C76A19">
                <w:rPr>
                  <w:rPrChange w:id="4202" w:author="Felix Pascal (felixpas)" w:date="2025-07-01T19:19:00Z">
                    <w:rPr>
                      <w:rFonts w:ascii="Calibri" w:hAnsi="Calibri" w:cs="Calibri"/>
                      <w:color w:val="000000"/>
                    </w:rPr>
                  </w:rPrChange>
                </w:rPr>
                <w:t>0.007735669</w:t>
              </w:r>
            </w:ins>
          </w:p>
        </w:tc>
        <w:tc>
          <w:tcPr>
            <w:tcW w:w="1418" w:type="dxa"/>
            <w:noWrap/>
            <w:hideMark/>
            <w:tcPrChange w:id="4203" w:author="Felix Pascal (felixpas)" w:date="2025-07-01T19:33:00Z">
              <w:tcPr>
                <w:tcW w:w="980" w:type="dxa"/>
                <w:noWrap/>
                <w:hideMark/>
              </w:tcPr>
            </w:tcPrChange>
          </w:tcPr>
          <w:p w14:paraId="6A71E240" w14:textId="77777777" w:rsidR="00C76A19" w:rsidRPr="00C76A19" w:rsidRDefault="00C76A19">
            <w:pPr>
              <w:rPr>
                <w:ins w:id="4204" w:author="Felix Pascal (felixpas)" w:date="2025-07-01T19:19:00Z"/>
                <w:rPrChange w:id="4205" w:author="Felix Pascal (felixpas)" w:date="2025-07-01T19:19:00Z">
                  <w:rPr>
                    <w:ins w:id="4206" w:author="Felix Pascal (felixpas)" w:date="2025-07-01T19:19:00Z"/>
                    <w:rFonts w:ascii="Calibri" w:hAnsi="Calibri" w:cs="Calibri"/>
                    <w:color w:val="000000"/>
                  </w:rPr>
                </w:rPrChange>
              </w:rPr>
            </w:pPr>
            <w:ins w:id="4207" w:author="Felix Pascal (felixpas)" w:date="2025-07-01T19:19:00Z">
              <w:r w:rsidRPr="00C76A19">
                <w:rPr>
                  <w:rPrChange w:id="4208" w:author="Felix Pascal (felixpas)" w:date="2025-07-01T19:19:00Z">
                    <w:rPr>
                      <w:rFonts w:ascii="Calibri" w:hAnsi="Calibri" w:cs="Calibri"/>
                      <w:color w:val="000000"/>
                    </w:rPr>
                  </w:rPrChange>
                </w:rPr>
                <w:t>increasing</w:t>
              </w:r>
            </w:ins>
          </w:p>
        </w:tc>
        <w:tc>
          <w:tcPr>
            <w:tcW w:w="850" w:type="dxa"/>
            <w:noWrap/>
            <w:hideMark/>
            <w:tcPrChange w:id="4209" w:author="Felix Pascal (felixpas)" w:date="2025-07-01T19:33:00Z">
              <w:tcPr>
                <w:tcW w:w="900" w:type="dxa"/>
                <w:noWrap/>
                <w:hideMark/>
              </w:tcPr>
            </w:tcPrChange>
          </w:tcPr>
          <w:p w14:paraId="2E0190B6" w14:textId="77777777" w:rsidR="00C76A19" w:rsidRPr="00C76A19" w:rsidRDefault="00C76A19" w:rsidP="00C76A19">
            <w:pPr>
              <w:rPr>
                <w:ins w:id="4210" w:author="Felix Pascal (felixpas)" w:date="2025-07-01T19:19:00Z"/>
                <w:rPrChange w:id="4211" w:author="Felix Pascal (felixpas)" w:date="2025-07-01T19:19:00Z">
                  <w:rPr>
                    <w:ins w:id="4212" w:author="Felix Pascal (felixpas)" w:date="2025-07-01T19:19:00Z"/>
                    <w:rFonts w:ascii="Calibri" w:hAnsi="Calibri" w:cs="Calibri"/>
                    <w:color w:val="000000"/>
                  </w:rPr>
                </w:rPrChange>
              </w:rPr>
              <w:pPrChange w:id="4213" w:author="Felix Pascal (felixpas)" w:date="2025-07-01T19:19:00Z">
                <w:pPr>
                  <w:jc w:val="right"/>
                </w:pPr>
              </w:pPrChange>
            </w:pPr>
            <w:ins w:id="4214" w:author="Felix Pascal (felixpas)" w:date="2025-07-01T19:19:00Z">
              <w:r w:rsidRPr="00C76A19">
                <w:rPr>
                  <w:rPrChange w:id="4215" w:author="Felix Pascal (felixpas)" w:date="2025-07-01T19:19:00Z">
                    <w:rPr>
                      <w:rFonts w:ascii="Calibri" w:hAnsi="Calibri" w:cs="Calibri"/>
                      <w:color w:val="000000"/>
                    </w:rPr>
                  </w:rPrChange>
                </w:rPr>
                <w:t>16</w:t>
              </w:r>
            </w:ins>
          </w:p>
        </w:tc>
      </w:tr>
      <w:tr w:rsidR="00D247C6" w:rsidRPr="00D247C6" w14:paraId="319AC2EC" w14:textId="77777777" w:rsidTr="00D247C6">
        <w:tblPrEx>
          <w:tblPrExChange w:id="4216" w:author="Felix Pascal (felixpas)" w:date="2025-07-01T19:33:00Z">
            <w:tblPrEx>
              <w:tblW w:w="9067" w:type="dxa"/>
            </w:tblPrEx>
          </w:tblPrExChange>
        </w:tblPrEx>
        <w:trPr>
          <w:trHeight w:val="288"/>
          <w:ins w:id="4217" w:author="Felix Pascal (felixpas)" w:date="2025-07-01T19:19:00Z"/>
          <w:trPrChange w:id="4218" w:author="Felix Pascal (felixpas)" w:date="2025-07-01T19:33:00Z">
            <w:trPr>
              <w:trHeight w:val="288"/>
            </w:trPr>
          </w:trPrChange>
        </w:trPr>
        <w:tc>
          <w:tcPr>
            <w:tcW w:w="3256" w:type="dxa"/>
            <w:noWrap/>
            <w:hideMark/>
            <w:tcPrChange w:id="4219" w:author="Felix Pascal (felixpas)" w:date="2025-07-01T19:33:00Z">
              <w:tcPr>
                <w:tcW w:w="2940" w:type="dxa"/>
                <w:noWrap/>
                <w:hideMark/>
              </w:tcPr>
            </w:tcPrChange>
          </w:tcPr>
          <w:p w14:paraId="2084C2BC" w14:textId="77777777" w:rsidR="00C76A19" w:rsidRPr="00C76A19" w:rsidRDefault="00C76A19">
            <w:pPr>
              <w:rPr>
                <w:ins w:id="4220" w:author="Felix Pascal (felixpas)" w:date="2025-07-01T19:19:00Z"/>
                <w:rPrChange w:id="4221" w:author="Felix Pascal (felixpas)" w:date="2025-07-01T19:19:00Z">
                  <w:rPr>
                    <w:ins w:id="4222" w:author="Felix Pascal (felixpas)" w:date="2025-07-01T19:19:00Z"/>
                    <w:rFonts w:ascii="Calibri" w:hAnsi="Calibri" w:cs="Calibri"/>
                    <w:color w:val="000000"/>
                  </w:rPr>
                </w:rPrChange>
              </w:rPr>
            </w:pPr>
            <w:ins w:id="4223" w:author="Felix Pascal (felixpas)" w:date="2025-07-01T19:19:00Z">
              <w:r w:rsidRPr="00C76A19">
                <w:rPr>
                  <w:rPrChange w:id="4224" w:author="Felix Pascal (felixpas)" w:date="2025-07-01T19:19:00Z">
                    <w:rPr>
                      <w:rFonts w:ascii="Calibri" w:hAnsi="Calibri" w:cs="Calibri"/>
                      <w:color w:val="000000"/>
                    </w:rPr>
                  </w:rPrChange>
                </w:rPr>
                <w:t xml:space="preserve">Bupleurum </w:t>
              </w:r>
              <w:proofErr w:type="spellStart"/>
              <w:r w:rsidRPr="00C76A19">
                <w:rPr>
                  <w:rPrChange w:id="4225" w:author="Felix Pascal (felixpas)" w:date="2025-07-01T19:19:00Z">
                    <w:rPr>
                      <w:rFonts w:ascii="Calibri" w:hAnsi="Calibri" w:cs="Calibri"/>
                      <w:color w:val="000000"/>
                    </w:rPr>
                  </w:rPrChange>
                </w:rPr>
                <w:t>stellatum</w:t>
              </w:r>
              <w:proofErr w:type="spellEnd"/>
            </w:ins>
          </w:p>
        </w:tc>
        <w:tc>
          <w:tcPr>
            <w:tcW w:w="1706" w:type="dxa"/>
            <w:noWrap/>
            <w:hideMark/>
            <w:tcPrChange w:id="4226" w:author="Felix Pascal (felixpas)" w:date="2025-07-01T19:33:00Z">
              <w:tcPr>
                <w:tcW w:w="2480" w:type="dxa"/>
                <w:noWrap/>
                <w:hideMark/>
              </w:tcPr>
            </w:tcPrChange>
          </w:tcPr>
          <w:p w14:paraId="202F6A42" w14:textId="77777777" w:rsidR="00C76A19" w:rsidRPr="00C76A19" w:rsidRDefault="00C76A19" w:rsidP="00C76A19">
            <w:pPr>
              <w:rPr>
                <w:ins w:id="4227" w:author="Felix Pascal (felixpas)" w:date="2025-07-01T19:19:00Z"/>
                <w:rPrChange w:id="4228" w:author="Felix Pascal (felixpas)" w:date="2025-07-01T19:19:00Z">
                  <w:rPr>
                    <w:ins w:id="4229" w:author="Felix Pascal (felixpas)" w:date="2025-07-01T19:19:00Z"/>
                    <w:rFonts w:ascii="Calibri" w:hAnsi="Calibri" w:cs="Calibri"/>
                    <w:color w:val="000000"/>
                  </w:rPr>
                </w:rPrChange>
              </w:rPr>
              <w:pPrChange w:id="4230" w:author="Felix Pascal (felixpas)" w:date="2025-07-01T19:19:00Z">
                <w:pPr>
                  <w:jc w:val="right"/>
                </w:pPr>
              </w:pPrChange>
            </w:pPr>
            <w:ins w:id="4231" w:author="Felix Pascal (felixpas)" w:date="2025-07-01T19:19:00Z">
              <w:r w:rsidRPr="00C76A19">
                <w:rPr>
                  <w:rPrChange w:id="4232" w:author="Felix Pascal (felixpas)" w:date="2025-07-01T19:19:00Z">
                    <w:rPr>
                      <w:rFonts w:ascii="Calibri" w:hAnsi="Calibri" w:cs="Calibri"/>
                      <w:color w:val="000000"/>
                    </w:rPr>
                  </w:rPrChange>
                </w:rPr>
                <w:t>2724.563167</w:t>
              </w:r>
            </w:ins>
          </w:p>
        </w:tc>
        <w:tc>
          <w:tcPr>
            <w:tcW w:w="1696" w:type="dxa"/>
            <w:noWrap/>
            <w:hideMark/>
            <w:tcPrChange w:id="4233" w:author="Felix Pascal (felixpas)" w:date="2025-07-01T19:33:00Z">
              <w:tcPr>
                <w:tcW w:w="1387" w:type="dxa"/>
                <w:noWrap/>
                <w:hideMark/>
              </w:tcPr>
            </w:tcPrChange>
          </w:tcPr>
          <w:p w14:paraId="560C3626" w14:textId="77777777" w:rsidR="00C76A19" w:rsidRPr="00C76A19" w:rsidRDefault="00C76A19" w:rsidP="00C76A19">
            <w:pPr>
              <w:rPr>
                <w:ins w:id="4234" w:author="Felix Pascal (felixpas)" w:date="2025-07-01T19:19:00Z"/>
                <w:rPrChange w:id="4235" w:author="Felix Pascal (felixpas)" w:date="2025-07-01T19:19:00Z">
                  <w:rPr>
                    <w:ins w:id="4236" w:author="Felix Pascal (felixpas)" w:date="2025-07-01T19:19:00Z"/>
                    <w:rFonts w:ascii="Calibri" w:hAnsi="Calibri" w:cs="Calibri"/>
                    <w:color w:val="000000"/>
                  </w:rPr>
                </w:rPrChange>
              </w:rPr>
              <w:pPrChange w:id="4237" w:author="Felix Pascal (felixpas)" w:date="2025-07-01T19:19:00Z">
                <w:pPr>
                  <w:jc w:val="right"/>
                </w:pPr>
              </w:pPrChange>
            </w:pPr>
            <w:ins w:id="4238" w:author="Felix Pascal (felixpas)" w:date="2025-07-01T19:19:00Z">
              <w:r w:rsidRPr="00C76A19">
                <w:rPr>
                  <w:rPrChange w:id="4239" w:author="Felix Pascal (felixpas)" w:date="2025-07-01T19:19:00Z">
                    <w:rPr>
                      <w:rFonts w:ascii="Calibri" w:hAnsi="Calibri" w:cs="Calibri"/>
                      <w:color w:val="000000"/>
                    </w:rPr>
                  </w:rPrChange>
                </w:rPr>
                <w:t>0.006751951</w:t>
              </w:r>
            </w:ins>
          </w:p>
        </w:tc>
        <w:tc>
          <w:tcPr>
            <w:tcW w:w="1418" w:type="dxa"/>
            <w:noWrap/>
            <w:hideMark/>
            <w:tcPrChange w:id="4240" w:author="Felix Pascal (felixpas)" w:date="2025-07-01T19:33:00Z">
              <w:tcPr>
                <w:tcW w:w="980" w:type="dxa"/>
                <w:noWrap/>
                <w:hideMark/>
              </w:tcPr>
            </w:tcPrChange>
          </w:tcPr>
          <w:p w14:paraId="2D863748" w14:textId="77777777" w:rsidR="00C76A19" w:rsidRPr="00C76A19" w:rsidRDefault="00C76A19">
            <w:pPr>
              <w:rPr>
                <w:ins w:id="4241" w:author="Felix Pascal (felixpas)" w:date="2025-07-01T19:19:00Z"/>
                <w:rPrChange w:id="4242" w:author="Felix Pascal (felixpas)" w:date="2025-07-01T19:19:00Z">
                  <w:rPr>
                    <w:ins w:id="4243" w:author="Felix Pascal (felixpas)" w:date="2025-07-01T19:19:00Z"/>
                    <w:rFonts w:ascii="Calibri" w:hAnsi="Calibri" w:cs="Calibri"/>
                    <w:color w:val="000000"/>
                  </w:rPr>
                </w:rPrChange>
              </w:rPr>
            </w:pPr>
            <w:ins w:id="4244" w:author="Felix Pascal (felixpas)" w:date="2025-07-01T19:19:00Z">
              <w:r w:rsidRPr="00C76A19">
                <w:rPr>
                  <w:rPrChange w:id="4245" w:author="Felix Pascal (felixpas)" w:date="2025-07-01T19:19:00Z">
                    <w:rPr>
                      <w:rFonts w:ascii="Calibri" w:hAnsi="Calibri" w:cs="Calibri"/>
                      <w:color w:val="000000"/>
                    </w:rPr>
                  </w:rPrChange>
                </w:rPr>
                <w:t>increasing</w:t>
              </w:r>
            </w:ins>
          </w:p>
        </w:tc>
        <w:tc>
          <w:tcPr>
            <w:tcW w:w="850" w:type="dxa"/>
            <w:noWrap/>
            <w:hideMark/>
            <w:tcPrChange w:id="4246" w:author="Felix Pascal (felixpas)" w:date="2025-07-01T19:33:00Z">
              <w:tcPr>
                <w:tcW w:w="1280" w:type="dxa"/>
                <w:gridSpan w:val="2"/>
                <w:noWrap/>
                <w:hideMark/>
              </w:tcPr>
            </w:tcPrChange>
          </w:tcPr>
          <w:p w14:paraId="11039914" w14:textId="77777777" w:rsidR="00C76A19" w:rsidRPr="00C76A19" w:rsidRDefault="00C76A19" w:rsidP="00C76A19">
            <w:pPr>
              <w:rPr>
                <w:ins w:id="4247" w:author="Felix Pascal (felixpas)" w:date="2025-07-01T19:19:00Z"/>
                <w:rPrChange w:id="4248" w:author="Felix Pascal (felixpas)" w:date="2025-07-01T19:19:00Z">
                  <w:rPr>
                    <w:ins w:id="4249" w:author="Felix Pascal (felixpas)" w:date="2025-07-01T19:19:00Z"/>
                    <w:rFonts w:ascii="Calibri" w:hAnsi="Calibri" w:cs="Calibri"/>
                    <w:color w:val="000000"/>
                  </w:rPr>
                </w:rPrChange>
              </w:rPr>
              <w:pPrChange w:id="4250" w:author="Felix Pascal (felixpas)" w:date="2025-07-01T19:19:00Z">
                <w:pPr>
                  <w:jc w:val="right"/>
                </w:pPr>
              </w:pPrChange>
            </w:pPr>
            <w:ins w:id="4251" w:author="Felix Pascal (felixpas)" w:date="2025-07-01T19:19:00Z">
              <w:r w:rsidRPr="00C76A19">
                <w:rPr>
                  <w:rPrChange w:id="4252" w:author="Felix Pascal (felixpas)" w:date="2025-07-01T19:19:00Z">
                    <w:rPr>
                      <w:rFonts w:ascii="Calibri" w:hAnsi="Calibri" w:cs="Calibri"/>
                      <w:color w:val="000000"/>
                    </w:rPr>
                  </w:rPrChange>
                </w:rPr>
                <w:t>27</w:t>
              </w:r>
            </w:ins>
          </w:p>
        </w:tc>
      </w:tr>
      <w:tr w:rsidR="00C76A19" w:rsidRPr="00C76A19" w14:paraId="7B89467D" w14:textId="77777777" w:rsidTr="00D247C6">
        <w:trPr>
          <w:trHeight w:val="288"/>
          <w:ins w:id="4253" w:author="Felix Pascal (felixpas)" w:date="2025-07-01T19:19:00Z"/>
          <w:trPrChange w:id="4254" w:author="Felix Pascal (felixpas)" w:date="2025-07-01T19:33:00Z">
            <w:trPr>
              <w:gridAfter w:val="0"/>
              <w:trHeight w:val="288"/>
            </w:trPr>
          </w:trPrChange>
        </w:trPr>
        <w:tc>
          <w:tcPr>
            <w:tcW w:w="3256" w:type="dxa"/>
            <w:noWrap/>
            <w:hideMark/>
            <w:tcPrChange w:id="4255" w:author="Felix Pascal (felixpas)" w:date="2025-07-01T19:33:00Z">
              <w:tcPr>
                <w:tcW w:w="2940" w:type="dxa"/>
                <w:noWrap/>
                <w:hideMark/>
              </w:tcPr>
            </w:tcPrChange>
          </w:tcPr>
          <w:p w14:paraId="7194F8B9" w14:textId="77777777" w:rsidR="00C76A19" w:rsidRPr="00C76A19" w:rsidRDefault="00C76A19">
            <w:pPr>
              <w:rPr>
                <w:ins w:id="4256" w:author="Felix Pascal (felixpas)" w:date="2025-07-01T19:19:00Z"/>
                <w:rPrChange w:id="4257" w:author="Felix Pascal (felixpas)" w:date="2025-07-01T19:19:00Z">
                  <w:rPr>
                    <w:ins w:id="4258" w:author="Felix Pascal (felixpas)" w:date="2025-07-01T19:19:00Z"/>
                    <w:rFonts w:ascii="Calibri" w:hAnsi="Calibri" w:cs="Calibri"/>
                    <w:color w:val="000000"/>
                  </w:rPr>
                </w:rPrChange>
              </w:rPr>
            </w:pPr>
            <w:ins w:id="4259" w:author="Felix Pascal (felixpas)" w:date="2025-07-01T19:19:00Z">
              <w:r w:rsidRPr="00C76A19">
                <w:rPr>
                  <w:rPrChange w:id="4260" w:author="Felix Pascal (felixpas)" w:date="2025-07-01T19:19:00Z">
                    <w:rPr>
                      <w:rFonts w:ascii="Calibri" w:hAnsi="Calibri" w:cs="Calibri"/>
                      <w:color w:val="000000"/>
                    </w:rPr>
                  </w:rPrChange>
                </w:rPr>
                <w:t xml:space="preserve">Salix </w:t>
              </w:r>
              <w:proofErr w:type="spellStart"/>
              <w:r w:rsidRPr="00C76A19">
                <w:rPr>
                  <w:rPrChange w:id="4261" w:author="Felix Pascal (felixpas)" w:date="2025-07-01T19:19:00Z">
                    <w:rPr>
                      <w:rFonts w:ascii="Calibri" w:hAnsi="Calibri" w:cs="Calibri"/>
                      <w:color w:val="000000"/>
                    </w:rPr>
                  </w:rPrChange>
                </w:rPr>
                <w:t>hastata</w:t>
              </w:r>
              <w:proofErr w:type="spellEnd"/>
            </w:ins>
          </w:p>
        </w:tc>
        <w:tc>
          <w:tcPr>
            <w:tcW w:w="1706" w:type="dxa"/>
            <w:noWrap/>
            <w:hideMark/>
            <w:tcPrChange w:id="4262" w:author="Felix Pascal (felixpas)" w:date="2025-07-01T19:33:00Z">
              <w:tcPr>
                <w:tcW w:w="2480" w:type="dxa"/>
                <w:noWrap/>
                <w:hideMark/>
              </w:tcPr>
            </w:tcPrChange>
          </w:tcPr>
          <w:p w14:paraId="7B16CE8F" w14:textId="77777777" w:rsidR="00C76A19" w:rsidRPr="00C76A19" w:rsidRDefault="00C76A19" w:rsidP="00C76A19">
            <w:pPr>
              <w:rPr>
                <w:ins w:id="4263" w:author="Felix Pascal (felixpas)" w:date="2025-07-01T19:19:00Z"/>
                <w:rPrChange w:id="4264" w:author="Felix Pascal (felixpas)" w:date="2025-07-01T19:19:00Z">
                  <w:rPr>
                    <w:ins w:id="4265" w:author="Felix Pascal (felixpas)" w:date="2025-07-01T19:19:00Z"/>
                    <w:rFonts w:ascii="Calibri" w:hAnsi="Calibri" w:cs="Calibri"/>
                    <w:color w:val="000000"/>
                  </w:rPr>
                </w:rPrChange>
              </w:rPr>
              <w:pPrChange w:id="4266" w:author="Felix Pascal (felixpas)" w:date="2025-07-01T19:19:00Z">
                <w:pPr>
                  <w:jc w:val="right"/>
                </w:pPr>
              </w:pPrChange>
            </w:pPr>
            <w:ins w:id="4267" w:author="Felix Pascal (felixpas)" w:date="2025-07-01T19:19:00Z">
              <w:r w:rsidRPr="00C76A19">
                <w:rPr>
                  <w:rPrChange w:id="4268" w:author="Felix Pascal (felixpas)" w:date="2025-07-01T19:19:00Z">
                    <w:rPr>
                      <w:rFonts w:ascii="Calibri" w:hAnsi="Calibri" w:cs="Calibri"/>
                      <w:color w:val="000000"/>
                    </w:rPr>
                  </w:rPrChange>
                </w:rPr>
                <w:t>51.82126592</w:t>
              </w:r>
            </w:ins>
          </w:p>
        </w:tc>
        <w:tc>
          <w:tcPr>
            <w:tcW w:w="1696" w:type="dxa"/>
            <w:noWrap/>
            <w:hideMark/>
            <w:tcPrChange w:id="4269" w:author="Felix Pascal (felixpas)" w:date="2025-07-01T19:33:00Z">
              <w:tcPr>
                <w:tcW w:w="1300" w:type="dxa"/>
                <w:noWrap/>
                <w:hideMark/>
              </w:tcPr>
            </w:tcPrChange>
          </w:tcPr>
          <w:p w14:paraId="34FF3FCF" w14:textId="77777777" w:rsidR="00C76A19" w:rsidRPr="00C76A19" w:rsidRDefault="00C76A19" w:rsidP="00C76A19">
            <w:pPr>
              <w:rPr>
                <w:ins w:id="4270" w:author="Felix Pascal (felixpas)" w:date="2025-07-01T19:19:00Z"/>
                <w:rPrChange w:id="4271" w:author="Felix Pascal (felixpas)" w:date="2025-07-01T19:19:00Z">
                  <w:rPr>
                    <w:ins w:id="4272" w:author="Felix Pascal (felixpas)" w:date="2025-07-01T19:19:00Z"/>
                    <w:rFonts w:ascii="Calibri" w:hAnsi="Calibri" w:cs="Calibri"/>
                    <w:color w:val="000000"/>
                  </w:rPr>
                </w:rPrChange>
              </w:rPr>
              <w:pPrChange w:id="4273" w:author="Felix Pascal (felixpas)" w:date="2025-07-01T19:19:00Z">
                <w:pPr>
                  <w:jc w:val="right"/>
                </w:pPr>
              </w:pPrChange>
            </w:pPr>
            <w:ins w:id="4274" w:author="Felix Pascal (felixpas)" w:date="2025-07-01T19:19:00Z">
              <w:r w:rsidRPr="00C76A19">
                <w:rPr>
                  <w:rPrChange w:id="4275" w:author="Felix Pascal (felixpas)" w:date="2025-07-01T19:19:00Z">
                    <w:rPr>
                      <w:rFonts w:ascii="Calibri" w:hAnsi="Calibri" w:cs="Calibri"/>
                      <w:color w:val="000000"/>
                    </w:rPr>
                  </w:rPrChange>
                </w:rPr>
                <w:t>0.025999298</w:t>
              </w:r>
            </w:ins>
          </w:p>
        </w:tc>
        <w:tc>
          <w:tcPr>
            <w:tcW w:w="1418" w:type="dxa"/>
            <w:noWrap/>
            <w:hideMark/>
            <w:tcPrChange w:id="4276" w:author="Felix Pascal (felixpas)" w:date="2025-07-01T19:33:00Z">
              <w:tcPr>
                <w:tcW w:w="980" w:type="dxa"/>
                <w:noWrap/>
                <w:hideMark/>
              </w:tcPr>
            </w:tcPrChange>
          </w:tcPr>
          <w:p w14:paraId="3F3FA56A" w14:textId="77777777" w:rsidR="00C76A19" w:rsidRPr="00C76A19" w:rsidRDefault="00C76A19">
            <w:pPr>
              <w:rPr>
                <w:ins w:id="4277" w:author="Felix Pascal (felixpas)" w:date="2025-07-01T19:19:00Z"/>
                <w:rPrChange w:id="4278" w:author="Felix Pascal (felixpas)" w:date="2025-07-01T19:19:00Z">
                  <w:rPr>
                    <w:ins w:id="4279" w:author="Felix Pascal (felixpas)" w:date="2025-07-01T19:19:00Z"/>
                    <w:rFonts w:ascii="Calibri" w:hAnsi="Calibri" w:cs="Calibri"/>
                    <w:color w:val="000000"/>
                  </w:rPr>
                </w:rPrChange>
              </w:rPr>
            </w:pPr>
            <w:ins w:id="4280" w:author="Felix Pascal (felixpas)" w:date="2025-07-01T19:19:00Z">
              <w:r w:rsidRPr="00C76A19">
                <w:rPr>
                  <w:rPrChange w:id="4281" w:author="Felix Pascal (felixpas)" w:date="2025-07-01T19:19:00Z">
                    <w:rPr>
                      <w:rFonts w:ascii="Calibri" w:hAnsi="Calibri" w:cs="Calibri"/>
                      <w:color w:val="000000"/>
                    </w:rPr>
                  </w:rPrChange>
                </w:rPr>
                <w:t>increasing</w:t>
              </w:r>
            </w:ins>
          </w:p>
        </w:tc>
        <w:tc>
          <w:tcPr>
            <w:tcW w:w="850" w:type="dxa"/>
            <w:noWrap/>
            <w:hideMark/>
            <w:tcPrChange w:id="4282" w:author="Felix Pascal (felixpas)" w:date="2025-07-01T19:33:00Z">
              <w:tcPr>
                <w:tcW w:w="900" w:type="dxa"/>
                <w:noWrap/>
                <w:hideMark/>
              </w:tcPr>
            </w:tcPrChange>
          </w:tcPr>
          <w:p w14:paraId="07B9BCB6" w14:textId="77777777" w:rsidR="00C76A19" w:rsidRPr="00C76A19" w:rsidRDefault="00C76A19" w:rsidP="00C76A19">
            <w:pPr>
              <w:rPr>
                <w:ins w:id="4283" w:author="Felix Pascal (felixpas)" w:date="2025-07-01T19:19:00Z"/>
                <w:rPrChange w:id="4284" w:author="Felix Pascal (felixpas)" w:date="2025-07-01T19:19:00Z">
                  <w:rPr>
                    <w:ins w:id="4285" w:author="Felix Pascal (felixpas)" w:date="2025-07-01T19:19:00Z"/>
                    <w:rFonts w:ascii="Calibri" w:hAnsi="Calibri" w:cs="Calibri"/>
                    <w:color w:val="000000"/>
                  </w:rPr>
                </w:rPrChange>
              </w:rPr>
              <w:pPrChange w:id="4286" w:author="Felix Pascal (felixpas)" w:date="2025-07-01T19:19:00Z">
                <w:pPr>
                  <w:jc w:val="right"/>
                </w:pPr>
              </w:pPrChange>
            </w:pPr>
            <w:ins w:id="4287" w:author="Felix Pascal (felixpas)" w:date="2025-07-01T19:19:00Z">
              <w:r w:rsidRPr="00C76A19">
                <w:rPr>
                  <w:rPrChange w:id="4288" w:author="Felix Pascal (felixpas)" w:date="2025-07-01T19:19:00Z">
                    <w:rPr>
                      <w:rFonts w:ascii="Calibri" w:hAnsi="Calibri" w:cs="Calibri"/>
                      <w:color w:val="000000"/>
                    </w:rPr>
                  </w:rPrChange>
                </w:rPr>
                <w:t>11</w:t>
              </w:r>
            </w:ins>
          </w:p>
        </w:tc>
      </w:tr>
      <w:tr w:rsidR="00D247C6" w:rsidRPr="00D247C6" w14:paraId="32780E0D" w14:textId="77777777" w:rsidTr="00D247C6">
        <w:tblPrEx>
          <w:tblPrExChange w:id="4289" w:author="Felix Pascal (felixpas)" w:date="2025-07-01T19:33:00Z">
            <w:tblPrEx>
              <w:tblW w:w="9067" w:type="dxa"/>
            </w:tblPrEx>
          </w:tblPrExChange>
        </w:tblPrEx>
        <w:trPr>
          <w:trHeight w:val="288"/>
          <w:ins w:id="4290" w:author="Felix Pascal (felixpas)" w:date="2025-07-01T19:19:00Z"/>
          <w:trPrChange w:id="4291" w:author="Felix Pascal (felixpas)" w:date="2025-07-01T19:33:00Z">
            <w:trPr>
              <w:trHeight w:val="288"/>
            </w:trPr>
          </w:trPrChange>
        </w:trPr>
        <w:tc>
          <w:tcPr>
            <w:tcW w:w="3256" w:type="dxa"/>
            <w:noWrap/>
            <w:hideMark/>
            <w:tcPrChange w:id="4292" w:author="Felix Pascal (felixpas)" w:date="2025-07-01T19:33:00Z">
              <w:tcPr>
                <w:tcW w:w="2940" w:type="dxa"/>
                <w:noWrap/>
                <w:hideMark/>
              </w:tcPr>
            </w:tcPrChange>
          </w:tcPr>
          <w:p w14:paraId="5C622856" w14:textId="77777777" w:rsidR="00C76A19" w:rsidRPr="00C76A19" w:rsidRDefault="00C76A19">
            <w:pPr>
              <w:rPr>
                <w:ins w:id="4293" w:author="Felix Pascal (felixpas)" w:date="2025-07-01T19:19:00Z"/>
                <w:rPrChange w:id="4294" w:author="Felix Pascal (felixpas)" w:date="2025-07-01T19:19:00Z">
                  <w:rPr>
                    <w:ins w:id="4295" w:author="Felix Pascal (felixpas)" w:date="2025-07-01T19:19:00Z"/>
                    <w:rFonts w:ascii="Calibri" w:hAnsi="Calibri" w:cs="Calibri"/>
                    <w:color w:val="000000"/>
                  </w:rPr>
                </w:rPrChange>
              </w:rPr>
            </w:pPr>
            <w:ins w:id="4296" w:author="Felix Pascal (felixpas)" w:date="2025-07-01T19:19:00Z">
              <w:r w:rsidRPr="00C76A19">
                <w:rPr>
                  <w:rPrChange w:id="4297" w:author="Felix Pascal (felixpas)" w:date="2025-07-01T19:19:00Z">
                    <w:rPr>
                      <w:rFonts w:ascii="Calibri" w:hAnsi="Calibri" w:cs="Calibri"/>
                      <w:color w:val="000000"/>
                    </w:rPr>
                  </w:rPrChange>
                </w:rPr>
                <w:t xml:space="preserve">Geum </w:t>
              </w:r>
              <w:proofErr w:type="spellStart"/>
              <w:r w:rsidRPr="00C76A19">
                <w:rPr>
                  <w:rPrChange w:id="4298" w:author="Felix Pascal (felixpas)" w:date="2025-07-01T19:19:00Z">
                    <w:rPr>
                      <w:rFonts w:ascii="Calibri" w:hAnsi="Calibri" w:cs="Calibri"/>
                      <w:color w:val="000000"/>
                    </w:rPr>
                  </w:rPrChange>
                </w:rPr>
                <w:t>reptans</w:t>
              </w:r>
              <w:proofErr w:type="spellEnd"/>
            </w:ins>
          </w:p>
        </w:tc>
        <w:tc>
          <w:tcPr>
            <w:tcW w:w="1706" w:type="dxa"/>
            <w:noWrap/>
            <w:hideMark/>
            <w:tcPrChange w:id="4299" w:author="Felix Pascal (felixpas)" w:date="2025-07-01T19:33:00Z">
              <w:tcPr>
                <w:tcW w:w="2480" w:type="dxa"/>
                <w:noWrap/>
                <w:hideMark/>
              </w:tcPr>
            </w:tcPrChange>
          </w:tcPr>
          <w:p w14:paraId="3CB2600E" w14:textId="77777777" w:rsidR="00C76A19" w:rsidRPr="00C76A19" w:rsidRDefault="00C76A19" w:rsidP="00C76A19">
            <w:pPr>
              <w:rPr>
                <w:ins w:id="4300" w:author="Felix Pascal (felixpas)" w:date="2025-07-01T19:19:00Z"/>
                <w:rPrChange w:id="4301" w:author="Felix Pascal (felixpas)" w:date="2025-07-01T19:19:00Z">
                  <w:rPr>
                    <w:ins w:id="4302" w:author="Felix Pascal (felixpas)" w:date="2025-07-01T19:19:00Z"/>
                    <w:rFonts w:ascii="Calibri" w:hAnsi="Calibri" w:cs="Calibri"/>
                    <w:color w:val="000000"/>
                  </w:rPr>
                </w:rPrChange>
              </w:rPr>
              <w:pPrChange w:id="4303" w:author="Felix Pascal (felixpas)" w:date="2025-07-01T19:19:00Z">
                <w:pPr>
                  <w:jc w:val="right"/>
                </w:pPr>
              </w:pPrChange>
            </w:pPr>
            <w:ins w:id="4304" w:author="Felix Pascal (felixpas)" w:date="2025-07-01T19:19:00Z">
              <w:r w:rsidRPr="00C76A19">
                <w:rPr>
                  <w:rPrChange w:id="4305" w:author="Felix Pascal (felixpas)" w:date="2025-07-01T19:19:00Z">
                    <w:rPr>
                      <w:rFonts w:ascii="Calibri" w:hAnsi="Calibri" w:cs="Calibri"/>
                      <w:color w:val="000000"/>
                    </w:rPr>
                  </w:rPrChange>
                </w:rPr>
                <w:t>33.44802574</w:t>
              </w:r>
            </w:ins>
          </w:p>
        </w:tc>
        <w:tc>
          <w:tcPr>
            <w:tcW w:w="1696" w:type="dxa"/>
            <w:noWrap/>
            <w:hideMark/>
            <w:tcPrChange w:id="4306" w:author="Felix Pascal (felixpas)" w:date="2025-07-01T19:33:00Z">
              <w:tcPr>
                <w:tcW w:w="1387" w:type="dxa"/>
                <w:noWrap/>
                <w:hideMark/>
              </w:tcPr>
            </w:tcPrChange>
          </w:tcPr>
          <w:p w14:paraId="221BD9BF" w14:textId="77777777" w:rsidR="00C76A19" w:rsidRPr="00C76A19" w:rsidRDefault="00C76A19" w:rsidP="00C76A19">
            <w:pPr>
              <w:rPr>
                <w:ins w:id="4307" w:author="Felix Pascal (felixpas)" w:date="2025-07-01T19:19:00Z"/>
                <w:rPrChange w:id="4308" w:author="Felix Pascal (felixpas)" w:date="2025-07-01T19:19:00Z">
                  <w:rPr>
                    <w:ins w:id="4309" w:author="Felix Pascal (felixpas)" w:date="2025-07-01T19:19:00Z"/>
                    <w:rFonts w:ascii="Calibri" w:hAnsi="Calibri" w:cs="Calibri"/>
                    <w:color w:val="000000"/>
                  </w:rPr>
                </w:rPrChange>
              </w:rPr>
              <w:pPrChange w:id="4310" w:author="Felix Pascal (felixpas)" w:date="2025-07-01T19:19:00Z">
                <w:pPr>
                  <w:jc w:val="right"/>
                </w:pPr>
              </w:pPrChange>
            </w:pPr>
            <w:ins w:id="4311" w:author="Felix Pascal (felixpas)" w:date="2025-07-01T19:19:00Z">
              <w:r w:rsidRPr="00C76A19">
                <w:rPr>
                  <w:rPrChange w:id="4312" w:author="Felix Pascal (felixpas)" w:date="2025-07-01T19:19:00Z">
                    <w:rPr>
                      <w:rFonts w:ascii="Calibri" w:hAnsi="Calibri" w:cs="Calibri"/>
                      <w:color w:val="000000"/>
                    </w:rPr>
                  </w:rPrChange>
                </w:rPr>
                <w:t>0.004986867</w:t>
              </w:r>
            </w:ins>
          </w:p>
        </w:tc>
        <w:tc>
          <w:tcPr>
            <w:tcW w:w="1418" w:type="dxa"/>
            <w:noWrap/>
            <w:hideMark/>
            <w:tcPrChange w:id="4313" w:author="Felix Pascal (felixpas)" w:date="2025-07-01T19:33:00Z">
              <w:tcPr>
                <w:tcW w:w="980" w:type="dxa"/>
                <w:noWrap/>
                <w:hideMark/>
              </w:tcPr>
            </w:tcPrChange>
          </w:tcPr>
          <w:p w14:paraId="217D3401" w14:textId="77777777" w:rsidR="00C76A19" w:rsidRPr="00C76A19" w:rsidRDefault="00C76A19">
            <w:pPr>
              <w:rPr>
                <w:ins w:id="4314" w:author="Felix Pascal (felixpas)" w:date="2025-07-01T19:19:00Z"/>
                <w:rPrChange w:id="4315" w:author="Felix Pascal (felixpas)" w:date="2025-07-01T19:19:00Z">
                  <w:rPr>
                    <w:ins w:id="4316" w:author="Felix Pascal (felixpas)" w:date="2025-07-01T19:19:00Z"/>
                    <w:rFonts w:ascii="Calibri" w:hAnsi="Calibri" w:cs="Calibri"/>
                    <w:color w:val="000000"/>
                  </w:rPr>
                </w:rPrChange>
              </w:rPr>
            </w:pPr>
            <w:ins w:id="4317" w:author="Felix Pascal (felixpas)" w:date="2025-07-01T19:19:00Z">
              <w:r w:rsidRPr="00C76A19">
                <w:rPr>
                  <w:rPrChange w:id="4318" w:author="Felix Pascal (felixpas)" w:date="2025-07-01T19:19:00Z">
                    <w:rPr>
                      <w:rFonts w:ascii="Calibri" w:hAnsi="Calibri" w:cs="Calibri"/>
                      <w:color w:val="000000"/>
                    </w:rPr>
                  </w:rPrChange>
                </w:rPr>
                <w:t>increasing</w:t>
              </w:r>
            </w:ins>
          </w:p>
        </w:tc>
        <w:tc>
          <w:tcPr>
            <w:tcW w:w="850" w:type="dxa"/>
            <w:noWrap/>
            <w:hideMark/>
            <w:tcPrChange w:id="4319" w:author="Felix Pascal (felixpas)" w:date="2025-07-01T19:33:00Z">
              <w:tcPr>
                <w:tcW w:w="1280" w:type="dxa"/>
                <w:gridSpan w:val="2"/>
                <w:noWrap/>
                <w:hideMark/>
              </w:tcPr>
            </w:tcPrChange>
          </w:tcPr>
          <w:p w14:paraId="5B40C601" w14:textId="77777777" w:rsidR="00C76A19" w:rsidRPr="00C76A19" w:rsidRDefault="00C76A19" w:rsidP="00C76A19">
            <w:pPr>
              <w:rPr>
                <w:ins w:id="4320" w:author="Felix Pascal (felixpas)" w:date="2025-07-01T19:19:00Z"/>
                <w:rPrChange w:id="4321" w:author="Felix Pascal (felixpas)" w:date="2025-07-01T19:19:00Z">
                  <w:rPr>
                    <w:ins w:id="4322" w:author="Felix Pascal (felixpas)" w:date="2025-07-01T19:19:00Z"/>
                    <w:rFonts w:ascii="Calibri" w:hAnsi="Calibri" w:cs="Calibri"/>
                    <w:color w:val="000000"/>
                  </w:rPr>
                </w:rPrChange>
              </w:rPr>
              <w:pPrChange w:id="4323" w:author="Felix Pascal (felixpas)" w:date="2025-07-01T19:19:00Z">
                <w:pPr>
                  <w:jc w:val="right"/>
                </w:pPr>
              </w:pPrChange>
            </w:pPr>
            <w:ins w:id="4324" w:author="Felix Pascal (felixpas)" w:date="2025-07-01T19:19:00Z">
              <w:r w:rsidRPr="00C76A19">
                <w:rPr>
                  <w:rPrChange w:id="4325" w:author="Felix Pascal (felixpas)" w:date="2025-07-01T19:19:00Z">
                    <w:rPr>
                      <w:rFonts w:ascii="Calibri" w:hAnsi="Calibri" w:cs="Calibri"/>
                      <w:color w:val="000000"/>
                    </w:rPr>
                  </w:rPrChange>
                </w:rPr>
                <w:t>31</w:t>
              </w:r>
            </w:ins>
          </w:p>
        </w:tc>
      </w:tr>
      <w:tr w:rsidR="00C76A19" w:rsidRPr="00C76A19" w14:paraId="2101B9AA" w14:textId="77777777" w:rsidTr="00D247C6">
        <w:trPr>
          <w:trHeight w:val="288"/>
          <w:ins w:id="4326" w:author="Felix Pascal (felixpas)" w:date="2025-07-01T19:19:00Z"/>
          <w:trPrChange w:id="4327" w:author="Felix Pascal (felixpas)" w:date="2025-07-01T19:33:00Z">
            <w:trPr>
              <w:gridAfter w:val="0"/>
              <w:trHeight w:val="288"/>
            </w:trPr>
          </w:trPrChange>
        </w:trPr>
        <w:tc>
          <w:tcPr>
            <w:tcW w:w="3256" w:type="dxa"/>
            <w:noWrap/>
            <w:hideMark/>
            <w:tcPrChange w:id="4328" w:author="Felix Pascal (felixpas)" w:date="2025-07-01T19:33:00Z">
              <w:tcPr>
                <w:tcW w:w="2940" w:type="dxa"/>
                <w:noWrap/>
                <w:hideMark/>
              </w:tcPr>
            </w:tcPrChange>
          </w:tcPr>
          <w:p w14:paraId="12356BC5" w14:textId="77777777" w:rsidR="00C76A19" w:rsidRPr="00C76A19" w:rsidRDefault="00C76A19">
            <w:pPr>
              <w:rPr>
                <w:ins w:id="4329" w:author="Felix Pascal (felixpas)" w:date="2025-07-01T19:19:00Z"/>
                <w:rPrChange w:id="4330" w:author="Felix Pascal (felixpas)" w:date="2025-07-01T19:19:00Z">
                  <w:rPr>
                    <w:ins w:id="4331" w:author="Felix Pascal (felixpas)" w:date="2025-07-01T19:19:00Z"/>
                    <w:rFonts w:ascii="Calibri" w:hAnsi="Calibri" w:cs="Calibri"/>
                    <w:color w:val="000000"/>
                  </w:rPr>
                </w:rPrChange>
              </w:rPr>
            </w:pPr>
            <w:ins w:id="4332" w:author="Felix Pascal (felixpas)" w:date="2025-07-01T19:19:00Z">
              <w:r w:rsidRPr="00C76A19">
                <w:rPr>
                  <w:rPrChange w:id="4333" w:author="Felix Pascal (felixpas)" w:date="2025-07-01T19:19:00Z">
                    <w:rPr>
                      <w:rFonts w:ascii="Calibri" w:hAnsi="Calibri" w:cs="Calibri"/>
                      <w:color w:val="000000"/>
                    </w:rPr>
                  </w:rPrChange>
                </w:rPr>
                <w:t>Globularia cordifolia</w:t>
              </w:r>
            </w:ins>
          </w:p>
        </w:tc>
        <w:tc>
          <w:tcPr>
            <w:tcW w:w="1706" w:type="dxa"/>
            <w:noWrap/>
            <w:hideMark/>
            <w:tcPrChange w:id="4334" w:author="Felix Pascal (felixpas)" w:date="2025-07-01T19:33:00Z">
              <w:tcPr>
                <w:tcW w:w="2480" w:type="dxa"/>
                <w:noWrap/>
                <w:hideMark/>
              </w:tcPr>
            </w:tcPrChange>
          </w:tcPr>
          <w:p w14:paraId="26740EE7" w14:textId="77777777" w:rsidR="00C76A19" w:rsidRPr="00C76A19" w:rsidRDefault="00C76A19" w:rsidP="00C76A19">
            <w:pPr>
              <w:rPr>
                <w:ins w:id="4335" w:author="Felix Pascal (felixpas)" w:date="2025-07-01T19:19:00Z"/>
                <w:rPrChange w:id="4336" w:author="Felix Pascal (felixpas)" w:date="2025-07-01T19:19:00Z">
                  <w:rPr>
                    <w:ins w:id="4337" w:author="Felix Pascal (felixpas)" w:date="2025-07-01T19:19:00Z"/>
                    <w:rFonts w:ascii="Calibri" w:hAnsi="Calibri" w:cs="Calibri"/>
                    <w:color w:val="000000"/>
                  </w:rPr>
                </w:rPrChange>
              </w:rPr>
              <w:pPrChange w:id="4338" w:author="Felix Pascal (felixpas)" w:date="2025-07-01T19:19:00Z">
                <w:pPr>
                  <w:jc w:val="right"/>
                </w:pPr>
              </w:pPrChange>
            </w:pPr>
            <w:ins w:id="4339" w:author="Felix Pascal (felixpas)" w:date="2025-07-01T19:19:00Z">
              <w:r w:rsidRPr="00C76A19">
                <w:rPr>
                  <w:rPrChange w:id="4340" w:author="Felix Pascal (felixpas)" w:date="2025-07-01T19:19:00Z">
                    <w:rPr>
                      <w:rFonts w:ascii="Calibri" w:hAnsi="Calibri" w:cs="Calibri"/>
                      <w:color w:val="000000"/>
                    </w:rPr>
                  </w:rPrChange>
                </w:rPr>
                <w:t>32.07883258</w:t>
              </w:r>
            </w:ins>
          </w:p>
        </w:tc>
        <w:tc>
          <w:tcPr>
            <w:tcW w:w="1696" w:type="dxa"/>
            <w:noWrap/>
            <w:hideMark/>
            <w:tcPrChange w:id="4341" w:author="Felix Pascal (felixpas)" w:date="2025-07-01T19:33:00Z">
              <w:tcPr>
                <w:tcW w:w="1300" w:type="dxa"/>
                <w:noWrap/>
                <w:hideMark/>
              </w:tcPr>
            </w:tcPrChange>
          </w:tcPr>
          <w:p w14:paraId="4D6C7F72" w14:textId="77777777" w:rsidR="00C76A19" w:rsidRPr="00C76A19" w:rsidRDefault="00C76A19" w:rsidP="00C76A19">
            <w:pPr>
              <w:rPr>
                <w:ins w:id="4342" w:author="Felix Pascal (felixpas)" w:date="2025-07-01T19:19:00Z"/>
                <w:rPrChange w:id="4343" w:author="Felix Pascal (felixpas)" w:date="2025-07-01T19:19:00Z">
                  <w:rPr>
                    <w:ins w:id="4344" w:author="Felix Pascal (felixpas)" w:date="2025-07-01T19:19:00Z"/>
                    <w:rFonts w:ascii="Calibri" w:hAnsi="Calibri" w:cs="Calibri"/>
                    <w:color w:val="000000"/>
                  </w:rPr>
                </w:rPrChange>
              </w:rPr>
              <w:pPrChange w:id="4345" w:author="Felix Pascal (felixpas)" w:date="2025-07-01T19:19:00Z">
                <w:pPr>
                  <w:jc w:val="right"/>
                </w:pPr>
              </w:pPrChange>
            </w:pPr>
            <w:ins w:id="4346" w:author="Felix Pascal (felixpas)" w:date="2025-07-01T19:19:00Z">
              <w:r w:rsidRPr="00C76A19">
                <w:rPr>
                  <w:rPrChange w:id="4347" w:author="Felix Pascal (felixpas)" w:date="2025-07-01T19:19:00Z">
                    <w:rPr>
                      <w:rFonts w:ascii="Calibri" w:hAnsi="Calibri" w:cs="Calibri"/>
                      <w:color w:val="000000"/>
                    </w:rPr>
                  </w:rPrChange>
                </w:rPr>
                <w:t>0.024880744</w:t>
              </w:r>
            </w:ins>
          </w:p>
        </w:tc>
        <w:tc>
          <w:tcPr>
            <w:tcW w:w="1418" w:type="dxa"/>
            <w:noWrap/>
            <w:hideMark/>
            <w:tcPrChange w:id="4348" w:author="Felix Pascal (felixpas)" w:date="2025-07-01T19:33:00Z">
              <w:tcPr>
                <w:tcW w:w="980" w:type="dxa"/>
                <w:noWrap/>
                <w:hideMark/>
              </w:tcPr>
            </w:tcPrChange>
          </w:tcPr>
          <w:p w14:paraId="566215D9" w14:textId="77777777" w:rsidR="00C76A19" w:rsidRPr="00C76A19" w:rsidRDefault="00C76A19">
            <w:pPr>
              <w:rPr>
                <w:ins w:id="4349" w:author="Felix Pascal (felixpas)" w:date="2025-07-01T19:19:00Z"/>
                <w:rPrChange w:id="4350" w:author="Felix Pascal (felixpas)" w:date="2025-07-01T19:19:00Z">
                  <w:rPr>
                    <w:ins w:id="4351" w:author="Felix Pascal (felixpas)" w:date="2025-07-01T19:19:00Z"/>
                    <w:rFonts w:ascii="Calibri" w:hAnsi="Calibri" w:cs="Calibri"/>
                    <w:color w:val="000000"/>
                  </w:rPr>
                </w:rPrChange>
              </w:rPr>
            </w:pPr>
            <w:ins w:id="4352" w:author="Felix Pascal (felixpas)" w:date="2025-07-01T19:19:00Z">
              <w:r w:rsidRPr="00C76A19">
                <w:rPr>
                  <w:rPrChange w:id="4353" w:author="Felix Pascal (felixpas)" w:date="2025-07-01T19:19:00Z">
                    <w:rPr>
                      <w:rFonts w:ascii="Calibri" w:hAnsi="Calibri" w:cs="Calibri"/>
                      <w:color w:val="000000"/>
                    </w:rPr>
                  </w:rPrChange>
                </w:rPr>
                <w:t>increasing</w:t>
              </w:r>
            </w:ins>
          </w:p>
        </w:tc>
        <w:tc>
          <w:tcPr>
            <w:tcW w:w="850" w:type="dxa"/>
            <w:noWrap/>
            <w:hideMark/>
            <w:tcPrChange w:id="4354" w:author="Felix Pascal (felixpas)" w:date="2025-07-01T19:33:00Z">
              <w:tcPr>
                <w:tcW w:w="900" w:type="dxa"/>
                <w:noWrap/>
                <w:hideMark/>
              </w:tcPr>
            </w:tcPrChange>
          </w:tcPr>
          <w:p w14:paraId="0BED1315" w14:textId="77777777" w:rsidR="00C76A19" w:rsidRPr="00C76A19" w:rsidRDefault="00C76A19" w:rsidP="00C76A19">
            <w:pPr>
              <w:rPr>
                <w:ins w:id="4355" w:author="Felix Pascal (felixpas)" w:date="2025-07-01T19:19:00Z"/>
                <w:rPrChange w:id="4356" w:author="Felix Pascal (felixpas)" w:date="2025-07-01T19:19:00Z">
                  <w:rPr>
                    <w:ins w:id="4357" w:author="Felix Pascal (felixpas)" w:date="2025-07-01T19:19:00Z"/>
                    <w:rFonts w:ascii="Calibri" w:hAnsi="Calibri" w:cs="Calibri"/>
                    <w:color w:val="000000"/>
                  </w:rPr>
                </w:rPrChange>
              </w:rPr>
              <w:pPrChange w:id="4358" w:author="Felix Pascal (felixpas)" w:date="2025-07-01T19:19:00Z">
                <w:pPr>
                  <w:jc w:val="right"/>
                </w:pPr>
              </w:pPrChange>
            </w:pPr>
            <w:ins w:id="4359" w:author="Felix Pascal (felixpas)" w:date="2025-07-01T19:19:00Z">
              <w:r w:rsidRPr="00C76A19">
                <w:rPr>
                  <w:rPrChange w:id="4360" w:author="Felix Pascal (felixpas)" w:date="2025-07-01T19:19:00Z">
                    <w:rPr>
                      <w:rFonts w:ascii="Calibri" w:hAnsi="Calibri" w:cs="Calibri"/>
                      <w:color w:val="000000"/>
                    </w:rPr>
                  </w:rPrChange>
                </w:rPr>
                <w:t>34</w:t>
              </w:r>
            </w:ins>
          </w:p>
        </w:tc>
      </w:tr>
      <w:tr w:rsidR="00D247C6" w:rsidRPr="00D247C6" w14:paraId="74FFCEAF" w14:textId="77777777" w:rsidTr="00D247C6">
        <w:tblPrEx>
          <w:tblPrExChange w:id="4361" w:author="Felix Pascal (felixpas)" w:date="2025-07-01T19:33:00Z">
            <w:tblPrEx>
              <w:tblW w:w="9067" w:type="dxa"/>
            </w:tblPrEx>
          </w:tblPrExChange>
        </w:tblPrEx>
        <w:trPr>
          <w:trHeight w:val="288"/>
          <w:ins w:id="4362" w:author="Felix Pascal (felixpas)" w:date="2025-07-01T19:19:00Z"/>
          <w:trPrChange w:id="4363" w:author="Felix Pascal (felixpas)" w:date="2025-07-01T19:33:00Z">
            <w:trPr>
              <w:trHeight w:val="288"/>
            </w:trPr>
          </w:trPrChange>
        </w:trPr>
        <w:tc>
          <w:tcPr>
            <w:tcW w:w="3256" w:type="dxa"/>
            <w:noWrap/>
            <w:hideMark/>
            <w:tcPrChange w:id="4364" w:author="Felix Pascal (felixpas)" w:date="2025-07-01T19:33:00Z">
              <w:tcPr>
                <w:tcW w:w="2940" w:type="dxa"/>
                <w:noWrap/>
                <w:hideMark/>
              </w:tcPr>
            </w:tcPrChange>
          </w:tcPr>
          <w:p w14:paraId="5A3C689A" w14:textId="77777777" w:rsidR="00C76A19" w:rsidRPr="00C76A19" w:rsidRDefault="00C76A19">
            <w:pPr>
              <w:rPr>
                <w:ins w:id="4365" w:author="Felix Pascal (felixpas)" w:date="2025-07-01T19:19:00Z"/>
                <w:rPrChange w:id="4366" w:author="Felix Pascal (felixpas)" w:date="2025-07-01T19:19:00Z">
                  <w:rPr>
                    <w:ins w:id="4367" w:author="Felix Pascal (felixpas)" w:date="2025-07-01T19:19:00Z"/>
                    <w:rFonts w:ascii="Calibri" w:hAnsi="Calibri" w:cs="Calibri"/>
                    <w:color w:val="000000"/>
                  </w:rPr>
                </w:rPrChange>
              </w:rPr>
            </w:pPr>
            <w:proofErr w:type="spellStart"/>
            <w:ins w:id="4368" w:author="Felix Pascal (felixpas)" w:date="2025-07-01T19:19:00Z">
              <w:r w:rsidRPr="00C76A19">
                <w:rPr>
                  <w:rPrChange w:id="4369" w:author="Felix Pascal (felixpas)" w:date="2025-07-01T19:19:00Z">
                    <w:rPr>
                      <w:rFonts w:ascii="Calibri" w:hAnsi="Calibri" w:cs="Calibri"/>
                      <w:color w:val="000000"/>
                    </w:rPr>
                  </w:rPrChange>
                </w:rPr>
                <w:t>Valerianella</w:t>
              </w:r>
              <w:proofErr w:type="spellEnd"/>
              <w:r w:rsidRPr="00C76A19">
                <w:rPr>
                  <w:rPrChange w:id="4370" w:author="Felix Pascal (felixpas)" w:date="2025-07-01T19:19:00Z">
                    <w:rPr>
                      <w:rFonts w:ascii="Calibri" w:hAnsi="Calibri" w:cs="Calibri"/>
                      <w:color w:val="000000"/>
                    </w:rPr>
                  </w:rPrChange>
                </w:rPr>
                <w:t xml:space="preserve"> </w:t>
              </w:r>
              <w:proofErr w:type="spellStart"/>
              <w:r w:rsidRPr="00C76A19">
                <w:rPr>
                  <w:rPrChange w:id="4371" w:author="Felix Pascal (felixpas)" w:date="2025-07-01T19:19:00Z">
                    <w:rPr>
                      <w:rFonts w:ascii="Calibri" w:hAnsi="Calibri" w:cs="Calibri"/>
                      <w:color w:val="000000"/>
                    </w:rPr>
                  </w:rPrChange>
                </w:rPr>
                <w:t>carinata</w:t>
              </w:r>
              <w:proofErr w:type="spellEnd"/>
            </w:ins>
          </w:p>
        </w:tc>
        <w:tc>
          <w:tcPr>
            <w:tcW w:w="1706" w:type="dxa"/>
            <w:noWrap/>
            <w:hideMark/>
            <w:tcPrChange w:id="4372" w:author="Felix Pascal (felixpas)" w:date="2025-07-01T19:33:00Z">
              <w:tcPr>
                <w:tcW w:w="2480" w:type="dxa"/>
                <w:noWrap/>
                <w:hideMark/>
              </w:tcPr>
            </w:tcPrChange>
          </w:tcPr>
          <w:p w14:paraId="5A85BE7A" w14:textId="77777777" w:rsidR="00C76A19" w:rsidRPr="00C76A19" w:rsidRDefault="00C76A19" w:rsidP="00C76A19">
            <w:pPr>
              <w:rPr>
                <w:ins w:id="4373" w:author="Felix Pascal (felixpas)" w:date="2025-07-01T19:19:00Z"/>
                <w:rPrChange w:id="4374" w:author="Felix Pascal (felixpas)" w:date="2025-07-01T19:19:00Z">
                  <w:rPr>
                    <w:ins w:id="4375" w:author="Felix Pascal (felixpas)" w:date="2025-07-01T19:19:00Z"/>
                    <w:rFonts w:ascii="Calibri" w:hAnsi="Calibri" w:cs="Calibri"/>
                    <w:color w:val="000000"/>
                  </w:rPr>
                </w:rPrChange>
              </w:rPr>
              <w:pPrChange w:id="4376" w:author="Felix Pascal (felixpas)" w:date="2025-07-01T19:19:00Z">
                <w:pPr>
                  <w:jc w:val="right"/>
                </w:pPr>
              </w:pPrChange>
            </w:pPr>
            <w:ins w:id="4377" w:author="Felix Pascal (felixpas)" w:date="2025-07-01T19:19:00Z">
              <w:r w:rsidRPr="00C76A19">
                <w:rPr>
                  <w:rPrChange w:id="4378" w:author="Felix Pascal (felixpas)" w:date="2025-07-01T19:19:00Z">
                    <w:rPr>
                      <w:rFonts w:ascii="Calibri" w:hAnsi="Calibri" w:cs="Calibri"/>
                      <w:color w:val="000000"/>
                    </w:rPr>
                  </w:rPrChange>
                </w:rPr>
                <w:t>30.40028795</w:t>
              </w:r>
            </w:ins>
          </w:p>
        </w:tc>
        <w:tc>
          <w:tcPr>
            <w:tcW w:w="1696" w:type="dxa"/>
            <w:noWrap/>
            <w:hideMark/>
            <w:tcPrChange w:id="4379" w:author="Felix Pascal (felixpas)" w:date="2025-07-01T19:33:00Z">
              <w:tcPr>
                <w:tcW w:w="1387" w:type="dxa"/>
                <w:noWrap/>
                <w:hideMark/>
              </w:tcPr>
            </w:tcPrChange>
          </w:tcPr>
          <w:p w14:paraId="57E922B0" w14:textId="77777777" w:rsidR="00C76A19" w:rsidRPr="00C76A19" w:rsidRDefault="00C76A19" w:rsidP="00C76A19">
            <w:pPr>
              <w:rPr>
                <w:ins w:id="4380" w:author="Felix Pascal (felixpas)" w:date="2025-07-01T19:19:00Z"/>
                <w:rPrChange w:id="4381" w:author="Felix Pascal (felixpas)" w:date="2025-07-01T19:19:00Z">
                  <w:rPr>
                    <w:ins w:id="4382" w:author="Felix Pascal (felixpas)" w:date="2025-07-01T19:19:00Z"/>
                    <w:rFonts w:ascii="Calibri" w:hAnsi="Calibri" w:cs="Calibri"/>
                    <w:color w:val="000000"/>
                  </w:rPr>
                </w:rPrChange>
              </w:rPr>
              <w:pPrChange w:id="4383" w:author="Felix Pascal (felixpas)" w:date="2025-07-01T19:19:00Z">
                <w:pPr>
                  <w:jc w:val="right"/>
                </w:pPr>
              </w:pPrChange>
            </w:pPr>
            <w:ins w:id="4384" w:author="Felix Pascal (felixpas)" w:date="2025-07-01T19:19:00Z">
              <w:r w:rsidRPr="00C76A19">
                <w:rPr>
                  <w:rPrChange w:id="4385" w:author="Felix Pascal (felixpas)" w:date="2025-07-01T19:19:00Z">
                    <w:rPr>
                      <w:rFonts w:ascii="Calibri" w:hAnsi="Calibri" w:cs="Calibri"/>
                      <w:color w:val="000000"/>
                    </w:rPr>
                  </w:rPrChange>
                </w:rPr>
                <w:t>0.001569724</w:t>
              </w:r>
            </w:ins>
          </w:p>
        </w:tc>
        <w:tc>
          <w:tcPr>
            <w:tcW w:w="1418" w:type="dxa"/>
            <w:noWrap/>
            <w:hideMark/>
            <w:tcPrChange w:id="4386" w:author="Felix Pascal (felixpas)" w:date="2025-07-01T19:33:00Z">
              <w:tcPr>
                <w:tcW w:w="980" w:type="dxa"/>
                <w:noWrap/>
                <w:hideMark/>
              </w:tcPr>
            </w:tcPrChange>
          </w:tcPr>
          <w:p w14:paraId="25E4A802" w14:textId="77777777" w:rsidR="00C76A19" w:rsidRPr="00C76A19" w:rsidRDefault="00C76A19">
            <w:pPr>
              <w:rPr>
                <w:ins w:id="4387" w:author="Felix Pascal (felixpas)" w:date="2025-07-01T19:19:00Z"/>
                <w:rPrChange w:id="4388" w:author="Felix Pascal (felixpas)" w:date="2025-07-01T19:19:00Z">
                  <w:rPr>
                    <w:ins w:id="4389" w:author="Felix Pascal (felixpas)" w:date="2025-07-01T19:19:00Z"/>
                    <w:rFonts w:ascii="Calibri" w:hAnsi="Calibri" w:cs="Calibri"/>
                    <w:color w:val="000000"/>
                  </w:rPr>
                </w:rPrChange>
              </w:rPr>
            </w:pPr>
            <w:ins w:id="4390" w:author="Felix Pascal (felixpas)" w:date="2025-07-01T19:19:00Z">
              <w:r w:rsidRPr="00C76A19">
                <w:rPr>
                  <w:rPrChange w:id="4391" w:author="Felix Pascal (felixpas)" w:date="2025-07-01T19:19:00Z">
                    <w:rPr>
                      <w:rFonts w:ascii="Calibri" w:hAnsi="Calibri" w:cs="Calibri"/>
                      <w:color w:val="000000"/>
                    </w:rPr>
                  </w:rPrChange>
                </w:rPr>
                <w:t>increasing</w:t>
              </w:r>
            </w:ins>
          </w:p>
        </w:tc>
        <w:tc>
          <w:tcPr>
            <w:tcW w:w="850" w:type="dxa"/>
            <w:noWrap/>
            <w:hideMark/>
            <w:tcPrChange w:id="4392" w:author="Felix Pascal (felixpas)" w:date="2025-07-01T19:33:00Z">
              <w:tcPr>
                <w:tcW w:w="1280" w:type="dxa"/>
                <w:gridSpan w:val="2"/>
                <w:noWrap/>
                <w:hideMark/>
              </w:tcPr>
            </w:tcPrChange>
          </w:tcPr>
          <w:p w14:paraId="500E280C" w14:textId="77777777" w:rsidR="00C76A19" w:rsidRPr="00C76A19" w:rsidRDefault="00C76A19" w:rsidP="00C76A19">
            <w:pPr>
              <w:rPr>
                <w:ins w:id="4393" w:author="Felix Pascal (felixpas)" w:date="2025-07-01T19:19:00Z"/>
                <w:rPrChange w:id="4394" w:author="Felix Pascal (felixpas)" w:date="2025-07-01T19:19:00Z">
                  <w:rPr>
                    <w:ins w:id="4395" w:author="Felix Pascal (felixpas)" w:date="2025-07-01T19:19:00Z"/>
                    <w:rFonts w:ascii="Calibri" w:hAnsi="Calibri" w:cs="Calibri"/>
                    <w:color w:val="000000"/>
                  </w:rPr>
                </w:rPrChange>
              </w:rPr>
              <w:pPrChange w:id="4396" w:author="Felix Pascal (felixpas)" w:date="2025-07-01T19:19:00Z">
                <w:pPr>
                  <w:jc w:val="right"/>
                </w:pPr>
              </w:pPrChange>
            </w:pPr>
            <w:ins w:id="4397" w:author="Felix Pascal (felixpas)" w:date="2025-07-01T19:19:00Z">
              <w:r w:rsidRPr="00C76A19">
                <w:rPr>
                  <w:rPrChange w:id="4398" w:author="Felix Pascal (felixpas)" w:date="2025-07-01T19:19:00Z">
                    <w:rPr>
                      <w:rFonts w:ascii="Calibri" w:hAnsi="Calibri" w:cs="Calibri"/>
                      <w:color w:val="000000"/>
                    </w:rPr>
                  </w:rPrChange>
                </w:rPr>
                <w:t>18</w:t>
              </w:r>
            </w:ins>
          </w:p>
        </w:tc>
      </w:tr>
      <w:tr w:rsidR="00C76A19" w:rsidRPr="00C76A19" w14:paraId="4AA4F9FD" w14:textId="77777777" w:rsidTr="00D247C6">
        <w:trPr>
          <w:trHeight w:val="288"/>
          <w:ins w:id="4399" w:author="Felix Pascal (felixpas)" w:date="2025-07-01T19:19:00Z"/>
          <w:trPrChange w:id="4400" w:author="Felix Pascal (felixpas)" w:date="2025-07-01T19:33:00Z">
            <w:trPr>
              <w:gridAfter w:val="0"/>
              <w:trHeight w:val="288"/>
            </w:trPr>
          </w:trPrChange>
        </w:trPr>
        <w:tc>
          <w:tcPr>
            <w:tcW w:w="3256" w:type="dxa"/>
            <w:noWrap/>
            <w:hideMark/>
            <w:tcPrChange w:id="4401" w:author="Felix Pascal (felixpas)" w:date="2025-07-01T19:33:00Z">
              <w:tcPr>
                <w:tcW w:w="2940" w:type="dxa"/>
                <w:noWrap/>
                <w:hideMark/>
              </w:tcPr>
            </w:tcPrChange>
          </w:tcPr>
          <w:p w14:paraId="42992D3C" w14:textId="77777777" w:rsidR="00C76A19" w:rsidRPr="00C76A19" w:rsidRDefault="00C76A19">
            <w:pPr>
              <w:rPr>
                <w:ins w:id="4402" w:author="Felix Pascal (felixpas)" w:date="2025-07-01T19:19:00Z"/>
                <w:rPrChange w:id="4403" w:author="Felix Pascal (felixpas)" w:date="2025-07-01T19:19:00Z">
                  <w:rPr>
                    <w:ins w:id="4404" w:author="Felix Pascal (felixpas)" w:date="2025-07-01T19:19:00Z"/>
                    <w:rFonts w:ascii="Calibri" w:hAnsi="Calibri" w:cs="Calibri"/>
                    <w:color w:val="000000"/>
                  </w:rPr>
                </w:rPrChange>
              </w:rPr>
            </w:pPr>
            <w:ins w:id="4405" w:author="Felix Pascal (felixpas)" w:date="2025-07-01T19:19:00Z">
              <w:r w:rsidRPr="00C76A19">
                <w:rPr>
                  <w:rPrChange w:id="4406" w:author="Felix Pascal (felixpas)" w:date="2025-07-01T19:19:00Z">
                    <w:rPr>
                      <w:rFonts w:ascii="Calibri" w:hAnsi="Calibri" w:cs="Calibri"/>
                      <w:color w:val="000000"/>
                    </w:rPr>
                  </w:rPrChange>
                </w:rPr>
                <w:t>Gentiana orbicularis</w:t>
              </w:r>
            </w:ins>
          </w:p>
        </w:tc>
        <w:tc>
          <w:tcPr>
            <w:tcW w:w="1706" w:type="dxa"/>
            <w:noWrap/>
            <w:hideMark/>
            <w:tcPrChange w:id="4407" w:author="Felix Pascal (felixpas)" w:date="2025-07-01T19:33:00Z">
              <w:tcPr>
                <w:tcW w:w="2480" w:type="dxa"/>
                <w:noWrap/>
                <w:hideMark/>
              </w:tcPr>
            </w:tcPrChange>
          </w:tcPr>
          <w:p w14:paraId="09692ACC" w14:textId="77777777" w:rsidR="00C76A19" w:rsidRPr="00C76A19" w:rsidRDefault="00C76A19" w:rsidP="00C76A19">
            <w:pPr>
              <w:rPr>
                <w:ins w:id="4408" w:author="Felix Pascal (felixpas)" w:date="2025-07-01T19:19:00Z"/>
                <w:rPrChange w:id="4409" w:author="Felix Pascal (felixpas)" w:date="2025-07-01T19:19:00Z">
                  <w:rPr>
                    <w:ins w:id="4410" w:author="Felix Pascal (felixpas)" w:date="2025-07-01T19:19:00Z"/>
                    <w:rFonts w:ascii="Calibri" w:hAnsi="Calibri" w:cs="Calibri"/>
                    <w:color w:val="000000"/>
                  </w:rPr>
                </w:rPrChange>
              </w:rPr>
              <w:pPrChange w:id="4411" w:author="Felix Pascal (felixpas)" w:date="2025-07-01T19:19:00Z">
                <w:pPr>
                  <w:jc w:val="right"/>
                </w:pPr>
              </w:pPrChange>
            </w:pPr>
            <w:ins w:id="4412" w:author="Felix Pascal (felixpas)" w:date="2025-07-01T19:19:00Z">
              <w:r w:rsidRPr="00C76A19">
                <w:rPr>
                  <w:rPrChange w:id="4413" w:author="Felix Pascal (felixpas)" w:date="2025-07-01T19:19:00Z">
                    <w:rPr>
                      <w:rFonts w:ascii="Calibri" w:hAnsi="Calibri" w:cs="Calibri"/>
                      <w:color w:val="000000"/>
                    </w:rPr>
                  </w:rPrChange>
                </w:rPr>
                <w:t>28.01620298</w:t>
              </w:r>
            </w:ins>
          </w:p>
        </w:tc>
        <w:tc>
          <w:tcPr>
            <w:tcW w:w="1696" w:type="dxa"/>
            <w:noWrap/>
            <w:hideMark/>
            <w:tcPrChange w:id="4414" w:author="Felix Pascal (felixpas)" w:date="2025-07-01T19:33:00Z">
              <w:tcPr>
                <w:tcW w:w="1300" w:type="dxa"/>
                <w:noWrap/>
                <w:hideMark/>
              </w:tcPr>
            </w:tcPrChange>
          </w:tcPr>
          <w:p w14:paraId="229B78FA" w14:textId="77777777" w:rsidR="00C76A19" w:rsidRPr="00C76A19" w:rsidRDefault="00C76A19" w:rsidP="00C76A19">
            <w:pPr>
              <w:rPr>
                <w:ins w:id="4415" w:author="Felix Pascal (felixpas)" w:date="2025-07-01T19:19:00Z"/>
                <w:rPrChange w:id="4416" w:author="Felix Pascal (felixpas)" w:date="2025-07-01T19:19:00Z">
                  <w:rPr>
                    <w:ins w:id="4417" w:author="Felix Pascal (felixpas)" w:date="2025-07-01T19:19:00Z"/>
                    <w:rFonts w:ascii="Calibri" w:hAnsi="Calibri" w:cs="Calibri"/>
                    <w:color w:val="000000"/>
                  </w:rPr>
                </w:rPrChange>
              </w:rPr>
              <w:pPrChange w:id="4418" w:author="Felix Pascal (felixpas)" w:date="2025-07-01T19:19:00Z">
                <w:pPr>
                  <w:jc w:val="right"/>
                </w:pPr>
              </w:pPrChange>
            </w:pPr>
            <w:ins w:id="4419" w:author="Felix Pascal (felixpas)" w:date="2025-07-01T19:19:00Z">
              <w:r w:rsidRPr="00C76A19">
                <w:rPr>
                  <w:rPrChange w:id="4420" w:author="Felix Pascal (felixpas)" w:date="2025-07-01T19:19:00Z">
                    <w:rPr>
                      <w:rFonts w:ascii="Calibri" w:hAnsi="Calibri" w:cs="Calibri"/>
                      <w:color w:val="000000"/>
                    </w:rPr>
                  </w:rPrChange>
                </w:rPr>
                <w:t>0.001543833</w:t>
              </w:r>
            </w:ins>
          </w:p>
        </w:tc>
        <w:tc>
          <w:tcPr>
            <w:tcW w:w="1418" w:type="dxa"/>
            <w:noWrap/>
            <w:hideMark/>
            <w:tcPrChange w:id="4421" w:author="Felix Pascal (felixpas)" w:date="2025-07-01T19:33:00Z">
              <w:tcPr>
                <w:tcW w:w="980" w:type="dxa"/>
                <w:noWrap/>
                <w:hideMark/>
              </w:tcPr>
            </w:tcPrChange>
          </w:tcPr>
          <w:p w14:paraId="417CD062" w14:textId="77777777" w:rsidR="00C76A19" w:rsidRPr="00C76A19" w:rsidRDefault="00C76A19">
            <w:pPr>
              <w:rPr>
                <w:ins w:id="4422" w:author="Felix Pascal (felixpas)" w:date="2025-07-01T19:19:00Z"/>
                <w:rPrChange w:id="4423" w:author="Felix Pascal (felixpas)" w:date="2025-07-01T19:19:00Z">
                  <w:rPr>
                    <w:ins w:id="4424" w:author="Felix Pascal (felixpas)" w:date="2025-07-01T19:19:00Z"/>
                    <w:rFonts w:ascii="Calibri" w:hAnsi="Calibri" w:cs="Calibri"/>
                    <w:color w:val="000000"/>
                  </w:rPr>
                </w:rPrChange>
              </w:rPr>
            </w:pPr>
            <w:ins w:id="4425" w:author="Felix Pascal (felixpas)" w:date="2025-07-01T19:19:00Z">
              <w:r w:rsidRPr="00C76A19">
                <w:rPr>
                  <w:rPrChange w:id="4426" w:author="Felix Pascal (felixpas)" w:date="2025-07-01T19:19:00Z">
                    <w:rPr>
                      <w:rFonts w:ascii="Calibri" w:hAnsi="Calibri" w:cs="Calibri"/>
                      <w:color w:val="000000"/>
                    </w:rPr>
                  </w:rPrChange>
                </w:rPr>
                <w:t>increasing</w:t>
              </w:r>
            </w:ins>
          </w:p>
        </w:tc>
        <w:tc>
          <w:tcPr>
            <w:tcW w:w="850" w:type="dxa"/>
            <w:noWrap/>
            <w:hideMark/>
            <w:tcPrChange w:id="4427" w:author="Felix Pascal (felixpas)" w:date="2025-07-01T19:33:00Z">
              <w:tcPr>
                <w:tcW w:w="900" w:type="dxa"/>
                <w:noWrap/>
                <w:hideMark/>
              </w:tcPr>
            </w:tcPrChange>
          </w:tcPr>
          <w:p w14:paraId="6C5316F7" w14:textId="77777777" w:rsidR="00C76A19" w:rsidRPr="00C76A19" w:rsidRDefault="00C76A19" w:rsidP="00C76A19">
            <w:pPr>
              <w:rPr>
                <w:ins w:id="4428" w:author="Felix Pascal (felixpas)" w:date="2025-07-01T19:19:00Z"/>
                <w:rPrChange w:id="4429" w:author="Felix Pascal (felixpas)" w:date="2025-07-01T19:19:00Z">
                  <w:rPr>
                    <w:ins w:id="4430" w:author="Felix Pascal (felixpas)" w:date="2025-07-01T19:19:00Z"/>
                    <w:rFonts w:ascii="Calibri" w:hAnsi="Calibri" w:cs="Calibri"/>
                    <w:color w:val="000000"/>
                  </w:rPr>
                </w:rPrChange>
              </w:rPr>
              <w:pPrChange w:id="4431" w:author="Felix Pascal (felixpas)" w:date="2025-07-01T19:19:00Z">
                <w:pPr>
                  <w:jc w:val="right"/>
                </w:pPr>
              </w:pPrChange>
            </w:pPr>
            <w:ins w:id="4432" w:author="Felix Pascal (felixpas)" w:date="2025-07-01T19:19:00Z">
              <w:r w:rsidRPr="00C76A19">
                <w:rPr>
                  <w:rPrChange w:id="4433" w:author="Felix Pascal (felixpas)" w:date="2025-07-01T19:19:00Z">
                    <w:rPr>
                      <w:rFonts w:ascii="Calibri" w:hAnsi="Calibri" w:cs="Calibri"/>
                      <w:color w:val="000000"/>
                    </w:rPr>
                  </w:rPrChange>
                </w:rPr>
                <w:t>24</w:t>
              </w:r>
            </w:ins>
          </w:p>
        </w:tc>
      </w:tr>
      <w:tr w:rsidR="00D247C6" w:rsidRPr="00D247C6" w14:paraId="4CA81859" w14:textId="77777777" w:rsidTr="00D247C6">
        <w:tblPrEx>
          <w:tblPrExChange w:id="4434" w:author="Felix Pascal (felixpas)" w:date="2025-07-01T19:33:00Z">
            <w:tblPrEx>
              <w:tblW w:w="9067" w:type="dxa"/>
            </w:tblPrEx>
          </w:tblPrExChange>
        </w:tblPrEx>
        <w:trPr>
          <w:trHeight w:val="288"/>
          <w:ins w:id="4435" w:author="Felix Pascal (felixpas)" w:date="2025-07-01T19:19:00Z"/>
          <w:trPrChange w:id="4436" w:author="Felix Pascal (felixpas)" w:date="2025-07-01T19:33:00Z">
            <w:trPr>
              <w:trHeight w:val="288"/>
            </w:trPr>
          </w:trPrChange>
        </w:trPr>
        <w:tc>
          <w:tcPr>
            <w:tcW w:w="3256" w:type="dxa"/>
            <w:noWrap/>
            <w:hideMark/>
            <w:tcPrChange w:id="4437" w:author="Felix Pascal (felixpas)" w:date="2025-07-01T19:33:00Z">
              <w:tcPr>
                <w:tcW w:w="2940" w:type="dxa"/>
                <w:noWrap/>
                <w:hideMark/>
              </w:tcPr>
            </w:tcPrChange>
          </w:tcPr>
          <w:p w14:paraId="36174D48" w14:textId="77777777" w:rsidR="00C76A19" w:rsidRPr="00C76A19" w:rsidRDefault="00C76A19">
            <w:pPr>
              <w:rPr>
                <w:ins w:id="4438" w:author="Felix Pascal (felixpas)" w:date="2025-07-01T19:19:00Z"/>
                <w:rPrChange w:id="4439" w:author="Felix Pascal (felixpas)" w:date="2025-07-01T19:19:00Z">
                  <w:rPr>
                    <w:ins w:id="4440" w:author="Felix Pascal (felixpas)" w:date="2025-07-01T19:19:00Z"/>
                    <w:rFonts w:ascii="Calibri" w:hAnsi="Calibri" w:cs="Calibri"/>
                    <w:color w:val="000000"/>
                  </w:rPr>
                </w:rPrChange>
              </w:rPr>
            </w:pPr>
            <w:ins w:id="4441" w:author="Felix Pascal (felixpas)" w:date="2025-07-01T19:19:00Z">
              <w:r w:rsidRPr="00C76A19">
                <w:rPr>
                  <w:rPrChange w:id="4442" w:author="Felix Pascal (felixpas)" w:date="2025-07-01T19:19:00Z">
                    <w:rPr>
                      <w:rFonts w:ascii="Calibri" w:hAnsi="Calibri" w:cs="Calibri"/>
                      <w:color w:val="000000"/>
                    </w:rPr>
                  </w:rPrChange>
                </w:rPr>
                <w:t xml:space="preserve">Euphorbia </w:t>
              </w:r>
              <w:proofErr w:type="spellStart"/>
              <w:r w:rsidRPr="00C76A19">
                <w:rPr>
                  <w:rPrChange w:id="4443" w:author="Felix Pascal (felixpas)" w:date="2025-07-01T19:19:00Z">
                    <w:rPr>
                      <w:rFonts w:ascii="Calibri" w:hAnsi="Calibri" w:cs="Calibri"/>
                      <w:color w:val="000000"/>
                    </w:rPr>
                  </w:rPrChange>
                </w:rPr>
                <w:t>platyphyllos</w:t>
              </w:r>
              <w:proofErr w:type="spellEnd"/>
            </w:ins>
          </w:p>
        </w:tc>
        <w:tc>
          <w:tcPr>
            <w:tcW w:w="1706" w:type="dxa"/>
            <w:noWrap/>
            <w:hideMark/>
            <w:tcPrChange w:id="4444" w:author="Felix Pascal (felixpas)" w:date="2025-07-01T19:33:00Z">
              <w:tcPr>
                <w:tcW w:w="2480" w:type="dxa"/>
                <w:noWrap/>
                <w:hideMark/>
              </w:tcPr>
            </w:tcPrChange>
          </w:tcPr>
          <w:p w14:paraId="36FC8BFD" w14:textId="77777777" w:rsidR="00C76A19" w:rsidRPr="00C76A19" w:rsidRDefault="00C76A19" w:rsidP="00C76A19">
            <w:pPr>
              <w:rPr>
                <w:ins w:id="4445" w:author="Felix Pascal (felixpas)" w:date="2025-07-01T19:19:00Z"/>
                <w:rPrChange w:id="4446" w:author="Felix Pascal (felixpas)" w:date="2025-07-01T19:19:00Z">
                  <w:rPr>
                    <w:ins w:id="4447" w:author="Felix Pascal (felixpas)" w:date="2025-07-01T19:19:00Z"/>
                    <w:rFonts w:ascii="Calibri" w:hAnsi="Calibri" w:cs="Calibri"/>
                    <w:color w:val="000000"/>
                  </w:rPr>
                </w:rPrChange>
              </w:rPr>
              <w:pPrChange w:id="4448" w:author="Felix Pascal (felixpas)" w:date="2025-07-01T19:19:00Z">
                <w:pPr>
                  <w:jc w:val="right"/>
                </w:pPr>
              </w:pPrChange>
            </w:pPr>
            <w:ins w:id="4449" w:author="Felix Pascal (felixpas)" w:date="2025-07-01T19:19:00Z">
              <w:r w:rsidRPr="00C76A19">
                <w:rPr>
                  <w:rPrChange w:id="4450" w:author="Felix Pascal (felixpas)" w:date="2025-07-01T19:19:00Z">
                    <w:rPr>
                      <w:rFonts w:ascii="Calibri" w:hAnsi="Calibri" w:cs="Calibri"/>
                      <w:color w:val="000000"/>
                    </w:rPr>
                  </w:rPrChange>
                </w:rPr>
                <w:t>27.54637363</w:t>
              </w:r>
            </w:ins>
          </w:p>
        </w:tc>
        <w:tc>
          <w:tcPr>
            <w:tcW w:w="1696" w:type="dxa"/>
            <w:noWrap/>
            <w:hideMark/>
            <w:tcPrChange w:id="4451" w:author="Felix Pascal (felixpas)" w:date="2025-07-01T19:33:00Z">
              <w:tcPr>
                <w:tcW w:w="1387" w:type="dxa"/>
                <w:noWrap/>
                <w:hideMark/>
              </w:tcPr>
            </w:tcPrChange>
          </w:tcPr>
          <w:p w14:paraId="119331AB" w14:textId="77777777" w:rsidR="00C76A19" w:rsidRPr="00C76A19" w:rsidRDefault="00C76A19" w:rsidP="00C76A19">
            <w:pPr>
              <w:rPr>
                <w:ins w:id="4452" w:author="Felix Pascal (felixpas)" w:date="2025-07-01T19:19:00Z"/>
                <w:rPrChange w:id="4453" w:author="Felix Pascal (felixpas)" w:date="2025-07-01T19:19:00Z">
                  <w:rPr>
                    <w:ins w:id="4454" w:author="Felix Pascal (felixpas)" w:date="2025-07-01T19:19:00Z"/>
                    <w:rFonts w:ascii="Calibri" w:hAnsi="Calibri" w:cs="Calibri"/>
                    <w:color w:val="000000"/>
                  </w:rPr>
                </w:rPrChange>
              </w:rPr>
              <w:pPrChange w:id="4455" w:author="Felix Pascal (felixpas)" w:date="2025-07-01T19:19:00Z">
                <w:pPr>
                  <w:jc w:val="right"/>
                </w:pPr>
              </w:pPrChange>
            </w:pPr>
            <w:ins w:id="4456" w:author="Felix Pascal (felixpas)" w:date="2025-07-01T19:19:00Z">
              <w:r w:rsidRPr="00C76A19">
                <w:rPr>
                  <w:rPrChange w:id="4457" w:author="Felix Pascal (felixpas)" w:date="2025-07-01T19:19:00Z">
                    <w:rPr>
                      <w:rFonts w:ascii="Calibri" w:hAnsi="Calibri" w:cs="Calibri"/>
                      <w:color w:val="000000"/>
                    </w:rPr>
                  </w:rPrChange>
                </w:rPr>
                <w:t>0.01021326</w:t>
              </w:r>
            </w:ins>
          </w:p>
        </w:tc>
        <w:tc>
          <w:tcPr>
            <w:tcW w:w="1418" w:type="dxa"/>
            <w:noWrap/>
            <w:hideMark/>
            <w:tcPrChange w:id="4458" w:author="Felix Pascal (felixpas)" w:date="2025-07-01T19:33:00Z">
              <w:tcPr>
                <w:tcW w:w="980" w:type="dxa"/>
                <w:noWrap/>
                <w:hideMark/>
              </w:tcPr>
            </w:tcPrChange>
          </w:tcPr>
          <w:p w14:paraId="56E52EE8" w14:textId="77777777" w:rsidR="00C76A19" w:rsidRPr="00C76A19" w:rsidRDefault="00C76A19">
            <w:pPr>
              <w:rPr>
                <w:ins w:id="4459" w:author="Felix Pascal (felixpas)" w:date="2025-07-01T19:19:00Z"/>
                <w:rPrChange w:id="4460" w:author="Felix Pascal (felixpas)" w:date="2025-07-01T19:19:00Z">
                  <w:rPr>
                    <w:ins w:id="4461" w:author="Felix Pascal (felixpas)" w:date="2025-07-01T19:19:00Z"/>
                    <w:rFonts w:ascii="Calibri" w:hAnsi="Calibri" w:cs="Calibri"/>
                    <w:color w:val="000000"/>
                  </w:rPr>
                </w:rPrChange>
              </w:rPr>
            </w:pPr>
            <w:ins w:id="4462" w:author="Felix Pascal (felixpas)" w:date="2025-07-01T19:19:00Z">
              <w:r w:rsidRPr="00C76A19">
                <w:rPr>
                  <w:rPrChange w:id="4463" w:author="Felix Pascal (felixpas)" w:date="2025-07-01T19:19:00Z">
                    <w:rPr>
                      <w:rFonts w:ascii="Calibri" w:hAnsi="Calibri" w:cs="Calibri"/>
                      <w:color w:val="000000"/>
                    </w:rPr>
                  </w:rPrChange>
                </w:rPr>
                <w:t>increasing</w:t>
              </w:r>
            </w:ins>
          </w:p>
        </w:tc>
        <w:tc>
          <w:tcPr>
            <w:tcW w:w="850" w:type="dxa"/>
            <w:noWrap/>
            <w:hideMark/>
            <w:tcPrChange w:id="4464" w:author="Felix Pascal (felixpas)" w:date="2025-07-01T19:33:00Z">
              <w:tcPr>
                <w:tcW w:w="1280" w:type="dxa"/>
                <w:gridSpan w:val="2"/>
                <w:noWrap/>
                <w:hideMark/>
              </w:tcPr>
            </w:tcPrChange>
          </w:tcPr>
          <w:p w14:paraId="3145668E" w14:textId="77777777" w:rsidR="00C76A19" w:rsidRPr="00C76A19" w:rsidRDefault="00C76A19" w:rsidP="00C76A19">
            <w:pPr>
              <w:rPr>
                <w:ins w:id="4465" w:author="Felix Pascal (felixpas)" w:date="2025-07-01T19:19:00Z"/>
                <w:rPrChange w:id="4466" w:author="Felix Pascal (felixpas)" w:date="2025-07-01T19:19:00Z">
                  <w:rPr>
                    <w:ins w:id="4467" w:author="Felix Pascal (felixpas)" w:date="2025-07-01T19:19:00Z"/>
                    <w:rFonts w:ascii="Calibri" w:hAnsi="Calibri" w:cs="Calibri"/>
                    <w:color w:val="000000"/>
                  </w:rPr>
                </w:rPrChange>
              </w:rPr>
              <w:pPrChange w:id="4468" w:author="Felix Pascal (felixpas)" w:date="2025-07-01T19:19:00Z">
                <w:pPr>
                  <w:jc w:val="right"/>
                </w:pPr>
              </w:pPrChange>
            </w:pPr>
            <w:ins w:id="4469" w:author="Felix Pascal (felixpas)" w:date="2025-07-01T19:19:00Z">
              <w:r w:rsidRPr="00C76A19">
                <w:rPr>
                  <w:rPrChange w:id="4470" w:author="Felix Pascal (felixpas)" w:date="2025-07-01T19:19:00Z">
                    <w:rPr>
                      <w:rFonts w:ascii="Calibri" w:hAnsi="Calibri" w:cs="Calibri"/>
                      <w:color w:val="000000"/>
                    </w:rPr>
                  </w:rPrChange>
                </w:rPr>
                <w:t>11</w:t>
              </w:r>
            </w:ins>
          </w:p>
        </w:tc>
      </w:tr>
      <w:tr w:rsidR="00C76A19" w:rsidRPr="00C76A19" w14:paraId="5F6C39EC" w14:textId="77777777" w:rsidTr="00D247C6">
        <w:trPr>
          <w:trHeight w:val="288"/>
          <w:ins w:id="4471" w:author="Felix Pascal (felixpas)" w:date="2025-07-01T19:19:00Z"/>
          <w:trPrChange w:id="4472" w:author="Felix Pascal (felixpas)" w:date="2025-07-01T19:33:00Z">
            <w:trPr>
              <w:gridAfter w:val="0"/>
              <w:trHeight w:val="288"/>
            </w:trPr>
          </w:trPrChange>
        </w:trPr>
        <w:tc>
          <w:tcPr>
            <w:tcW w:w="3256" w:type="dxa"/>
            <w:noWrap/>
            <w:hideMark/>
            <w:tcPrChange w:id="4473" w:author="Felix Pascal (felixpas)" w:date="2025-07-01T19:33:00Z">
              <w:tcPr>
                <w:tcW w:w="2940" w:type="dxa"/>
                <w:noWrap/>
                <w:hideMark/>
              </w:tcPr>
            </w:tcPrChange>
          </w:tcPr>
          <w:p w14:paraId="0A293D52" w14:textId="77777777" w:rsidR="00C76A19" w:rsidRPr="00C76A19" w:rsidRDefault="00C76A19">
            <w:pPr>
              <w:rPr>
                <w:ins w:id="4474" w:author="Felix Pascal (felixpas)" w:date="2025-07-01T19:19:00Z"/>
                <w:rPrChange w:id="4475" w:author="Felix Pascal (felixpas)" w:date="2025-07-01T19:19:00Z">
                  <w:rPr>
                    <w:ins w:id="4476" w:author="Felix Pascal (felixpas)" w:date="2025-07-01T19:19:00Z"/>
                    <w:rFonts w:ascii="Calibri" w:hAnsi="Calibri" w:cs="Calibri"/>
                    <w:color w:val="000000"/>
                  </w:rPr>
                </w:rPrChange>
              </w:rPr>
            </w:pPr>
            <w:ins w:id="4477" w:author="Felix Pascal (felixpas)" w:date="2025-07-01T19:19:00Z">
              <w:r w:rsidRPr="00C76A19">
                <w:rPr>
                  <w:rPrChange w:id="4478" w:author="Felix Pascal (felixpas)" w:date="2025-07-01T19:19:00Z">
                    <w:rPr>
                      <w:rFonts w:ascii="Calibri" w:hAnsi="Calibri" w:cs="Calibri"/>
                      <w:color w:val="000000"/>
                    </w:rPr>
                  </w:rPrChange>
                </w:rPr>
                <w:t xml:space="preserve">Leontodon </w:t>
              </w:r>
              <w:proofErr w:type="spellStart"/>
              <w:r w:rsidRPr="00C76A19">
                <w:rPr>
                  <w:rPrChange w:id="4479" w:author="Felix Pascal (felixpas)" w:date="2025-07-01T19:19:00Z">
                    <w:rPr>
                      <w:rFonts w:ascii="Calibri" w:hAnsi="Calibri" w:cs="Calibri"/>
                      <w:color w:val="000000"/>
                    </w:rPr>
                  </w:rPrChange>
                </w:rPr>
                <w:t>montanus</w:t>
              </w:r>
              <w:proofErr w:type="spellEnd"/>
            </w:ins>
          </w:p>
        </w:tc>
        <w:tc>
          <w:tcPr>
            <w:tcW w:w="1706" w:type="dxa"/>
            <w:noWrap/>
            <w:hideMark/>
            <w:tcPrChange w:id="4480" w:author="Felix Pascal (felixpas)" w:date="2025-07-01T19:33:00Z">
              <w:tcPr>
                <w:tcW w:w="2480" w:type="dxa"/>
                <w:noWrap/>
                <w:hideMark/>
              </w:tcPr>
            </w:tcPrChange>
          </w:tcPr>
          <w:p w14:paraId="6B222A15" w14:textId="77777777" w:rsidR="00C76A19" w:rsidRPr="00C76A19" w:rsidRDefault="00C76A19" w:rsidP="00C76A19">
            <w:pPr>
              <w:rPr>
                <w:ins w:id="4481" w:author="Felix Pascal (felixpas)" w:date="2025-07-01T19:19:00Z"/>
                <w:rPrChange w:id="4482" w:author="Felix Pascal (felixpas)" w:date="2025-07-01T19:19:00Z">
                  <w:rPr>
                    <w:ins w:id="4483" w:author="Felix Pascal (felixpas)" w:date="2025-07-01T19:19:00Z"/>
                    <w:rFonts w:ascii="Calibri" w:hAnsi="Calibri" w:cs="Calibri"/>
                    <w:color w:val="000000"/>
                  </w:rPr>
                </w:rPrChange>
              </w:rPr>
              <w:pPrChange w:id="4484" w:author="Felix Pascal (felixpas)" w:date="2025-07-01T19:19:00Z">
                <w:pPr>
                  <w:jc w:val="right"/>
                </w:pPr>
              </w:pPrChange>
            </w:pPr>
            <w:ins w:id="4485" w:author="Felix Pascal (felixpas)" w:date="2025-07-01T19:19:00Z">
              <w:r w:rsidRPr="00C76A19">
                <w:rPr>
                  <w:rPrChange w:id="4486" w:author="Felix Pascal (felixpas)" w:date="2025-07-01T19:19:00Z">
                    <w:rPr>
                      <w:rFonts w:ascii="Calibri" w:hAnsi="Calibri" w:cs="Calibri"/>
                      <w:color w:val="000000"/>
                    </w:rPr>
                  </w:rPrChange>
                </w:rPr>
                <w:t>27.10982078</w:t>
              </w:r>
            </w:ins>
          </w:p>
        </w:tc>
        <w:tc>
          <w:tcPr>
            <w:tcW w:w="1696" w:type="dxa"/>
            <w:noWrap/>
            <w:hideMark/>
            <w:tcPrChange w:id="4487" w:author="Felix Pascal (felixpas)" w:date="2025-07-01T19:33:00Z">
              <w:tcPr>
                <w:tcW w:w="1300" w:type="dxa"/>
                <w:noWrap/>
                <w:hideMark/>
              </w:tcPr>
            </w:tcPrChange>
          </w:tcPr>
          <w:p w14:paraId="18B569C8" w14:textId="77777777" w:rsidR="00C76A19" w:rsidRPr="00C76A19" w:rsidRDefault="00C76A19" w:rsidP="00C76A19">
            <w:pPr>
              <w:rPr>
                <w:ins w:id="4488" w:author="Felix Pascal (felixpas)" w:date="2025-07-01T19:19:00Z"/>
                <w:rPrChange w:id="4489" w:author="Felix Pascal (felixpas)" w:date="2025-07-01T19:19:00Z">
                  <w:rPr>
                    <w:ins w:id="4490" w:author="Felix Pascal (felixpas)" w:date="2025-07-01T19:19:00Z"/>
                    <w:rFonts w:ascii="Calibri" w:hAnsi="Calibri" w:cs="Calibri"/>
                    <w:color w:val="000000"/>
                  </w:rPr>
                </w:rPrChange>
              </w:rPr>
              <w:pPrChange w:id="4491" w:author="Felix Pascal (felixpas)" w:date="2025-07-01T19:19:00Z">
                <w:pPr>
                  <w:jc w:val="right"/>
                </w:pPr>
              </w:pPrChange>
            </w:pPr>
            <w:ins w:id="4492" w:author="Felix Pascal (felixpas)" w:date="2025-07-01T19:19:00Z">
              <w:r w:rsidRPr="00C76A19">
                <w:rPr>
                  <w:rPrChange w:id="4493" w:author="Felix Pascal (felixpas)" w:date="2025-07-01T19:19:00Z">
                    <w:rPr>
                      <w:rFonts w:ascii="Calibri" w:hAnsi="Calibri" w:cs="Calibri"/>
                      <w:color w:val="000000"/>
                    </w:rPr>
                  </w:rPrChange>
                </w:rPr>
                <w:t>0.003633873</w:t>
              </w:r>
            </w:ins>
          </w:p>
        </w:tc>
        <w:tc>
          <w:tcPr>
            <w:tcW w:w="1418" w:type="dxa"/>
            <w:noWrap/>
            <w:hideMark/>
            <w:tcPrChange w:id="4494" w:author="Felix Pascal (felixpas)" w:date="2025-07-01T19:33:00Z">
              <w:tcPr>
                <w:tcW w:w="980" w:type="dxa"/>
                <w:noWrap/>
                <w:hideMark/>
              </w:tcPr>
            </w:tcPrChange>
          </w:tcPr>
          <w:p w14:paraId="02A7E4C4" w14:textId="77777777" w:rsidR="00C76A19" w:rsidRPr="00C76A19" w:rsidRDefault="00C76A19">
            <w:pPr>
              <w:rPr>
                <w:ins w:id="4495" w:author="Felix Pascal (felixpas)" w:date="2025-07-01T19:19:00Z"/>
                <w:rPrChange w:id="4496" w:author="Felix Pascal (felixpas)" w:date="2025-07-01T19:19:00Z">
                  <w:rPr>
                    <w:ins w:id="4497" w:author="Felix Pascal (felixpas)" w:date="2025-07-01T19:19:00Z"/>
                    <w:rFonts w:ascii="Calibri" w:hAnsi="Calibri" w:cs="Calibri"/>
                    <w:color w:val="000000"/>
                  </w:rPr>
                </w:rPrChange>
              </w:rPr>
            </w:pPr>
            <w:ins w:id="4498" w:author="Felix Pascal (felixpas)" w:date="2025-07-01T19:19:00Z">
              <w:r w:rsidRPr="00C76A19">
                <w:rPr>
                  <w:rPrChange w:id="4499" w:author="Felix Pascal (felixpas)" w:date="2025-07-01T19:19:00Z">
                    <w:rPr>
                      <w:rFonts w:ascii="Calibri" w:hAnsi="Calibri" w:cs="Calibri"/>
                      <w:color w:val="000000"/>
                    </w:rPr>
                  </w:rPrChange>
                </w:rPr>
                <w:t>increasing</w:t>
              </w:r>
            </w:ins>
          </w:p>
        </w:tc>
        <w:tc>
          <w:tcPr>
            <w:tcW w:w="850" w:type="dxa"/>
            <w:noWrap/>
            <w:hideMark/>
            <w:tcPrChange w:id="4500" w:author="Felix Pascal (felixpas)" w:date="2025-07-01T19:33:00Z">
              <w:tcPr>
                <w:tcW w:w="900" w:type="dxa"/>
                <w:noWrap/>
                <w:hideMark/>
              </w:tcPr>
            </w:tcPrChange>
          </w:tcPr>
          <w:p w14:paraId="7DFFF523" w14:textId="77777777" w:rsidR="00C76A19" w:rsidRPr="00C76A19" w:rsidRDefault="00C76A19" w:rsidP="00C76A19">
            <w:pPr>
              <w:rPr>
                <w:ins w:id="4501" w:author="Felix Pascal (felixpas)" w:date="2025-07-01T19:19:00Z"/>
                <w:rPrChange w:id="4502" w:author="Felix Pascal (felixpas)" w:date="2025-07-01T19:19:00Z">
                  <w:rPr>
                    <w:ins w:id="4503" w:author="Felix Pascal (felixpas)" w:date="2025-07-01T19:19:00Z"/>
                    <w:rFonts w:ascii="Calibri" w:hAnsi="Calibri" w:cs="Calibri"/>
                    <w:color w:val="000000"/>
                  </w:rPr>
                </w:rPrChange>
              </w:rPr>
              <w:pPrChange w:id="4504" w:author="Felix Pascal (felixpas)" w:date="2025-07-01T19:19:00Z">
                <w:pPr>
                  <w:jc w:val="right"/>
                </w:pPr>
              </w:pPrChange>
            </w:pPr>
            <w:ins w:id="4505" w:author="Felix Pascal (felixpas)" w:date="2025-07-01T19:19:00Z">
              <w:r w:rsidRPr="00C76A19">
                <w:rPr>
                  <w:rPrChange w:id="4506" w:author="Felix Pascal (felixpas)" w:date="2025-07-01T19:19:00Z">
                    <w:rPr>
                      <w:rFonts w:ascii="Calibri" w:hAnsi="Calibri" w:cs="Calibri"/>
                      <w:color w:val="000000"/>
                    </w:rPr>
                  </w:rPrChange>
                </w:rPr>
                <w:t>33</w:t>
              </w:r>
            </w:ins>
          </w:p>
        </w:tc>
      </w:tr>
      <w:tr w:rsidR="00D247C6" w:rsidRPr="00D247C6" w14:paraId="5C572D32" w14:textId="77777777" w:rsidTr="00D247C6">
        <w:tblPrEx>
          <w:tblPrExChange w:id="4507" w:author="Felix Pascal (felixpas)" w:date="2025-07-01T19:33:00Z">
            <w:tblPrEx>
              <w:tblW w:w="9067" w:type="dxa"/>
            </w:tblPrEx>
          </w:tblPrExChange>
        </w:tblPrEx>
        <w:trPr>
          <w:trHeight w:val="288"/>
          <w:ins w:id="4508" w:author="Felix Pascal (felixpas)" w:date="2025-07-01T19:19:00Z"/>
          <w:trPrChange w:id="4509" w:author="Felix Pascal (felixpas)" w:date="2025-07-01T19:33:00Z">
            <w:trPr>
              <w:trHeight w:val="288"/>
            </w:trPr>
          </w:trPrChange>
        </w:trPr>
        <w:tc>
          <w:tcPr>
            <w:tcW w:w="3256" w:type="dxa"/>
            <w:noWrap/>
            <w:hideMark/>
            <w:tcPrChange w:id="4510" w:author="Felix Pascal (felixpas)" w:date="2025-07-01T19:33:00Z">
              <w:tcPr>
                <w:tcW w:w="2940" w:type="dxa"/>
                <w:noWrap/>
                <w:hideMark/>
              </w:tcPr>
            </w:tcPrChange>
          </w:tcPr>
          <w:p w14:paraId="55F70D64" w14:textId="77777777" w:rsidR="00C76A19" w:rsidRPr="00C76A19" w:rsidRDefault="00C76A19">
            <w:pPr>
              <w:rPr>
                <w:ins w:id="4511" w:author="Felix Pascal (felixpas)" w:date="2025-07-01T19:19:00Z"/>
                <w:rPrChange w:id="4512" w:author="Felix Pascal (felixpas)" w:date="2025-07-01T19:19:00Z">
                  <w:rPr>
                    <w:ins w:id="4513" w:author="Felix Pascal (felixpas)" w:date="2025-07-01T19:19:00Z"/>
                    <w:rFonts w:ascii="Calibri" w:hAnsi="Calibri" w:cs="Calibri"/>
                    <w:color w:val="000000"/>
                  </w:rPr>
                </w:rPrChange>
              </w:rPr>
            </w:pPr>
            <w:proofErr w:type="spellStart"/>
            <w:ins w:id="4514" w:author="Felix Pascal (felixpas)" w:date="2025-07-01T19:19:00Z">
              <w:r w:rsidRPr="00C76A19">
                <w:rPr>
                  <w:rPrChange w:id="4515" w:author="Felix Pascal (felixpas)" w:date="2025-07-01T19:19:00Z">
                    <w:rPr>
                      <w:rFonts w:ascii="Calibri" w:hAnsi="Calibri" w:cs="Calibri"/>
                      <w:color w:val="000000"/>
                    </w:rPr>
                  </w:rPrChange>
                </w:rPr>
                <w:t>Capsella</w:t>
              </w:r>
              <w:proofErr w:type="spellEnd"/>
              <w:r w:rsidRPr="00C76A19">
                <w:rPr>
                  <w:rPrChange w:id="4516" w:author="Felix Pascal (felixpas)" w:date="2025-07-01T19:19:00Z">
                    <w:rPr>
                      <w:rFonts w:ascii="Calibri" w:hAnsi="Calibri" w:cs="Calibri"/>
                      <w:color w:val="000000"/>
                    </w:rPr>
                  </w:rPrChange>
                </w:rPr>
                <w:t xml:space="preserve"> rubella</w:t>
              </w:r>
            </w:ins>
          </w:p>
        </w:tc>
        <w:tc>
          <w:tcPr>
            <w:tcW w:w="1706" w:type="dxa"/>
            <w:noWrap/>
            <w:hideMark/>
            <w:tcPrChange w:id="4517" w:author="Felix Pascal (felixpas)" w:date="2025-07-01T19:33:00Z">
              <w:tcPr>
                <w:tcW w:w="2480" w:type="dxa"/>
                <w:noWrap/>
                <w:hideMark/>
              </w:tcPr>
            </w:tcPrChange>
          </w:tcPr>
          <w:p w14:paraId="01C99C6F" w14:textId="77777777" w:rsidR="00C76A19" w:rsidRPr="00C76A19" w:rsidRDefault="00C76A19" w:rsidP="00C76A19">
            <w:pPr>
              <w:rPr>
                <w:ins w:id="4518" w:author="Felix Pascal (felixpas)" w:date="2025-07-01T19:19:00Z"/>
                <w:rPrChange w:id="4519" w:author="Felix Pascal (felixpas)" w:date="2025-07-01T19:19:00Z">
                  <w:rPr>
                    <w:ins w:id="4520" w:author="Felix Pascal (felixpas)" w:date="2025-07-01T19:19:00Z"/>
                    <w:rFonts w:ascii="Calibri" w:hAnsi="Calibri" w:cs="Calibri"/>
                    <w:color w:val="000000"/>
                  </w:rPr>
                </w:rPrChange>
              </w:rPr>
              <w:pPrChange w:id="4521" w:author="Felix Pascal (felixpas)" w:date="2025-07-01T19:19:00Z">
                <w:pPr>
                  <w:jc w:val="right"/>
                </w:pPr>
              </w:pPrChange>
            </w:pPr>
            <w:ins w:id="4522" w:author="Felix Pascal (felixpas)" w:date="2025-07-01T19:19:00Z">
              <w:r w:rsidRPr="00C76A19">
                <w:rPr>
                  <w:rPrChange w:id="4523" w:author="Felix Pascal (felixpas)" w:date="2025-07-01T19:19:00Z">
                    <w:rPr>
                      <w:rFonts w:ascii="Calibri" w:hAnsi="Calibri" w:cs="Calibri"/>
                      <w:color w:val="000000"/>
                    </w:rPr>
                  </w:rPrChange>
                </w:rPr>
                <w:t>25.87491383</w:t>
              </w:r>
            </w:ins>
          </w:p>
        </w:tc>
        <w:tc>
          <w:tcPr>
            <w:tcW w:w="1696" w:type="dxa"/>
            <w:noWrap/>
            <w:hideMark/>
            <w:tcPrChange w:id="4524" w:author="Felix Pascal (felixpas)" w:date="2025-07-01T19:33:00Z">
              <w:tcPr>
                <w:tcW w:w="1387" w:type="dxa"/>
                <w:noWrap/>
                <w:hideMark/>
              </w:tcPr>
            </w:tcPrChange>
          </w:tcPr>
          <w:p w14:paraId="2E82FF67" w14:textId="77777777" w:rsidR="00C76A19" w:rsidRPr="00C76A19" w:rsidRDefault="00C76A19" w:rsidP="00C76A19">
            <w:pPr>
              <w:rPr>
                <w:ins w:id="4525" w:author="Felix Pascal (felixpas)" w:date="2025-07-01T19:19:00Z"/>
                <w:rPrChange w:id="4526" w:author="Felix Pascal (felixpas)" w:date="2025-07-01T19:19:00Z">
                  <w:rPr>
                    <w:ins w:id="4527" w:author="Felix Pascal (felixpas)" w:date="2025-07-01T19:19:00Z"/>
                    <w:rFonts w:ascii="Calibri" w:hAnsi="Calibri" w:cs="Calibri"/>
                    <w:color w:val="000000"/>
                  </w:rPr>
                </w:rPrChange>
              </w:rPr>
              <w:pPrChange w:id="4528" w:author="Felix Pascal (felixpas)" w:date="2025-07-01T19:19:00Z">
                <w:pPr>
                  <w:jc w:val="right"/>
                </w:pPr>
              </w:pPrChange>
            </w:pPr>
            <w:ins w:id="4529" w:author="Felix Pascal (felixpas)" w:date="2025-07-01T19:19:00Z">
              <w:r w:rsidRPr="00C76A19">
                <w:rPr>
                  <w:rPrChange w:id="4530" w:author="Felix Pascal (felixpas)" w:date="2025-07-01T19:19:00Z">
                    <w:rPr>
                      <w:rFonts w:ascii="Calibri" w:hAnsi="Calibri" w:cs="Calibri"/>
                      <w:color w:val="000000"/>
                    </w:rPr>
                  </w:rPrChange>
                </w:rPr>
                <w:t>8.26865E-05</w:t>
              </w:r>
            </w:ins>
          </w:p>
        </w:tc>
        <w:tc>
          <w:tcPr>
            <w:tcW w:w="1418" w:type="dxa"/>
            <w:noWrap/>
            <w:hideMark/>
            <w:tcPrChange w:id="4531" w:author="Felix Pascal (felixpas)" w:date="2025-07-01T19:33:00Z">
              <w:tcPr>
                <w:tcW w:w="980" w:type="dxa"/>
                <w:noWrap/>
                <w:hideMark/>
              </w:tcPr>
            </w:tcPrChange>
          </w:tcPr>
          <w:p w14:paraId="728CEB48" w14:textId="77777777" w:rsidR="00C76A19" w:rsidRPr="00C76A19" w:rsidRDefault="00C76A19">
            <w:pPr>
              <w:rPr>
                <w:ins w:id="4532" w:author="Felix Pascal (felixpas)" w:date="2025-07-01T19:19:00Z"/>
                <w:rPrChange w:id="4533" w:author="Felix Pascal (felixpas)" w:date="2025-07-01T19:19:00Z">
                  <w:rPr>
                    <w:ins w:id="4534" w:author="Felix Pascal (felixpas)" w:date="2025-07-01T19:19:00Z"/>
                    <w:rFonts w:ascii="Calibri" w:hAnsi="Calibri" w:cs="Calibri"/>
                    <w:color w:val="000000"/>
                  </w:rPr>
                </w:rPrChange>
              </w:rPr>
            </w:pPr>
            <w:ins w:id="4535" w:author="Felix Pascal (felixpas)" w:date="2025-07-01T19:19:00Z">
              <w:r w:rsidRPr="00C76A19">
                <w:rPr>
                  <w:rPrChange w:id="4536" w:author="Felix Pascal (felixpas)" w:date="2025-07-01T19:19:00Z">
                    <w:rPr>
                      <w:rFonts w:ascii="Calibri" w:hAnsi="Calibri" w:cs="Calibri"/>
                      <w:color w:val="000000"/>
                    </w:rPr>
                  </w:rPrChange>
                </w:rPr>
                <w:t>increasing</w:t>
              </w:r>
            </w:ins>
          </w:p>
        </w:tc>
        <w:tc>
          <w:tcPr>
            <w:tcW w:w="850" w:type="dxa"/>
            <w:noWrap/>
            <w:hideMark/>
            <w:tcPrChange w:id="4537" w:author="Felix Pascal (felixpas)" w:date="2025-07-01T19:33:00Z">
              <w:tcPr>
                <w:tcW w:w="1280" w:type="dxa"/>
                <w:gridSpan w:val="2"/>
                <w:noWrap/>
                <w:hideMark/>
              </w:tcPr>
            </w:tcPrChange>
          </w:tcPr>
          <w:p w14:paraId="232B2A56" w14:textId="77777777" w:rsidR="00C76A19" w:rsidRPr="00C76A19" w:rsidRDefault="00C76A19" w:rsidP="00C76A19">
            <w:pPr>
              <w:rPr>
                <w:ins w:id="4538" w:author="Felix Pascal (felixpas)" w:date="2025-07-01T19:19:00Z"/>
                <w:rPrChange w:id="4539" w:author="Felix Pascal (felixpas)" w:date="2025-07-01T19:19:00Z">
                  <w:rPr>
                    <w:ins w:id="4540" w:author="Felix Pascal (felixpas)" w:date="2025-07-01T19:19:00Z"/>
                    <w:rFonts w:ascii="Calibri" w:hAnsi="Calibri" w:cs="Calibri"/>
                    <w:color w:val="000000"/>
                  </w:rPr>
                </w:rPrChange>
              </w:rPr>
              <w:pPrChange w:id="4541" w:author="Felix Pascal (felixpas)" w:date="2025-07-01T19:19:00Z">
                <w:pPr>
                  <w:jc w:val="right"/>
                </w:pPr>
              </w:pPrChange>
            </w:pPr>
            <w:ins w:id="4542" w:author="Felix Pascal (felixpas)" w:date="2025-07-01T19:19:00Z">
              <w:r w:rsidRPr="00C76A19">
                <w:rPr>
                  <w:rPrChange w:id="4543" w:author="Felix Pascal (felixpas)" w:date="2025-07-01T19:19:00Z">
                    <w:rPr>
                      <w:rFonts w:ascii="Calibri" w:hAnsi="Calibri" w:cs="Calibri"/>
                      <w:color w:val="000000"/>
                    </w:rPr>
                  </w:rPrChange>
                </w:rPr>
                <w:t>22</w:t>
              </w:r>
            </w:ins>
          </w:p>
        </w:tc>
      </w:tr>
      <w:tr w:rsidR="00C76A19" w:rsidRPr="00C76A19" w14:paraId="4809BDF4" w14:textId="77777777" w:rsidTr="00D247C6">
        <w:trPr>
          <w:trHeight w:val="288"/>
          <w:ins w:id="4544" w:author="Felix Pascal (felixpas)" w:date="2025-07-01T19:19:00Z"/>
          <w:trPrChange w:id="4545" w:author="Felix Pascal (felixpas)" w:date="2025-07-01T19:33:00Z">
            <w:trPr>
              <w:gridAfter w:val="0"/>
              <w:trHeight w:val="288"/>
            </w:trPr>
          </w:trPrChange>
        </w:trPr>
        <w:tc>
          <w:tcPr>
            <w:tcW w:w="3256" w:type="dxa"/>
            <w:noWrap/>
            <w:hideMark/>
            <w:tcPrChange w:id="4546" w:author="Felix Pascal (felixpas)" w:date="2025-07-01T19:33:00Z">
              <w:tcPr>
                <w:tcW w:w="2940" w:type="dxa"/>
                <w:noWrap/>
                <w:hideMark/>
              </w:tcPr>
            </w:tcPrChange>
          </w:tcPr>
          <w:p w14:paraId="117852B1" w14:textId="77777777" w:rsidR="00C76A19" w:rsidRPr="00C76A19" w:rsidRDefault="00C76A19">
            <w:pPr>
              <w:rPr>
                <w:ins w:id="4547" w:author="Felix Pascal (felixpas)" w:date="2025-07-01T19:19:00Z"/>
                <w:rPrChange w:id="4548" w:author="Felix Pascal (felixpas)" w:date="2025-07-01T19:19:00Z">
                  <w:rPr>
                    <w:ins w:id="4549" w:author="Felix Pascal (felixpas)" w:date="2025-07-01T19:19:00Z"/>
                    <w:rFonts w:ascii="Calibri" w:hAnsi="Calibri" w:cs="Calibri"/>
                    <w:color w:val="000000"/>
                  </w:rPr>
                </w:rPrChange>
              </w:rPr>
            </w:pPr>
            <w:ins w:id="4550" w:author="Felix Pascal (felixpas)" w:date="2025-07-01T19:19:00Z">
              <w:r w:rsidRPr="00C76A19">
                <w:rPr>
                  <w:rPrChange w:id="4551" w:author="Felix Pascal (felixpas)" w:date="2025-07-01T19:19:00Z">
                    <w:rPr>
                      <w:rFonts w:ascii="Calibri" w:hAnsi="Calibri" w:cs="Calibri"/>
                      <w:color w:val="000000"/>
                    </w:rPr>
                  </w:rPrChange>
                </w:rPr>
                <w:t xml:space="preserve">Geranium </w:t>
              </w:r>
              <w:proofErr w:type="spellStart"/>
              <w:r w:rsidRPr="00C76A19">
                <w:rPr>
                  <w:rPrChange w:id="4552" w:author="Felix Pascal (felixpas)" w:date="2025-07-01T19:19:00Z">
                    <w:rPr>
                      <w:rFonts w:ascii="Calibri" w:hAnsi="Calibri" w:cs="Calibri"/>
                      <w:color w:val="000000"/>
                    </w:rPr>
                  </w:rPrChange>
                </w:rPr>
                <w:t>pusillum</w:t>
              </w:r>
              <w:proofErr w:type="spellEnd"/>
            </w:ins>
          </w:p>
        </w:tc>
        <w:tc>
          <w:tcPr>
            <w:tcW w:w="1706" w:type="dxa"/>
            <w:noWrap/>
            <w:hideMark/>
            <w:tcPrChange w:id="4553" w:author="Felix Pascal (felixpas)" w:date="2025-07-01T19:33:00Z">
              <w:tcPr>
                <w:tcW w:w="2480" w:type="dxa"/>
                <w:noWrap/>
                <w:hideMark/>
              </w:tcPr>
            </w:tcPrChange>
          </w:tcPr>
          <w:p w14:paraId="5008FD08" w14:textId="77777777" w:rsidR="00C76A19" w:rsidRPr="00C76A19" w:rsidRDefault="00C76A19" w:rsidP="00C76A19">
            <w:pPr>
              <w:rPr>
                <w:ins w:id="4554" w:author="Felix Pascal (felixpas)" w:date="2025-07-01T19:19:00Z"/>
                <w:rPrChange w:id="4555" w:author="Felix Pascal (felixpas)" w:date="2025-07-01T19:19:00Z">
                  <w:rPr>
                    <w:ins w:id="4556" w:author="Felix Pascal (felixpas)" w:date="2025-07-01T19:19:00Z"/>
                    <w:rFonts w:ascii="Calibri" w:hAnsi="Calibri" w:cs="Calibri"/>
                    <w:color w:val="000000"/>
                  </w:rPr>
                </w:rPrChange>
              </w:rPr>
              <w:pPrChange w:id="4557" w:author="Felix Pascal (felixpas)" w:date="2025-07-01T19:19:00Z">
                <w:pPr>
                  <w:jc w:val="right"/>
                </w:pPr>
              </w:pPrChange>
            </w:pPr>
            <w:ins w:id="4558" w:author="Felix Pascal (felixpas)" w:date="2025-07-01T19:19:00Z">
              <w:r w:rsidRPr="00C76A19">
                <w:rPr>
                  <w:rPrChange w:id="4559" w:author="Felix Pascal (felixpas)" w:date="2025-07-01T19:19:00Z">
                    <w:rPr>
                      <w:rFonts w:ascii="Calibri" w:hAnsi="Calibri" w:cs="Calibri"/>
                      <w:color w:val="000000"/>
                    </w:rPr>
                  </w:rPrChange>
                </w:rPr>
                <w:t>25.65089796</w:t>
              </w:r>
            </w:ins>
          </w:p>
        </w:tc>
        <w:tc>
          <w:tcPr>
            <w:tcW w:w="1696" w:type="dxa"/>
            <w:noWrap/>
            <w:hideMark/>
            <w:tcPrChange w:id="4560" w:author="Felix Pascal (felixpas)" w:date="2025-07-01T19:33:00Z">
              <w:tcPr>
                <w:tcW w:w="1300" w:type="dxa"/>
                <w:noWrap/>
                <w:hideMark/>
              </w:tcPr>
            </w:tcPrChange>
          </w:tcPr>
          <w:p w14:paraId="03E0069C" w14:textId="77777777" w:rsidR="00C76A19" w:rsidRPr="00C76A19" w:rsidRDefault="00C76A19" w:rsidP="00C76A19">
            <w:pPr>
              <w:rPr>
                <w:ins w:id="4561" w:author="Felix Pascal (felixpas)" w:date="2025-07-01T19:19:00Z"/>
                <w:rPrChange w:id="4562" w:author="Felix Pascal (felixpas)" w:date="2025-07-01T19:19:00Z">
                  <w:rPr>
                    <w:ins w:id="4563" w:author="Felix Pascal (felixpas)" w:date="2025-07-01T19:19:00Z"/>
                    <w:rFonts w:ascii="Calibri" w:hAnsi="Calibri" w:cs="Calibri"/>
                    <w:color w:val="000000"/>
                  </w:rPr>
                </w:rPrChange>
              </w:rPr>
              <w:pPrChange w:id="4564" w:author="Felix Pascal (felixpas)" w:date="2025-07-01T19:19:00Z">
                <w:pPr>
                  <w:jc w:val="right"/>
                </w:pPr>
              </w:pPrChange>
            </w:pPr>
            <w:ins w:id="4565" w:author="Felix Pascal (felixpas)" w:date="2025-07-01T19:19:00Z">
              <w:r w:rsidRPr="00C76A19">
                <w:rPr>
                  <w:rPrChange w:id="4566" w:author="Felix Pascal (felixpas)" w:date="2025-07-01T19:19:00Z">
                    <w:rPr>
                      <w:rFonts w:ascii="Calibri" w:hAnsi="Calibri" w:cs="Calibri"/>
                      <w:color w:val="000000"/>
                    </w:rPr>
                  </w:rPrChange>
                </w:rPr>
                <w:t>4.66033E-05</w:t>
              </w:r>
            </w:ins>
          </w:p>
        </w:tc>
        <w:tc>
          <w:tcPr>
            <w:tcW w:w="1418" w:type="dxa"/>
            <w:noWrap/>
            <w:hideMark/>
            <w:tcPrChange w:id="4567" w:author="Felix Pascal (felixpas)" w:date="2025-07-01T19:33:00Z">
              <w:tcPr>
                <w:tcW w:w="980" w:type="dxa"/>
                <w:noWrap/>
                <w:hideMark/>
              </w:tcPr>
            </w:tcPrChange>
          </w:tcPr>
          <w:p w14:paraId="446A34F6" w14:textId="77777777" w:rsidR="00C76A19" w:rsidRPr="00C76A19" w:rsidRDefault="00C76A19">
            <w:pPr>
              <w:rPr>
                <w:ins w:id="4568" w:author="Felix Pascal (felixpas)" w:date="2025-07-01T19:19:00Z"/>
                <w:rPrChange w:id="4569" w:author="Felix Pascal (felixpas)" w:date="2025-07-01T19:19:00Z">
                  <w:rPr>
                    <w:ins w:id="4570" w:author="Felix Pascal (felixpas)" w:date="2025-07-01T19:19:00Z"/>
                    <w:rFonts w:ascii="Calibri" w:hAnsi="Calibri" w:cs="Calibri"/>
                    <w:color w:val="000000"/>
                  </w:rPr>
                </w:rPrChange>
              </w:rPr>
            </w:pPr>
            <w:ins w:id="4571" w:author="Felix Pascal (felixpas)" w:date="2025-07-01T19:19:00Z">
              <w:r w:rsidRPr="00C76A19">
                <w:rPr>
                  <w:rPrChange w:id="4572" w:author="Felix Pascal (felixpas)" w:date="2025-07-01T19:19:00Z">
                    <w:rPr>
                      <w:rFonts w:ascii="Calibri" w:hAnsi="Calibri" w:cs="Calibri"/>
                      <w:color w:val="000000"/>
                    </w:rPr>
                  </w:rPrChange>
                </w:rPr>
                <w:t>increasing</w:t>
              </w:r>
            </w:ins>
          </w:p>
        </w:tc>
        <w:tc>
          <w:tcPr>
            <w:tcW w:w="850" w:type="dxa"/>
            <w:noWrap/>
            <w:hideMark/>
            <w:tcPrChange w:id="4573" w:author="Felix Pascal (felixpas)" w:date="2025-07-01T19:33:00Z">
              <w:tcPr>
                <w:tcW w:w="900" w:type="dxa"/>
                <w:noWrap/>
                <w:hideMark/>
              </w:tcPr>
            </w:tcPrChange>
          </w:tcPr>
          <w:p w14:paraId="397E943D" w14:textId="77777777" w:rsidR="00C76A19" w:rsidRPr="00C76A19" w:rsidRDefault="00C76A19" w:rsidP="00C76A19">
            <w:pPr>
              <w:rPr>
                <w:ins w:id="4574" w:author="Felix Pascal (felixpas)" w:date="2025-07-01T19:19:00Z"/>
                <w:rPrChange w:id="4575" w:author="Felix Pascal (felixpas)" w:date="2025-07-01T19:19:00Z">
                  <w:rPr>
                    <w:ins w:id="4576" w:author="Felix Pascal (felixpas)" w:date="2025-07-01T19:19:00Z"/>
                    <w:rFonts w:ascii="Calibri" w:hAnsi="Calibri" w:cs="Calibri"/>
                    <w:color w:val="000000"/>
                  </w:rPr>
                </w:rPrChange>
              </w:rPr>
              <w:pPrChange w:id="4577" w:author="Felix Pascal (felixpas)" w:date="2025-07-01T19:19:00Z">
                <w:pPr>
                  <w:jc w:val="right"/>
                </w:pPr>
              </w:pPrChange>
            </w:pPr>
            <w:ins w:id="4578" w:author="Felix Pascal (felixpas)" w:date="2025-07-01T19:19:00Z">
              <w:r w:rsidRPr="00C76A19">
                <w:rPr>
                  <w:rPrChange w:id="4579" w:author="Felix Pascal (felixpas)" w:date="2025-07-01T19:19:00Z">
                    <w:rPr>
                      <w:rFonts w:ascii="Calibri" w:hAnsi="Calibri" w:cs="Calibri"/>
                      <w:color w:val="000000"/>
                    </w:rPr>
                  </w:rPrChange>
                </w:rPr>
                <w:t>26</w:t>
              </w:r>
            </w:ins>
          </w:p>
        </w:tc>
      </w:tr>
      <w:tr w:rsidR="00D247C6" w:rsidRPr="00D247C6" w14:paraId="372DB1EF" w14:textId="77777777" w:rsidTr="00D247C6">
        <w:tblPrEx>
          <w:tblPrExChange w:id="4580" w:author="Felix Pascal (felixpas)" w:date="2025-07-01T19:33:00Z">
            <w:tblPrEx>
              <w:tblW w:w="9067" w:type="dxa"/>
            </w:tblPrEx>
          </w:tblPrExChange>
        </w:tblPrEx>
        <w:trPr>
          <w:trHeight w:val="288"/>
          <w:ins w:id="4581" w:author="Felix Pascal (felixpas)" w:date="2025-07-01T19:19:00Z"/>
          <w:trPrChange w:id="4582" w:author="Felix Pascal (felixpas)" w:date="2025-07-01T19:33:00Z">
            <w:trPr>
              <w:trHeight w:val="288"/>
            </w:trPr>
          </w:trPrChange>
        </w:trPr>
        <w:tc>
          <w:tcPr>
            <w:tcW w:w="3256" w:type="dxa"/>
            <w:noWrap/>
            <w:hideMark/>
            <w:tcPrChange w:id="4583" w:author="Felix Pascal (felixpas)" w:date="2025-07-01T19:33:00Z">
              <w:tcPr>
                <w:tcW w:w="2940" w:type="dxa"/>
                <w:noWrap/>
                <w:hideMark/>
              </w:tcPr>
            </w:tcPrChange>
          </w:tcPr>
          <w:p w14:paraId="38C912A8" w14:textId="77777777" w:rsidR="00C76A19" w:rsidRPr="00C76A19" w:rsidRDefault="00C76A19">
            <w:pPr>
              <w:rPr>
                <w:ins w:id="4584" w:author="Felix Pascal (felixpas)" w:date="2025-07-01T19:19:00Z"/>
                <w:rPrChange w:id="4585" w:author="Felix Pascal (felixpas)" w:date="2025-07-01T19:19:00Z">
                  <w:rPr>
                    <w:ins w:id="4586" w:author="Felix Pascal (felixpas)" w:date="2025-07-01T19:19:00Z"/>
                    <w:rFonts w:ascii="Calibri" w:hAnsi="Calibri" w:cs="Calibri"/>
                    <w:color w:val="000000"/>
                  </w:rPr>
                </w:rPrChange>
              </w:rPr>
            </w:pPr>
            <w:ins w:id="4587" w:author="Felix Pascal (felixpas)" w:date="2025-07-01T19:19:00Z">
              <w:r w:rsidRPr="00C76A19">
                <w:rPr>
                  <w:rPrChange w:id="4588" w:author="Felix Pascal (felixpas)" w:date="2025-07-01T19:19:00Z">
                    <w:rPr>
                      <w:rFonts w:ascii="Calibri" w:hAnsi="Calibri" w:cs="Calibri"/>
                      <w:color w:val="000000"/>
                    </w:rPr>
                  </w:rPrChange>
                </w:rPr>
                <w:t xml:space="preserve">Salix </w:t>
              </w:r>
              <w:proofErr w:type="spellStart"/>
              <w:r w:rsidRPr="00C76A19">
                <w:rPr>
                  <w:rPrChange w:id="4589" w:author="Felix Pascal (felixpas)" w:date="2025-07-01T19:19:00Z">
                    <w:rPr>
                      <w:rFonts w:ascii="Calibri" w:hAnsi="Calibri" w:cs="Calibri"/>
                      <w:color w:val="000000"/>
                    </w:rPr>
                  </w:rPrChange>
                </w:rPr>
                <w:t>helvetica</w:t>
              </w:r>
              <w:proofErr w:type="spellEnd"/>
            </w:ins>
          </w:p>
        </w:tc>
        <w:tc>
          <w:tcPr>
            <w:tcW w:w="1706" w:type="dxa"/>
            <w:noWrap/>
            <w:hideMark/>
            <w:tcPrChange w:id="4590" w:author="Felix Pascal (felixpas)" w:date="2025-07-01T19:33:00Z">
              <w:tcPr>
                <w:tcW w:w="2480" w:type="dxa"/>
                <w:noWrap/>
                <w:hideMark/>
              </w:tcPr>
            </w:tcPrChange>
          </w:tcPr>
          <w:p w14:paraId="14DD88C8" w14:textId="77777777" w:rsidR="00C76A19" w:rsidRPr="00C76A19" w:rsidRDefault="00C76A19" w:rsidP="00C76A19">
            <w:pPr>
              <w:rPr>
                <w:ins w:id="4591" w:author="Felix Pascal (felixpas)" w:date="2025-07-01T19:19:00Z"/>
                <w:rPrChange w:id="4592" w:author="Felix Pascal (felixpas)" w:date="2025-07-01T19:19:00Z">
                  <w:rPr>
                    <w:ins w:id="4593" w:author="Felix Pascal (felixpas)" w:date="2025-07-01T19:19:00Z"/>
                    <w:rFonts w:ascii="Calibri" w:hAnsi="Calibri" w:cs="Calibri"/>
                    <w:color w:val="000000"/>
                  </w:rPr>
                </w:rPrChange>
              </w:rPr>
              <w:pPrChange w:id="4594" w:author="Felix Pascal (felixpas)" w:date="2025-07-01T19:19:00Z">
                <w:pPr>
                  <w:jc w:val="right"/>
                </w:pPr>
              </w:pPrChange>
            </w:pPr>
            <w:ins w:id="4595" w:author="Felix Pascal (felixpas)" w:date="2025-07-01T19:19:00Z">
              <w:r w:rsidRPr="00C76A19">
                <w:rPr>
                  <w:rPrChange w:id="4596" w:author="Felix Pascal (felixpas)" w:date="2025-07-01T19:19:00Z">
                    <w:rPr>
                      <w:rFonts w:ascii="Calibri" w:hAnsi="Calibri" w:cs="Calibri"/>
                      <w:color w:val="000000"/>
                    </w:rPr>
                  </w:rPrChange>
                </w:rPr>
                <w:t>25.08424507</w:t>
              </w:r>
            </w:ins>
          </w:p>
        </w:tc>
        <w:tc>
          <w:tcPr>
            <w:tcW w:w="1696" w:type="dxa"/>
            <w:noWrap/>
            <w:hideMark/>
            <w:tcPrChange w:id="4597" w:author="Felix Pascal (felixpas)" w:date="2025-07-01T19:33:00Z">
              <w:tcPr>
                <w:tcW w:w="1387" w:type="dxa"/>
                <w:noWrap/>
                <w:hideMark/>
              </w:tcPr>
            </w:tcPrChange>
          </w:tcPr>
          <w:p w14:paraId="11D51AA7" w14:textId="77777777" w:rsidR="00C76A19" w:rsidRPr="00C76A19" w:rsidRDefault="00C76A19" w:rsidP="00C76A19">
            <w:pPr>
              <w:rPr>
                <w:ins w:id="4598" w:author="Felix Pascal (felixpas)" w:date="2025-07-01T19:19:00Z"/>
                <w:rPrChange w:id="4599" w:author="Felix Pascal (felixpas)" w:date="2025-07-01T19:19:00Z">
                  <w:rPr>
                    <w:ins w:id="4600" w:author="Felix Pascal (felixpas)" w:date="2025-07-01T19:19:00Z"/>
                    <w:rFonts w:ascii="Calibri" w:hAnsi="Calibri" w:cs="Calibri"/>
                    <w:color w:val="000000"/>
                  </w:rPr>
                </w:rPrChange>
              </w:rPr>
              <w:pPrChange w:id="4601" w:author="Felix Pascal (felixpas)" w:date="2025-07-01T19:19:00Z">
                <w:pPr>
                  <w:jc w:val="right"/>
                </w:pPr>
              </w:pPrChange>
            </w:pPr>
            <w:ins w:id="4602" w:author="Felix Pascal (felixpas)" w:date="2025-07-01T19:19:00Z">
              <w:r w:rsidRPr="00C76A19">
                <w:rPr>
                  <w:rPrChange w:id="4603" w:author="Felix Pascal (felixpas)" w:date="2025-07-01T19:19:00Z">
                    <w:rPr>
                      <w:rFonts w:ascii="Calibri" w:hAnsi="Calibri" w:cs="Calibri"/>
                      <w:color w:val="000000"/>
                    </w:rPr>
                  </w:rPrChange>
                </w:rPr>
                <w:t>0.006786327</w:t>
              </w:r>
            </w:ins>
          </w:p>
        </w:tc>
        <w:tc>
          <w:tcPr>
            <w:tcW w:w="1418" w:type="dxa"/>
            <w:noWrap/>
            <w:hideMark/>
            <w:tcPrChange w:id="4604" w:author="Felix Pascal (felixpas)" w:date="2025-07-01T19:33:00Z">
              <w:tcPr>
                <w:tcW w:w="980" w:type="dxa"/>
                <w:noWrap/>
                <w:hideMark/>
              </w:tcPr>
            </w:tcPrChange>
          </w:tcPr>
          <w:p w14:paraId="376C42C6" w14:textId="77777777" w:rsidR="00C76A19" w:rsidRPr="00C76A19" w:rsidRDefault="00C76A19">
            <w:pPr>
              <w:rPr>
                <w:ins w:id="4605" w:author="Felix Pascal (felixpas)" w:date="2025-07-01T19:19:00Z"/>
                <w:rPrChange w:id="4606" w:author="Felix Pascal (felixpas)" w:date="2025-07-01T19:19:00Z">
                  <w:rPr>
                    <w:ins w:id="4607" w:author="Felix Pascal (felixpas)" w:date="2025-07-01T19:19:00Z"/>
                    <w:rFonts w:ascii="Calibri" w:hAnsi="Calibri" w:cs="Calibri"/>
                    <w:color w:val="000000"/>
                  </w:rPr>
                </w:rPrChange>
              </w:rPr>
            </w:pPr>
            <w:ins w:id="4608" w:author="Felix Pascal (felixpas)" w:date="2025-07-01T19:19:00Z">
              <w:r w:rsidRPr="00C76A19">
                <w:rPr>
                  <w:rPrChange w:id="4609" w:author="Felix Pascal (felixpas)" w:date="2025-07-01T19:19:00Z">
                    <w:rPr>
                      <w:rFonts w:ascii="Calibri" w:hAnsi="Calibri" w:cs="Calibri"/>
                      <w:color w:val="000000"/>
                    </w:rPr>
                  </w:rPrChange>
                </w:rPr>
                <w:t>increasing</w:t>
              </w:r>
            </w:ins>
          </w:p>
        </w:tc>
        <w:tc>
          <w:tcPr>
            <w:tcW w:w="850" w:type="dxa"/>
            <w:noWrap/>
            <w:hideMark/>
            <w:tcPrChange w:id="4610" w:author="Felix Pascal (felixpas)" w:date="2025-07-01T19:33:00Z">
              <w:tcPr>
                <w:tcW w:w="1280" w:type="dxa"/>
                <w:gridSpan w:val="2"/>
                <w:noWrap/>
                <w:hideMark/>
              </w:tcPr>
            </w:tcPrChange>
          </w:tcPr>
          <w:p w14:paraId="4F4A720E" w14:textId="77777777" w:rsidR="00C76A19" w:rsidRPr="00C76A19" w:rsidRDefault="00C76A19" w:rsidP="00C76A19">
            <w:pPr>
              <w:rPr>
                <w:ins w:id="4611" w:author="Felix Pascal (felixpas)" w:date="2025-07-01T19:19:00Z"/>
                <w:rPrChange w:id="4612" w:author="Felix Pascal (felixpas)" w:date="2025-07-01T19:19:00Z">
                  <w:rPr>
                    <w:ins w:id="4613" w:author="Felix Pascal (felixpas)" w:date="2025-07-01T19:19:00Z"/>
                    <w:rFonts w:ascii="Calibri" w:hAnsi="Calibri" w:cs="Calibri"/>
                    <w:color w:val="000000"/>
                  </w:rPr>
                </w:rPrChange>
              </w:rPr>
              <w:pPrChange w:id="4614" w:author="Felix Pascal (felixpas)" w:date="2025-07-01T19:19:00Z">
                <w:pPr>
                  <w:jc w:val="right"/>
                </w:pPr>
              </w:pPrChange>
            </w:pPr>
            <w:ins w:id="4615" w:author="Felix Pascal (felixpas)" w:date="2025-07-01T19:19:00Z">
              <w:r w:rsidRPr="00C76A19">
                <w:rPr>
                  <w:rPrChange w:id="4616" w:author="Felix Pascal (felixpas)" w:date="2025-07-01T19:19:00Z">
                    <w:rPr>
                      <w:rFonts w:ascii="Calibri" w:hAnsi="Calibri" w:cs="Calibri"/>
                      <w:color w:val="000000"/>
                    </w:rPr>
                  </w:rPrChange>
                </w:rPr>
                <w:t>22</w:t>
              </w:r>
            </w:ins>
          </w:p>
        </w:tc>
      </w:tr>
      <w:tr w:rsidR="00C76A19" w:rsidRPr="00C76A19" w14:paraId="30599565" w14:textId="77777777" w:rsidTr="00D247C6">
        <w:trPr>
          <w:trHeight w:val="288"/>
          <w:ins w:id="4617" w:author="Felix Pascal (felixpas)" w:date="2025-07-01T19:19:00Z"/>
          <w:trPrChange w:id="4618" w:author="Felix Pascal (felixpas)" w:date="2025-07-01T19:33:00Z">
            <w:trPr>
              <w:gridAfter w:val="0"/>
              <w:trHeight w:val="288"/>
            </w:trPr>
          </w:trPrChange>
        </w:trPr>
        <w:tc>
          <w:tcPr>
            <w:tcW w:w="3256" w:type="dxa"/>
            <w:noWrap/>
            <w:hideMark/>
            <w:tcPrChange w:id="4619" w:author="Felix Pascal (felixpas)" w:date="2025-07-01T19:33:00Z">
              <w:tcPr>
                <w:tcW w:w="2940" w:type="dxa"/>
                <w:noWrap/>
                <w:hideMark/>
              </w:tcPr>
            </w:tcPrChange>
          </w:tcPr>
          <w:p w14:paraId="704C9D8E" w14:textId="77777777" w:rsidR="00C76A19" w:rsidRPr="00C76A19" w:rsidRDefault="00C76A19">
            <w:pPr>
              <w:rPr>
                <w:ins w:id="4620" w:author="Felix Pascal (felixpas)" w:date="2025-07-01T19:19:00Z"/>
                <w:rPrChange w:id="4621" w:author="Felix Pascal (felixpas)" w:date="2025-07-01T19:19:00Z">
                  <w:rPr>
                    <w:ins w:id="4622" w:author="Felix Pascal (felixpas)" w:date="2025-07-01T19:19:00Z"/>
                    <w:rFonts w:ascii="Calibri" w:hAnsi="Calibri" w:cs="Calibri"/>
                    <w:color w:val="000000"/>
                  </w:rPr>
                </w:rPrChange>
              </w:rPr>
            </w:pPr>
            <w:proofErr w:type="spellStart"/>
            <w:ins w:id="4623" w:author="Felix Pascal (felixpas)" w:date="2025-07-01T19:19:00Z">
              <w:r w:rsidRPr="00C76A19">
                <w:rPr>
                  <w:rPrChange w:id="4624" w:author="Felix Pascal (felixpas)" w:date="2025-07-01T19:19:00Z">
                    <w:rPr>
                      <w:rFonts w:ascii="Calibri" w:hAnsi="Calibri" w:cs="Calibri"/>
                      <w:color w:val="000000"/>
                    </w:rPr>
                  </w:rPrChange>
                </w:rPr>
                <w:t>Diphasiastrum</w:t>
              </w:r>
              <w:proofErr w:type="spellEnd"/>
              <w:r w:rsidRPr="00C76A19">
                <w:rPr>
                  <w:rPrChange w:id="4625" w:author="Felix Pascal (felixpas)" w:date="2025-07-01T19:19:00Z">
                    <w:rPr>
                      <w:rFonts w:ascii="Calibri" w:hAnsi="Calibri" w:cs="Calibri"/>
                      <w:color w:val="000000"/>
                    </w:rPr>
                  </w:rPrChange>
                </w:rPr>
                <w:t xml:space="preserve"> alpinum</w:t>
              </w:r>
            </w:ins>
          </w:p>
        </w:tc>
        <w:tc>
          <w:tcPr>
            <w:tcW w:w="1706" w:type="dxa"/>
            <w:noWrap/>
            <w:hideMark/>
            <w:tcPrChange w:id="4626" w:author="Felix Pascal (felixpas)" w:date="2025-07-01T19:33:00Z">
              <w:tcPr>
                <w:tcW w:w="2480" w:type="dxa"/>
                <w:noWrap/>
                <w:hideMark/>
              </w:tcPr>
            </w:tcPrChange>
          </w:tcPr>
          <w:p w14:paraId="46454D7E" w14:textId="77777777" w:rsidR="00C76A19" w:rsidRPr="00C76A19" w:rsidRDefault="00C76A19" w:rsidP="00C76A19">
            <w:pPr>
              <w:rPr>
                <w:ins w:id="4627" w:author="Felix Pascal (felixpas)" w:date="2025-07-01T19:19:00Z"/>
                <w:rPrChange w:id="4628" w:author="Felix Pascal (felixpas)" w:date="2025-07-01T19:19:00Z">
                  <w:rPr>
                    <w:ins w:id="4629" w:author="Felix Pascal (felixpas)" w:date="2025-07-01T19:19:00Z"/>
                    <w:rFonts w:ascii="Calibri" w:hAnsi="Calibri" w:cs="Calibri"/>
                    <w:color w:val="000000"/>
                  </w:rPr>
                </w:rPrChange>
              </w:rPr>
              <w:pPrChange w:id="4630" w:author="Felix Pascal (felixpas)" w:date="2025-07-01T19:19:00Z">
                <w:pPr>
                  <w:jc w:val="right"/>
                </w:pPr>
              </w:pPrChange>
            </w:pPr>
            <w:ins w:id="4631" w:author="Felix Pascal (felixpas)" w:date="2025-07-01T19:19:00Z">
              <w:r w:rsidRPr="00C76A19">
                <w:rPr>
                  <w:rPrChange w:id="4632" w:author="Felix Pascal (felixpas)" w:date="2025-07-01T19:19:00Z">
                    <w:rPr>
                      <w:rFonts w:ascii="Calibri" w:hAnsi="Calibri" w:cs="Calibri"/>
                      <w:color w:val="000000"/>
                    </w:rPr>
                  </w:rPrChange>
                </w:rPr>
                <w:t>23.96705395</w:t>
              </w:r>
            </w:ins>
          </w:p>
        </w:tc>
        <w:tc>
          <w:tcPr>
            <w:tcW w:w="1696" w:type="dxa"/>
            <w:noWrap/>
            <w:hideMark/>
            <w:tcPrChange w:id="4633" w:author="Felix Pascal (felixpas)" w:date="2025-07-01T19:33:00Z">
              <w:tcPr>
                <w:tcW w:w="1300" w:type="dxa"/>
                <w:noWrap/>
                <w:hideMark/>
              </w:tcPr>
            </w:tcPrChange>
          </w:tcPr>
          <w:p w14:paraId="6BBAACD1" w14:textId="77777777" w:rsidR="00C76A19" w:rsidRPr="00C76A19" w:rsidRDefault="00C76A19" w:rsidP="00C76A19">
            <w:pPr>
              <w:rPr>
                <w:ins w:id="4634" w:author="Felix Pascal (felixpas)" w:date="2025-07-01T19:19:00Z"/>
                <w:rPrChange w:id="4635" w:author="Felix Pascal (felixpas)" w:date="2025-07-01T19:19:00Z">
                  <w:rPr>
                    <w:ins w:id="4636" w:author="Felix Pascal (felixpas)" w:date="2025-07-01T19:19:00Z"/>
                    <w:rFonts w:ascii="Calibri" w:hAnsi="Calibri" w:cs="Calibri"/>
                    <w:color w:val="000000"/>
                  </w:rPr>
                </w:rPrChange>
              </w:rPr>
              <w:pPrChange w:id="4637" w:author="Felix Pascal (felixpas)" w:date="2025-07-01T19:19:00Z">
                <w:pPr>
                  <w:jc w:val="right"/>
                </w:pPr>
              </w:pPrChange>
            </w:pPr>
            <w:ins w:id="4638" w:author="Felix Pascal (felixpas)" w:date="2025-07-01T19:19:00Z">
              <w:r w:rsidRPr="00C76A19">
                <w:rPr>
                  <w:rPrChange w:id="4639" w:author="Felix Pascal (felixpas)" w:date="2025-07-01T19:19:00Z">
                    <w:rPr>
                      <w:rFonts w:ascii="Calibri" w:hAnsi="Calibri" w:cs="Calibri"/>
                      <w:color w:val="000000"/>
                    </w:rPr>
                  </w:rPrChange>
                </w:rPr>
                <w:t>0.008737195</w:t>
              </w:r>
            </w:ins>
          </w:p>
        </w:tc>
        <w:tc>
          <w:tcPr>
            <w:tcW w:w="1418" w:type="dxa"/>
            <w:noWrap/>
            <w:hideMark/>
            <w:tcPrChange w:id="4640" w:author="Felix Pascal (felixpas)" w:date="2025-07-01T19:33:00Z">
              <w:tcPr>
                <w:tcW w:w="980" w:type="dxa"/>
                <w:noWrap/>
                <w:hideMark/>
              </w:tcPr>
            </w:tcPrChange>
          </w:tcPr>
          <w:p w14:paraId="7384CA27" w14:textId="77777777" w:rsidR="00C76A19" w:rsidRPr="00C76A19" w:rsidRDefault="00C76A19">
            <w:pPr>
              <w:rPr>
                <w:ins w:id="4641" w:author="Felix Pascal (felixpas)" w:date="2025-07-01T19:19:00Z"/>
                <w:rPrChange w:id="4642" w:author="Felix Pascal (felixpas)" w:date="2025-07-01T19:19:00Z">
                  <w:rPr>
                    <w:ins w:id="4643" w:author="Felix Pascal (felixpas)" w:date="2025-07-01T19:19:00Z"/>
                    <w:rFonts w:ascii="Calibri" w:hAnsi="Calibri" w:cs="Calibri"/>
                    <w:color w:val="000000"/>
                  </w:rPr>
                </w:rPrChange>
              </w:rPr>
            </w:pPr>
            <w:ins w:id="4644" w:author="Felix Pascal (felixpas)" w:date="2025-07-01T19:19:00Z">
              <w:r w:rsidRPr="00C76A19">
                <w:rPr>
                  <w:rPrChange w:id="4645" w:author="Felix Pascal (felixpas)" w:date="2025-07-01T19:19:00Z">
                    <w:rPr>
                      <w:rFonts w:ascii="Calibri" w:hAnsi="Calibri" w:cs="Calibri"/>
                      <w:color w:val="000000"/>
                    </w:rPr>
                  </w:rPrChange>
                </w:rPr>
                <w:t>increasing</w:t>
              </w:r>
            </w:ins>
          </w:p>
        </w:tc>
        <w:tc>
          <w:tcPr>
            <w:tcW w:w="850" w:type="dxa"/>
            <w:noWrap/>
            <w:hideMark/>
            <w:tcPrChange w:id="4646" w:author="Felix Pascal (felixpas)" w:date="2025-07-01T19:33:00Z">
              <w:tcPr>
                <w:tcW w:w="900" w:type="dxa"/>
                <w:noWrap/>
                <w:hideMark/>
              </w:tcPr>
            </w:tcPrChange>
          </w:tcPr>
          <w:p w14:paraId="484C40AA" w14:textId="77777777" w:rsidR="00C76A19" w:rsidRPr="00C76A19" w:rsidRDefault="00C76A19" w:rsidP="00C76A19">
            <w:pPr>
              <w:rPr>
                <w:ins w:id="4647" w:author="Felix Pascal (felixpas)" w:date="2025-07-01T19:19:00Z"/>
                <w:rPrChange w:id="4648" w:author="Felix Pascal (felixpas)" w:date="2025-07-01T19:19:00Z">
                  <w:rPr>
                    <w:ins w:id="4649" w:author="Felix Pascal (felixpas)" w:date="2025-07-01T19:19:00Z"/>
                    <w:rFonts w:ascii="Calibri" w:hAnsi="Calibri" w:cs="Calibri"/>
                    <w:color w:val="000000"/>
                  </w:rPr>
                </w:rPrChange>
              </w:rPr>
              <w:pPrChange w:id="4650" w:author="Felix Pascal (felixpas)" w:date="2025-07-01T19:19:00Z">
                <w:pPr>
                  <w:jc w:val="right"/>
                </w:pPr>
              </w:pPrChange>
            </w:pPr>
            <w:ins w:id="4651" w:author="Felix Pascal (felixpas)" w:date="2025-07-01T19:19:00Z">
              <w:r w:rsidRPr="00C76A19">
                <w:rPr>
                  <w:rPrChange w:id="4652" w:author="Felix Pascal (felixpas)" w:date="2025-07-01T19:19:00Z">
                    <w:rPr>
                      <w:rFonts w:ascii="Calibri" w:hAnsi="Calibri" w:cs="Calibri"/>
                      <w:color w:val="000000"/>
                    </w:rPr>
                  </w:rPrChange>
                </w:rPr>
                <w:t>27</w:t>
              </w:r>
            </w:ins>
          </w:p>
        </w:tc>
      </w:tr>
      <w:tr w:rsidR="00D247C6" w:rsidRPr="00D247C6" w14:paraId="7D226423" w14:textId="77777777" w:rsidTr="00D247C6">
        <w:tblPrEx>
          <w:tblPrExChange w:id="4653" w:author="Felix Pascal (felixpas)" w:date="2025-07-01T19:33:00Z">
            <w:tblPrEx>
              <w:tblW w:w="9067" w:type="dxa"/>
            </w:tblPrEx>
          </w:tblPrExChange>
        </w:tblPrEx>
        <w:trPr>
          <w:trHeight w:val="288"/>
          <w:ins w:id="4654" w:author="Felix Pascal (felixpas)" w:date="2025-07-01T19:19:00Z"/>
          <w:trPrChange w:id="4655" w:author="Felix Pascal (felixpas)" w:date="2025-07-01T19:33:00Z">
            <w:trPr>
              <w:trHeight w:val="288"/>
            </w:trPr>
          </w:trPrChange>
        </w:trPr>
        <w:tc>
          <w:tcPr>
            <w:tcW w:w="3256" w:type="dxa"/>
            <w:noWrap/>
            <w:hideMark/>
            <w:tcPrChange w:id="4656" w:author="Felix Pascal (felixpas)" w:date="2025-07-01T19:33:00Z">
              <w:tcPr>
                <w:tcW w:w="2940" w:type="dxa"/>
                <w:noWrap/>
                <w:hideMark/>
              </w:tcPr>
            </w:tcPrChange>
          </w:tcPr>
          <w:p w14:paraId="77C52326" w14:textId="77777777" w:rsidR="00C76A19" w:rsidRPr="00C76A19" w:rsidRDefault="00C76A19">
            <w:pPr>
              <w:rPr>
                <w:ins w:id="4657" w:author="Felix Pascal (felixpas)" w:date="2025-07-01T19:19:00Z"/>
                <w:rPrChange w:id="4658" w:author="Felix Pascal (felixpas)" w:date="2025-07-01T19:19:00Z">
                  <w:rPr>
                    <w:ins w:id="4659" w:author="Felix Pascal (felixpas)" w:date="2025-07-01T19:19:00Z"/>
                    <w:rFonts w:ascii="Calibri" w:hAnsi="Calibri" w:cs="Calibri"/>
                    <w:color w:val="000000"/>
                  </w:rPr>
                </w:rPrChange>
              </w:rPr>
            </w:pPr>
            <w:ins w:id="4660" w:author="Felix Pascal (felixpas)" w:date="2025-07-01T19:19:00Z">
              <w:r w:rsidRPr="00C76A19">
                <w:rPr>
                  <w:rPrChange w:id="4661" w:author="Felix Pascal (felixpas)" w:date="2025-07-01T19:19:00Z">
                    <w:rPr>
                      <w:rFonts w:ascii="Calibri" w:hAnsi="Calibri" w:cs="Calibri"/>
                      <w:color w:val="000000"/>
                    </w:rPr>
                  </w:rPrChange>
                </w:rPr>
                <w:t>Pulmonaria australis</w:t>
              </w:r>
            </w:ins>
          </w:p>
        </w:tc>
        <w:tc>
          <w:tcPr>
            <w:tcW w:w="1706" w:type="dxa"/>
            <w:noWrap/>
            <w:hideMark/>
            <w:tcPrChange w:id="4662" w:author="Felix Pascal (felixpas)" w:date="2025-07-01T19:33:00Z">
              <w:tcPr>
                <w:tcW w:w="2480" w:type="dxa"/>
                <w:noWrap/>
                <w:hideMark/>
              </w:tcPr>
            </w:tcPrChange>
          </w:tcPr>
          <w:p w14:paraId="60E25261" w14:textId="77777777" w:rsidR="00C76A19" w:rsidRPr="00C76A19" w:rsidRDefault="00C76A19" w:rsidP="00C76A19">
            <w:pPr>
              <w:rPr>
                <w:ins w:id="4663" w:author="Felix Pascal (felixpas)" w:date="2025-07-01T19:19:00Z"/>
                <w:rPrChange w:id="4664" w:author="Felix Pascal (felixpas)" w:date="2025-07-01T19:19:00Z">
                  <w:rPr>
                    <w:ins w:id="4665" w:author="Felix Pascal (felixpas)" w:date="2025-07-01T19:19:00Z"/>
                    <w:rFonts w:ascii="Calibri" w:hAnsi="Calibri" w:cs="Calibri"/>
                    <w:color w:val="000000"/>
                  </w:rPr>
                </w:rPrChange>
              </w:rPr>
              <w:pPrChange w:id="4666" w:author="Felix Pascal (felixpas)" w:date="2025-07-01T19:19:00Z">
                <w:pPr>
                  <w:jc w:val="right"/>
                </w:pPr>
              </w:pPrChange>
            </w:pPr>
            <w:ins w:id="4667" w:author="Felix Pascal (felixpas)" w:date="2025-07-01T19:19:00Z">
              <w:r w:rsidRPr="00C76A19">
                <w:rPr>
                  <w:rPrChange w:id="4668" w:author="Felix Pascal (felixpas)" w:date="2025-07-01T19:19:00Z">
                    <w:rPr>
                      <w:rFonts w:ascii="Calibri" w:hAnsi="Calibri" w:cs="Calibri"/>
                      <w:color w:val="000000"/>
                    </w:rPr>
                  </w:rPrChange>
                </w:rPr>
                <w:t>23.1156462</w:t>
              </w:r>
            </w:ins>
          </w:p>
        </w:tc>
        <w:tc>
          <w:tcPr>
            <w:tcW w:w="1696" w:type="dxa"/>
            <w:noWrap/>
            <w:hideMark/>
            <w:tcPrChange w:id="4669" w:author="Felix Pascal (felixpas)" w:date="2025-07-01T19:33:00Z">
              <w:tcPr>
                <w:tcW w:w="1387" w:type="dxa"/>
                <w:noWrap/>
                <w:hideMark/>
              </w:tcPr>
            </w:tcPrChange>
          </w:tcPr>
          <w:p w14:paraId="657F2A87" w14:textId="77777777" w:rsidR="00C76A19" w:rsidRPr="00C76A19" w:rsidRDefault="00C76A19" w:rsidP="00C76A19">
            <w:pPr>
              <w:rPr>
                <w:ins w:id="4670" w:author="Felix Pascal (felixpas)" w:date="2025-07-01T19:19:00Z"/>
                <w:rPrChange w:id="4671" w:author="Felix Pascal (felixpas)" w:date="2025-07-01T19:19:00Z">
                  <w:rPr>
                    <w:ins w:id="4672" w:author="Felix Pascal (felixpas)" w:date="2025-07-01T19:19:00Z"/>
                    <w:rFonts w:ascii="Calibri" w:hAnsi="Calibri" w:cs="Calibri"/>
                    <w:color w:val="000000"/>
                  </w:rPr>
                </w:rPrChange>
              </w:rPr>
              <w:pPrChange w:id="4673" w:author="Felix Pascal (felixpas)" w:date="2025-07-01T19:19:00Z">
                <w:pPr>
                  <w:jc w:val="right"/>
                </w:pPr>
              </w:pPrChange>
            </w:pPr>
            <w:ins w:id="4674" w:author="Felix Pascal (felixpas)" w:date="2025-07-01T19:19:00Z">
              <w:r w:rsidRPr="00C76A19">
                <w:rPr>
                  <w:rPrChange w:id="4675" w:author="Felix Pascal (felixpas)" w:date="2025-07-01T19:19:00Z">
                    <w:rPr>
                      <w:rFonts w:ascii="Calibri" w:hAnsi="Calibri" w:cs="Calibri"/>
                      <w:color w:val="000000"/>
                    </w:rPr>
                  </w:rPrChange>
                </w:rPr>
                <w:t>0.009162509</w:t>
              </w:r>
            </w:ins>
          </w:p>
        </w:tc>
        <w:tc>
          <w:tcPr>
            <w:tcW w:w="1418" w:type="dxa"/>
            <w:noWrap/>
            <w:hideMark/>
            <w:tcPrChange w:id="4676" w:author="Felix Pascal (felixpas)" w:date="2025-07-01T19:33:00Z">
              <w:tcPr>
                <w:tcW w:w="980" w:type="dxa"/>
                <w:noWrap/>
                <w:hideMark/>
              </w:tcPr>
            </w:tcPrChange>
          </w:tcPr>
          <w:p w14:paraId="5A8F6E55" w14:textId="77777777" w:rsidR="00C76A19" w:rsidRPr="00C76A19" w:rsidRDefault="00C76A19">
            <w:pPr>
              <w:rPr>
                <w:ins w:id="4677" w:author="Felix Pascal (felixpas)" w:date="2025-07-01T19:19:00Z"/>
                <w:rPrChange w:id="4678" w:author="Felix Pascal (felixpas)" w:date="2025-07-01T19:19:00Z">
                  <w:rPr>
                    <w:ins w:id="4679" w:author="Felix Pascal (felixpas)" w:date="2025-07-01T19:19:00Z"/>
                    <w:rFonts w:ascii="Calibri" w:hAnsi="Calibri" w:cs="Calibri"/>
                    <w:color w:val="000000"/>
                  </w:rPr>
                </w:rPrChange>
              </w:rPr>
            </w:pPr>
            <w:ins w:id="4680" w:author="Felix Pascal (felixpas)" w:date="2025-07-01T19:19:00Z">
              <w:r w:rsidRPr="00C76A19">
                <w:rPr>
                  <w:rPrChange w:id="4681" w:author="Felix Pascal (felixpas)" w:date="2025-07-01T19:19:00Z">
                    <w:rPr>
                      <w:rFonts w:ascii="Calibri" w:hAnsi="Calibri" w:cs="Calibri"/>
                      <w:color w:val="000000"/>
                    </w:rPr>
                  </w:rPrChange>
                </w:rPr>
                <w:t>increasing</w:t>
              </w:r>
            </w:ins>
          </w:p>
        </w:tc>
        <w:tc>
          <w:tcPr>
            <w:tcW w:w="850" w:type="dxa"/>
            <w:noWrap/>
            <w:hideMark/>
            <w:tcPrChange w:id="4682" w:author="Felix Pascal (felixpas)" w:date="2025-07-01T19:33:00Z">
              <w:tcPr>
                <w:tcW w:w="1280" w:type="dxa"/>
                <w:gridSpan w:val="2"/>
                <w:noWrap/>
                <w:hideMark/>
              </w:tcPr>
            </w:tcPrChange>
          </w:tcPr>
          <w:p w14:paraId="4B88A54B" w14:textId="77777777" w:rsidR="00C76A19" w:rsidRPr="00C76A19" w:rsidRDefault="00C76A19" w:rsidP="00C76A19">
            <w:pPr>
              <w:rPr>
                <w:ins w:id="4683" w:author="Felix Pascal (felixpas)" w:date="2025-07-01T19:19:00Z"/>
                <w:rPrChange w:id="4684" w:author="Felix Pascal (felixpas)" w:date="2025-07-01T19:19:00Z">
                  <w:rPr>
                    <w:ins w:id="4685" w:author="Felix Pascal (felixpas)" w:date="2025-07-01T19:19:00Z"/>
                    <w:rFonts w:ascii="Calibri" w:hAnsi="Calibri" w:cs="Calibri"/>
                    <w:color w:val="000000"/>
                  </w:rPr>
                </w:rPrChange>
              </w:rPr>
              <w:pPrChange w:id="4686" w:author="Felix Pascal (felixpas)" w:date="2025-07-01T19:19:00Z">
                <w:pPr>
                  <w:jc w:val="right"/>
                </w:pPr>
              </w:pPrChange>
            </w:pPr>
            <w:ins w:id="4687" w:author="Felix Pascal (felixpas)" w:date="2025-07-01T19:19:00Z">
              <w:r w:rsidRPr="00C76A19">
                <w:rPr>
                  <w:rPrChange w:id="4688" w:author="Felix Pascal (felixpas)" w:date="2025-07-01T19:19:00Z">
                    <w:rPr>
                      <w:rFonts w:ascii="Calibri" w:hAnsi="Calibri" w:cs="Calibri"/>
                      <w:color w:val="000000"/>
                    </w:rPr>
                  </w:rPrChange>
                </w:rPr>
                <w:t>40</w:t>
              </w:r>
            </w:ins>
          </w:p>
        </w:tc>
      </w:tr>
      <w:tr w:rsidR="00C76A19" w:rsidRPr="00C76A19" w14:paraId="2FABCF05" w14:textId="77777777" w:rsidTr="00D247C6">
        <w:trPr>
          <w:trHeight w:val="288"/>
          <w:ins w:id="4689" w:author="Felix Pascal (felixpas)" w:date="2025-07-01T19:19:00Z"/>
          <w:trPrChange w:id="4690" w:author="Felix Pascal (felixpas)" w:date="2025-07-01T19:33:00Z">
            <w:trPr>
              <w:gridAfter w:val="0"/>
              <w:trHeight w:val="288"/>
            </w:trPr>
          </w:trPrChange>
        </w:trPr>
        <w:tc>
          <w:tcPr>
            <w:tcW w:w="3256" w:type="dxa"/>
            <w:noWrap/>
            <w:hideMark/>
            <w:tcPrChange w:id="4691" w:author="Felix Pascal (felixpas)" w:date="2025-07-01T19:33:00Z">
              <w:tcPr>
                <w:tcW w:w="2940" w:type="dxa"/>
                <w:noWrap/>
                <w:hideMark/>
              </w:tcPr>
            </w:tcPrChange>
          </w:tcPr>
          <w:p w14:paraId="536E8D7B" w14:textId="77777777" w:rsidR="00C76A19" w:rsidRPr="00C76A19" w:rsidRDefault="00C76A19">
            <w:pPr>
              <w:rPr>
                <w:ins w:id="4692" w:author="Felix Pascal (felixpas)" w:date="2025-07-01T19:19:00Z"/>
                <w:rPrChange w:id="4693" w:author="Felix Pascal (felixpas)" w:date="2025-07-01T19:19:00Z">
                  <w:rPr>
                    <w:ins w:id="4694" w:author="Felix Pascal (felixpas)" w:date="2025-07-01T19:19:00Z"/>
                    <w:rFonts w:ascii="Calibri" w:hAnsi="Calibri" w:cs="Calibri"/>
                    <w:color w:val="000000"/>
                  </w:rPr>
                </w:rPrChange>
              </w:rPr>
            </w:pPr>
            <w:ins w:id="4695" w:author="Felix Pascal (felixpas)" w:date="2025-07-01T19:19:00Z">
              <w:r w:rsidRPr="00C76A19">
                <w:rPr>
                  <w:rPrChange w:id="4696" w:author="Felix Pascal (felixpas)" w:date="2025-07-01T19:19:00Z">
                    <w:rPr>
                      <w:rFonts w:ascii="Calibri" w:hAnsi="Calibri" w:cs="Calibri"/>
                      <w:color w:val="000000"/>
                    </w:rPr>
                  </w:rPrChange>
                </w:rPr>
                <w:t xml:space="preserve">Ilex </w:t>
              </w:r>
              <w:proofErr w:type="spellStart"/>
              <w:r w:rsidRPr="00C76A19">
                <w:rPr>
                  <w:rPrChange w:id="4697" w:author="Felix Pascal (felixpas)" w:date="2025-07-01T19:19:00Z">
                    <w:rPr>
                      <w:rFonts w:ascii="Calibri" w:hAnsi="Calibri" w:cs="Calibri"/>
                      <w:color w:val="000000"/>
                    </w:rPr>
                  </w:rPrChange>
                </w:rPr>
                <w:t>aquifolium</w:t>
              </w:r>
              <w:proofErr w:type="spellEnd"/>
            </w:ins>
          </w:p>
        </w:tc>
        <w:tc>
          <w:tcPr>
            <w:tcW w:w="1706" w:type="dxa"/>
            <w:noWrap/>
            <w:hideMark/>
            <w:tcPrChange w:id="4698" w:author="Felix Pascal (felixpas)" w:date="2025-07-01T19:33:00Z">
              <w:tcPr>
                <w:tcW w:w="2480" w:type="dxa"/>
                <w:noWrap/>
                <w:hideMark/>
              </w:tcPr>
            </w:tcPrChange>
          </w:tcPr>
          <w:p w14:paraId="53367DB3" w14:textId="77777777" w:rsidR="00C76A19" w:rsidRPr="00C76A19" w:rsidRDefault="00C76A19" w:rsidP="00C76A19">
            <w:pPr>
              <w:rPr>
                <w:ins w:id="4699" w:author="Felix Pascal (felixpas)" w:date="2025-07-01T19:19:00Z"/>
                <w:rPrChange w:id="4700" w:author="Felix Pascal (felixpas)" w:date="2025-07-01T19:19:00Z">
                  <w:rPr>
                    <w:ins w:id="4701" w:author="Felix Pascal (felixpas)" w:date="2025-07-01T19:19:00Z"/>
                    <w:rFonts w:ascii="Calibri" w:hAnsi="Calibri" w:cs="Calibri"/>
                    <w:color w:val="000000"/>
                  </w:rPr>
                </w:rPrChange>
              </w:rPr>
              <w:pPrChange w:id="4702" w:author="Felix Pascal (felixpas)" w:date="2025-07-01T19:19:00Z">
                <w:pPr>
                  <w:jc w:val="right"/>
                </w:pPr>
              </w:pPrChange>
            </w:pPr>
            <w:ins w:id="4703" w:author="Felix Pascal (felixpas)" w:date="2025-07-01T19:19:00Z">
              <w:r w:rsidRPr="00C76A19">
                <w:rPr>
                  <w:rPrChange w:id="4704" w:author="Felix Pascal (felixpas)" w:date="2025-07-01T19:19:00Z">
                    <w:rPr>
                      <w:rFonts w:ascii="Calibri" w:hAnsi="Calibri" w:cs="Calibri"/>
                      <w:color w:val="000000"/>
                    </w:rPr>
                  </w:rPrChange>
                </w:rPr>
                <w:t>22.89336784</w:t>
              </w:r>
            </w:ins>
          </w:p>
        </w:tc>
        <w:tc>
          <w:tcPr>
            <w:tcW w:w="1696" w:type="dxa"/>
            <w:noWrap/>
            <w:hideMark/>
            <w:tcPrChange w:id="4705" w:author="Felix Pascal (felixpas)" w:date="2025-07-01T19:33:00Z">
              <w:tcPr>
                <w:tcW w:w="1300" w:type="dxa"/>
                <w:noWrap/>
                <w:hideMark/>
              </w:tcPr>
            </w:tcPrChange>
          </w:tcPr>
          <w:p w14:paraId="6C8129F2" w14:textId="77777777" w:rsidR="00C76A19" w:rsidRPr="00C76A19" w:rsidRDefault="00C76A19" w:rsidP="00C76A19">
            <w:pPr>
              <w:rPr>
                <w:ins w:id="4706" w:author="Felix Pascal (felixpas)" w:date="2025-07-01T19:19:00Z"/>
                <w:rPrChange w:id="4707" w:author="Felix Pascal (felixpas)" w:date="2025-07-01T19:19:00Z">
                  <w:rPr>
                    <w:ins w:id="4708" w:author="Felix Pascal (felixpas)" w:date="2025-07-01T19:19:00Z"/>
                    <w:rFonts w:ascii="Calibri" w:hAnsi="Calibri" w:cs="Calibri"/>
                    <w:color w:val="000000"/>
                  </w:rPr>
                </w:rPrChange>
              </w:rPr>
              <w:pPrChange w:id="4709" w:author="Felix Pascal (felixpas)" w:date="2025-07-01T19:19:00Z">
                <w:pPr>
                  <w:jc w:val="right"/>
                </w:pPr>
              </w:pPrChange>
            </w:pPr>
            <w:ins w:id="4710" w:author="Felix Pascal (felixpas)" w:date="2025-07-01T19:19:00Z">
              <w:r w:rsidRPr="00C76A19">
                <w:rPr>
                  <w:rPrChange w:id="4711" w:author="Felix Pascal (felixpas)" w:date="2025-07-01T19:19:00Z">
                    <w:rPr>
                      <w:rFonts w:ascii="Calibri" w:hAnsi="Calibri" w:cs="Calibri"/>
                      <w:color w:val="000000"/>
                    </w:rPr>
                  </w:rPrChange>
                </w:rPr>
                <w:t>2.86005E-05</w:t>
              </w:r>
            </w:ins>
          </w:p>
        </w:tc>
        <w:tc>
          <w:tcPr>
            <w:tcW w:w="1418" w:type="dxa"/>
            <w:noWrap/>
            <w:hideMark/>
            <w:tcPrChange w:id="4712" w:author="Felix Pascal (felixpas)" w:date="2025-07-01T19:33:00Z">
              <w:tcPr>
                <w:tcW w:w="980" w:type="dxa"/>
                <w:noWrap/>
                <w:hideMark/>
              </w:tcPr>
            </w:tcPrChange>
          </w:tcPr>
          <w:p w14:paraId="323314AA" w14:textId="77777777" w:rsidR="00C76A19" w:rsidRPr="00C76A19" w:rsidRDefault="00C76A19">
            <w:pPr>
              <w:rPr>
                <w:ins w:id="4713" w:author="Felix Pascal (felixpas)" w:date="2025-07-01T19:19:00Z"/>
                <w:rPrChange w:id="4714" w:author="Felix Pascal (felixpas)" w:date="2025-07-01T19:19:00Z">
                  <w:rPr>
                    <w:ins w:id="4715" w:author="Felix Pascal (felixpas)" w:date="2025-07-01T19:19:00Z"/>
                    <w:rFonts w:ascii="Calibri" w:hAnsi="Calibri" w:cs="Calibri"/>
                    <w:color w:val="000000"/>
                  </w:rPr>
                </w:rPrChange>
              </w:rPr>
            </w:pPr>
            <w:ins w:id="4716" w:author="Felix Pascal (felixpas)" w:date="2025-07-01T19:19:00Z">
              <w:r w:rsidRPr="00C76A19">
                <w:rPr>
                  <w:rPrChange w:id="4717" w:author="Felix Pascal (felixpas)" w:date="2025-07-01T19:19:00Z">
                    <w:rPr>
                      <w:rFonts w:ascii="Calibri" w:hAnsi="Calibri" w:cs="Calibri"/>
                      <w:color w:val="000000"/>
                    </w:rPr>
                  </w:rPrChange>
                </w:rPr>
                <w:t>increasing</w:t>
              </w:r>
            </w:ins>
          </w:p>
        </w:tc>
        <w:tc>
          <w:tcPr>
            <w:tcW w:w="850" w:type="dxa"/>
            <w:noWrap/>
            <w:hideMark/>
            <w:tcPrChange w:id="4718" w:author="Felix Pascal (felixpas)" w:date="2025-07-01T19:33:00Z">
              <w:tcPr>
                <w:tcW w:w="900" w:type="dxa"/>
                <w:noWrap/>
                <w:hideMark/>
              </w:tcPr>
            </w:tcPrChange>
          </w:tcPr>
          <w:p w14:paraId="6CAC7906" w14:textId="77777777" w:rsidR="00C76A19" w:rsidRPr="00C76A19" w:rsidRDefault="00C76A19" w:rsidP="00C76A19">
            <w:pPr>
              <w:rPr>
                <w:ins w:id="4719" w:author="Felix Pascal (felixpas)" w:date="2025-07-01T19:19:00Z"/>
                <w:rPrChange w:id="4720" w:author="Felix Pascal (felixpas)" w:date="2025-07-01T19:19:00Z">
                  <w:rPr>
                    <w:ins w:id="4721" w:author="Felix Pascal (felixpas)" w:date="2025-07-01T19:19:00Z"/>
                    <w:rFonts w:ascii="Calibri" w:hAnsi="Calibri" w:cs="Calibri"/>
                    <w:color w:val="000000"/>
                  </w:rPr>
                </w:rPrChange>
              </w:rPr>
              <w:pPrChange w:id="4722" w:author="Felix Pascal (felixpas)" w:date="2025-07-01T19:19:00Z">
                <w:pPr>
                  <w:jc w:val="right"/>
                </w:pPr>
              </w:pPrChange>
            </w:pPr>
            <w:ins w:id="4723" w:author="Felix Pascal (felixpas)" w:date="2025-07-01T19:19:00Z">
              <w:r w:rsidRPr="00C76A19">
                <w:rPr>
                  <w:rPrChange w:id="4724" w:author="Felix Pascal (felixpas)" w:date="2025-07-01T19:19:00Z">
                    <w:rPr>
                      <w:rFonts w:ascii="Calibri" w:hAnsi="Calibri" w:cs="Calibri"/>
                      <w:color w:val="000000"/>
                    </w:rPr>
                  </w:rPrChange>
                </w:rPr>
                <w:t>47</w:t>
              </w:r>
            </w:ins>
          </w:p>
        </w:tc>
      </w:tr>
      <w:tr w:rsidR="00D247C6" w:rsidRPr="00D247C6" w14:paraId="7CC8B02C" w14:textId="77777777" w:rsidTr="00D247C6">
        <w:tblPrEx>
          <w:tblPrExChange w:id="4725" w:author="Felix Pascal (felixpas)" w:date="2025-07-01T19:33:00Z">
            <w:tblPrEx>
              <w:tblW w:w="9067" w:type="dxa"/>
            </w:tblPrEx>
          </w:tblPrExChange>
        </w:tblPrEx>
        <w:trPr>
          <w:trHeight w:val="288"/>
          <w:ins w:id="4726" w:author="Felix Pascal (felixpas)" w:date="2025-07-01T19:19:00Z"/>
          <w:trPrChange w:id="4727" w:author="Felix Pascal (felixpas)" w:date="2025-07-01T19:33:00Z">
            <w:trPr>
              <w:trHeight w:val="288"/>
            </w:trPr>
          </w:trPrChange>
        </w:trPr>
        <w:tc>
          <w:tcPr>
            <w:tcW w:w="3256" w:type="dxa"/>
            <w:noWrap/>
            <w:hideMark/>
            <w:tcPrChange w:id="4728" w:author="Felix Pascal (felixpas)" w:date="2025-07-01T19:33:00Z">
              <w:tcPr>
                <w:tcW w:w="2940" w:type="dxa"/>
                <w:noWrap/>
                <w:hideMark/>
              </w:tcPr>
            </w:tcPrChange>
          </w:tcPr>
          <w:p w14:paraId="6D31C5C2" w14:textId="77777777" w:rsidR="00C76A19" w:rsidRPr="00C76A19" w:rsidRDefault="00C76A19">
            <w:pPr>
              <w:rPr>
                <w:ins w:id="4729" w:author="Felix Pascal (felixpas)" w:date="2025-07-01T19:19:00Z"/>
                <w:rPrChange w:id="4730" w:author="Felix Pascal (felixpas)" w:date="2025-07-01T19:19:00Z">
                  <w:rPr>
                    <w:ins w:id="4731" w:author="Felix Pascal (felixpas)" w:date="2025-07-01T19:19:00Z"/>
                    <w:rFonts w:ascii="Calibri" w:hAnsi="Calibri" w:cs="Calibri"/>
                    <w:color w:val="000000"/>
                  </w:rPr>
                </w:rPrChange>
              </w:rPr>
            </w:pPr>
            <w:proofErr w:type="spellStart"/>
            <w:ins w:id="4732" w:author="Felix Pascal (felixpas)" w:date="2025-07-01T19:19:00Z">
              <w:r w:rsidRPr="00C76A19">
                <w:rPr>
                  <w:rPrChange w:id="4733" w:author="Felix Pascal (felixpas)" w:date="2025-07-01T19:19:00Z">
                    <w:rPr>
                      <w:rFonts w:ascii="Calibri" w:hAnsi="Calibri" w:cs="Calibri"/>
                      <w:color w:val="000000"/>
                    </w:rPr>
                  </w:rPrChange>
                </w:rPr>
                <w:t>Eragrostis</w:t>
              </w:r>
              <w:proofErr w:type="spellEnd"/>
              <w:r w:rsidRPr="00C76A19">
                <w:rPr>
                  <w:rPrChange w:id="4734" w:author="Felix Pascal (felixpas)" w:date="2025-07-01T19:19:00Z">
                    <w:rPr>
                      <w:rFonts w:ascii="Calibri" w:hAnsi="Calibri" w:cs="Calibri"/>
                      <w:color w:val="000000"/>
                    </w:rPr>
                  </w:rPrChange>
                </w:rPr>
                <w:t xml:space="preserve"> minor</w:t>
              </w:r>
            </w:ins>
          </w:p>
        </w:tc>
        <w:tc>
          <w:tcPr>
            <w:tcW w:w="1706" w:type="dxa"/>
            <w:noWrap/>
            <w:hideMark/>
            <w:tcPrChange w:id="4735" w:author="Felix Pascal (felixpas)" w:date="2025-07-01T19:33:00Z">
              <w:tcPr>
                <w:tcW w:w="2480" w:type="dxa"/>
                <w:noWrap/>
                <w:hideMark/>
              </w:tcPr>
            </w:tcPrChange>
          </w:tcPr>
          <w:p w14:paraId="297CA69A" w14:textId="77777777" w:rsidR="00C76A19" w:rsidRPr="00C76A19" w:rsidRDefault="00C76A19" w:rsidP="00C76A19">
            <w:pPr>
              <w:rPr>
                <w:ins w:id="4736" w:author="Felix Pascal (felixpas)" w:date="2025-07-01T19:19:00Z"/>
                <w:rPrChange w:id="4737" w:author="Felix Pascal (felixpas)" w:date="2025-07-01T19:19:00Z">
                  <w:rPr>
                    <w:ins w:id="4738" w:author="Felix Pascal (felixpas)" w:date="2025-07-01T19:19:00Z"/>
                    <w:rFonts w:ascii="Calibri" w:hAnsi="Calibri" w:cs="Calibri"/>
                    <w:color w:val="000000"/>
                  </w:rPr>
                </w:rPrChange>
              </w:rPr>
              <w:pPrChange w:id="4739" w:author="Felix Pascal (felixpas)" w:date="2025-07-01T19:19:00Z">
                <w:pPr>
                  <w:jc w:val="right"/>
                </w:pPr>
              </w:pPrChange>
            </w:pPr>
            <w:ins w:id="4740" w:author="Felix Pascal (felixpas)" w:date="2025-07-01T19:19:00Z">
              <w:r w:rsidRPr="00C76A19">
                <w:rPr>
                  <w:rPrChange w:id="4741" w:author="Felix Pascal (felixpas)" w:date="2025-07-01T19:19:00Z">
                    <w:rPr>
                      <w:rFonts w:ascii="Calibri" w:hAnsi="Calibri" w:cs="Calibri"/>
                      <w:color w:val="000000"/>
                    </w:rPr>
                  </w:rPrChange>
                </w:rPr>
                <w:t>22.27151884</w:t>
              </w:r>
            </w:ins>
          </w:p>
        </w:tc>
        <w:tc>
          <w:tcPr>
            <w:tcW w:w="1696" w:type="dxa"/>
            <w:noWrap/>
            <w:hideMark/>
            <w:tcPrChange w:id="4742" w:author="Felix Pascal (felixpas)" w:date="2025-07-01T19:33:00Z">
              <w:tcPr>
                <w:tcW w:w="1387" w:type="dxa"/>
                <w:noWrap/>
                <w:hideMark/>
              </w:tcPr>
            </w:tcPrChange>
          </w:tcPr>
          <w:p w14:paraId="2E1036FE" w14:textId="77777777" w:rsidR="00C76A19" w:rsidRPr="00C76A19" w:rsidRDefault="00C76A19" w:rsidP="00C76A19">
            <w:pPr>
              <w:rPr>
                <w:ins w:id="4743" w:author="Felix Pascal (felixpas)" w:date="2025-07-01T19:19:00Z"/>
                <w:rPrChange w:id="4744" w:author="Felix Pascal (felixpas)" w:date="2025-07-01T19:19:00Z">
                  <w:rPr>
                    <w:ins w:id="4745" w:author="Felix Pascal (felixpas)" w:date="2025-07-01T19:19:00Z"/>
                    <w:rFonts w:ascii="Calibri" w:hAnsi="Calibri" w:cs="Calibri"/>
                    <w:color w:val="000000"/>
                  </w:rPr>
                </w:rPrChange>
              </w:rPr>
              <w:pPrChange w:id="4746" w:author="Felix Pascal (felixpas)" w:date="2025-07-01T19:19:00Z">
                <w:pPr>
                  <w:jc w:val="right"/>
                </w:pPr>
              </w:pPrChange>
            </w:pPr>
            <w:ins w:id="4747" w:author="Felix Pascal (felixpas)" w:date="2025-07-01T19:19:00Z">
              <w:r w:rsidRPr="00C76A19">
                <w:rPr>
                  <w:rPrChange w:id="4748" w:author="Felix Pascal (felixpas)" w:date="2025-07-01T19:19:00Z">
                    <w:rPr>
                      <w:rFonts w:ascii="Calibri" w:hAnsi="Calibri" w:cs="Calibri"/>
                      <w:color w:val="000000"/>
                    </w:rPr>
                  </w:rPrChange>
                </w:rPr>
                <w:t>0.004186046</w:t>
              </w:r>
            </w:ins>
          </w:p>
        </w:tc>
        <w:tc>
          <w:tcPr>
            <w:tcW w:w="1418" w:type="dxa"/>
            <w:noWrap/>
            <w:hideMark/>
            <w:tcPrChange w:id="4749" w:author="Felix Pascal (felixpas)" w:date="2025-07-01T19:33:00Z">
              <w:tcPr>
                <w:tcW w:w="980" w:type="dxa"/>
                <w:noWrap/>
                <w:hideMark/>
              </w:tcPr>
            </w:tcPrChange>
          </w:tcPr>
          <w:p w14:paraId="3F1A67F8" w14:textId="77777777" w:rsidR="00C76A19" w:rsidRPr="00C76A19" w:rsidRDefault="00C76A19">
            <w:pPr>
              <w:rPr>
                <w:ins w:id="4750" w:author="Felix Pascal (felixpas)" w:date="2025-07-01T19:19:00Z"/>
                <w:rPrChange w:id="4751" w:author="Felix Pascal (felixpas)" w:date="2025-07-01T19:19:00Z">
                  <w:rPr>
                    <w:ins w:id="4752" w:author="Felix Pascal (felixpas)" w:date="2025-07-01T19:19:00Z"/>
                    <w:rFonts w:ascii="Calibri" w:hAnsi="Calibri" w:cs="Calibri"/>
                    <w:color w:val="000000"/>
                  </w:rPr>
                </w:rPrChange>
              </w:rPr>
            </w:pPr>
            <w:ins w:id="4753" w:author="Felix Pascal (felixpas)" w:date="2025-07-01T19:19:00Z">
              <w:r w:rsidRPr="00C76A19">
                <w:rPr>
                  <w:rPrChange w:id="4754" w:author="Felix Pascal (felixpas)" w:date="2025-07-01T19:19:00Z">
                    <w:rPr>
                      <w:rFonts w:ascii="Calibri" w:hAnsi="Calibri" w:cs="Calibri"/>
                      <w:color w:val="000000"/>
                    </w:rPr>
                  </w:rPrChange>
                </w:rPr>
                <w:t>increasing</w:t>
              </w:r>
            </w:ins>
          </w:p>
        </w:tc>
        <w:tc>
          <w:tcPr>
            <w:tcW w:w="850" w:type="dxa"/>
            <w:noWrap/>
            <w:hideMark/>
            <w:tcPrChange w:id="4755" w:author="Felix Pascal (felixpas)" w:date="2025-07-01T19:33:00Z">
              <w:tcPr>
                <w:tcW w:w="1280" w:type="dxa"/>
                <w:gridSpan w:val="2"/>
                <w:noWrap/>
                <w:hideMark/>
              </w:tcPr>
            </w:tcPrChange>
          </w:tcPr>
          <w:p w14:paraId="731369AF" w14:textId="77777777" w:rsidR="00C76A19" w:rsidRPr="00C76A19" w:rsidRDefault="00C76A19" w:rsidP="00C76A19">
            <w:pPr>
              <w:rPr>
                <w:ins w:id="4756" w:author="Felix Pascal (felixpas)" w:date="2025-07-01T19:19:00Z"/>
                <w:rPrChange w:id="4757" w:author="Felix Pascal (felixpas)" w:date="2025-07-01T19:19:00Z">
                  <w:rPr>
                    <w:ins w:id="4758" w:author="Felix Pascal (felixpas)" w:date="2025-07-01T19:19:00Z"/>
                    <w:rFonts w:ascii="Calibri" w:hAnsi="Calibri" w:cs="Calibri"/>
                    <w:color w:val="000000"/>
                  </w:rPr>
                </w:rPrChange>
              </w:rPr>
              <w:pPrChange w:id="4759" w:author="Felix Pascal (felixpas)" w:date="2025-07-01T19:19:00Z">
                <w:pPr>
                  <w:jc w:val="right"/>
                </w:pPr>
              </w:pPrChange>
            </w:pPr>
            <w:ins w:id="4760" w:author="Felix Pascal (felixpas)" w:date="2025-07-01T19:19:00Z">
              <w:r w:rsidRPr="00C76A19">
                <w:rPr>
                  <w:rPrChange w:id="4761" w:author="Felix Pascal (felixpas)" w:date="2025-07-01T19:19:00Z">
                    <w:rPr>
                      <w:rFonts w:ascii="Calibri" w:hAnsi="Calibri" w:cs="Calibri"/>
                      <w:color w:val="000000"/>
                    </w:rPr>
                  </w:rPrChange>
                </w:rPr>
                <w:t>27</w:t>
              </w:r>
            </w:ins>
          </w:p>
        </w:tc>
      </w:tr>
      <w:tr w:rsidR="00C76A19" w:rsidRPr="00C76A19" w14:paraId="0422A6A4" w14:textId="77777777" w:rsidTr="00D247C6">
        <w:trPr>
          <w:trHeight w:val="288"/>
          <w:ins w:id="4762" w:author="Felix Pascal (felixpas)" w:date="2025-07-01T19:19:00Z"/>
          <w:trPrChange w:id="4763" w:author="Felix Pascal (felixpas)" w:date="2025-07-01T19:33:00Z">
            <w:trPr>
              <w:gridAfter w:val="0"/>
              <w:trHeight w:val="288"/>
            </w:trPr>
          </w:trPrChange>
        </w:trPr>
        <w:tc>
          <w:tcPr>
            <w:tcW w:w="3256" w:type="dxa"/>
            <w:noWrap/>
            <w:hideMark/>
            <w:tcPrChange w:id="4764" w:author="Felix Pascal (felixpas)" w:date="2025-07-01T19:33:00Z">
              <w:tcPr>
                <w:tcW w:w="2940" w:type="dxa"/>
                <w:noWrap/>
                <w:hideMark/>
              </w:tcPr>
            </w:tcPrChange>
          </w:tcPr>
          <w:p w14:paraId="510D252E" w14:textId="77777777" w:rsidR="00C76A19" w:rsidRPr="00C76A19" w:rsidRDefault="00C76A19">
            <w:pPr>
              <w:rPr>
                <w:ins w:id="4765" w:author="Felix Pascal (felixpas)" w:date="2025-07-01T19:19:00Z"/>
                <w:rPrChange w:id="4766" w:author="Felix Pascal (felixpas)" w:date="2025-07-01T19:19:00Z">
                  <w:rPr>
                    <w:ins w:id="4767" w:author="Felix Pascal (felixpas)" w:date="2025-07-01T19:19:00Z"/>
                    <w:rFonts w:ascii="Calibri" w:hAnsi="Calibri" w:cs="Calibri"/>
                    <w:color w:val="000000"/>
                  </w:rPr>
                </w:rPrChange>
              </w:rPr>
            </w:pPr>
            <w:proofErr w:type="spellStart"/>
            <w:ins w:id="4768" w:author="Felix Pascal (felixpas)" w:date="2025-07-01T19:19:00Z">
              <w:r w:rsidRPr="00C76A19">
                <w:rPr>
                  <w:rPrChange w:id="4769" w:author="Felix Pascal (felixpas)" w:date="2025-07-01T19:19:00Z">
                    <w:rPr>
                      <w:rFonts w:ascii="Calibri" w:hAnsi="Calibri" w:cs="Calibri"/>
                      <w:color w:val="000000"/>
                    </w:rPr>
                  </w:rPrChange>
                </w:rPr>
                <w:t>Carex</w:t>
              </w:r>
              <w:proofErr w:type="spellEnd"/>
              <w:r w:rsidRPr="00C76A19">
                <w:rPr>
                  <w:rPrChange w:id="4770" w:author="Felix Pascal (felixpas)" w:date="2025-07-01T19:19:00Z">
                    <w:rPr>
                      <w:rFonts w:ascii="Calibri" w:hAnsi="Calibri" w:cs="Calibri"/>
                      <w:color w:val="000000"/>
                    </w:rPr>
                  </w:rPrChange>
                </w:rPr>
                <w:t xml:space="preserve"> pendula</w:t>
              </w:r>
            </w:ins>
          </w:p>
        </w:tc>
        <w:tc>
          <w:tcPr>
            <w:tcW w:w="1706" w:type="dxa"/>
            <w:noWrap/>
            <w:hideMark/>
            <w:tcPrChange w:id="4771" w:author="Felix Pascal (felixpas)" w:date="2025-07-01T19:33:00Z">
              <w:tcPr>
                <w:tcW w:w="2480" w:type="dxa"/>
                <w:noWrap/>
                <w:hideMark/>
              </w:tcPr>
            </w:tcPrChange>
          </w:tcPr>
          <w:p w14:paraId="00583014" w14:textId="77777777" w:rsidR="00C76A19" w:rsidRPr="00C76A19" w:rsidRDefault="00C76A19" w:rsidP="00C76A19">
            <w:pPr>
              <w:rPr>
                <w:ins w:id="4772" w:author="Felix Pascal (felixpas)" w:date="2025-07-01T19:19:00Z"/>
                <w:rPrChange w:id="4773" w:author="Felix Pascal (felixpas)" w:date="2025-07-01T19:19:00Z">
                  <w:rPr>
                    <w:ins w:id="4774" w:author="Felix Pascal (felixpas)" w:date="2025-07-01T19:19:00Z"/>
                    <w:rFonts w:ascii="Calibri" w:hAnsi="Calibri" w:cs="Calibri"/>
                    <w:color w:val="000000"/>
                  </w:rPr>
                </w:rPrChange>
              </w:rPr>
              <w:pPrChange w:id="4775" w:author="Felix Pascal (felixpas)" w:date="2025-07-01T19:19:00Z">
                <w:pPr>
                  <w:jc w:val="right"/>
                </w:pPr>
              </w:pPrChange>
            </w:pPr>
            <w:ins w:id="4776" w:author="Felix Pascal (felixpas)" w:date="2025-07-01T19:19:00Z">
              <w:r w:rsidRPr="00C76A19">
                <w:rPr>
                  <w:rPrChange w:id="4777" w:author="Felix Pascal (felixpas)" w:date="2025-07-01T19:19:00Z">
                    <w:rPr>
                      <w:rFonts w:ascii="Calibri" w:hAnsi="Calibri" w:cs="Calibri"/>
                      <w:color w:val="000000"/>
                    </w:rPr>
                  </w:rPrChange>
                </w:rPr>
                <w:t>22.00989342</w:t>
              </w:r>
            </w:ins>
          </w:p>
        </w:tc>
        <w:tc>
          <w:tcPr>
            <w:tcW w:w="1696" w:type="dxa"/>
            <w:noWrap/>
            <w:hideMark/>
            <w:tcPrChange w:id="4778" w:author="Felix Pascal (felixpas)" w:date="2025-07-01T19:33:00Z">
              <w:tcPr>
                <w:tcW w:w="1300" w:type="dxa"/>
                <w:noWrap/>
                <w:hideMark/>
              </w:tcPr>
            </w:tcPrChange>
          </w:tcPr>
          <w:p w14:paraId="523924FD" w14:textId="77777777" w:rsidR="00C76A19" w:rsidRPr="00C76A19" w:rsidRDefault="00C76A19" w:rsidP="00C76A19">
            <w:pPr>
              <w:rPr>
                <w:ins w:id="4779" w:author="Felix Pascal (felixpas)" w:date="2025-07-01T19:19:00Z"/>
                <w:rPrChange w:id="4780" w:author="Felix Pascal (felixpas)" w:date="2025-07-01T19:19:00Z">
                  <w:rPr>
                    <w:ins w:id="4781" w:author="Felix Pascal (felixpas)" w:date="2025-07-01T19:19:00Z"/>
                    <w:rFonts w:ascii="Calibri" w:hAnsi="Calibri" w:cs="Calibri"/>
                    <w:color w:val="000000"/>
                  </w:rPr>
                </w:rPrChange>
              </w:rPr>
              <w:pPrChange w:id="4782" w:author="Felix Pascal (felixpas)" w:date="2025-07-01T19:19:00Z">
                <w:pPr>
                  <w:jc w:val="right"/>
                </w:pPr>
              </w:pPrChange>
            </w:pPr>
            <w:ins w:id="4783" w:author="Felix Pascal (felixpas)" w:date="2025-07-01T19:19:00Z">
              <w:r w:rsidRPr="00C76A19">
                <w:rPr>
                  <w:rPrChange w:id="4784" w:author="Felix Pascal (felixpas)" w:date="2025-07-01T19:19:00Z">
                    <w:rPr>
                      <w:rFonts w:ascii="Calibri" w:hAnsi="Calibri" w:cs="Calibri"/>
                      <w:color w:val="000000"/>
                    </w:rPr>
                  </w:rPrChange>
                </w:rPr>
                <w:t>0.003857593</w:t>
              </w:r>
            </w:ins>
          </w:p>
        </w:tc>
        <w:tc>
          <w:tcPr>
            <w:tcW w:w="1418" w:type="dxa"/>
            <w:noWrap/>
            <w:hideMark/>
            <w:tcPrChange w:id="4785" w:author="Felix Pascal (felixpas)" w:date="2025-07-01T19:33:00Z">
              <w:tcPr>
                <w:tcW w:w="980" w:type="dxa"/>
                <w:noWrap/>
                <w:hideMark/>
              </w:tcPr>
            </w:tcPrChange>
          </w:tcPr>
          <w:p w14:paraId="754CE0D0" w14:textId="77777777" w:rsidR="00C76A19" w:rsidRPr="00C76A19" w:rsidRDefault="00C76A19">
            <w:pPr>
              <w:rPr>
                <w:ins w:id="4786" w:author="Felix Pascal (felixpas)" w:date="2025-07-01T19:19:00Z"/>
                <w:rPrChange w:id="4787" w:author="Felix Pascal (felixpas)" w:date="2025-07-01T19:19:00Z">
                  <w:rPr>
                    <w:ins w:id="4788" w:author="Felix Pascal (felixpas)" w:date="2025-07-01T19:19:00Z"/>
                    <w:rFonts w:ascii="Calibri" w:hAnsi="Calibri" w:cs="Calibri"/>
                    <w:color w:val="000000"/>
                  </w:rPr>
                </w:rPrChange>
              </w:rPr>
            </w:pPr>
            <w:ins w:id="4789" w:author="Felix Pascal (felixpas)" w:date="2025-07-01T19:19:00Z">
              <w:r w:rsidRPr="00C76A19">
                <w:rPr>
                  <w:rPrChange w:id="4790" w:author="Felix Pascal (felixpas)" w:date="2025-07-01T19:19:00Z">
                    <w:rPr>
                      <w:rFonts w:ascii="Calibri" w:hAnsi="Calibri" w:cs="Calibri"/>
                      <w:color w:val="000000"/>
                    </w:rPr>
                  </w:rPrChange>
                </w:rPr>
                <w:t>increasing</w:t>
              </w:r>
            </w:ins>
          </w:p>
        </w:tc>
        <w:tc>
          <w:tcPr>
            <w:tcW w:w="850" w:type="dxa"/>
            <w:noWrap/>
            <w:hideMark/>
            <w:tcPrChange w:id="4791" w:author="Felix Pascal (felixpas)" w:date="2025-07-01T19:33:00Z">
              <w:tcPr>
                <w:tcW w:w="900" w:type="dxa"/>
                <w:noWrap/>
                <w:hideMark/>
              </w:tcPr>
            </w:tcPrChange>
          </w:tcPr>
          <w:p w14:paraId="21599129" w14:textId="77777777" w:rsidR="00C76A19" w:rsidRPr="00C76A19" w:rsidRDefault="00C76A19" w:rsidP="00C76A19">
            <w:pPr>
              <w:rPr>
                <w:ins w:id="4792" w:author="Felix Pascal (felixpas)" w:date="2025-07-01T19:19:00Z"/>
                <w:rPrChange w:id="4793" w:author="Felix Pascal (felixpas)" w:date="2025-07-01T19:19:00Z">
                  <w:rPr>
                    <w:ins w:id="4794" w:author="Felix Pascal (felixpas)" w:date="2025-07-01T19:19:00Z"/>
                    <w:rFonts w:ascii="Calibri" w:hAnsi="Calibri" w:cs="Calibri"/>
                    <w:color w:val="000000"/>
                  </w:rPr>
                </w:rPrChange>
              </w:rPr>
              <w:pPrChange w:id="4795" w:author="Felix Pascal (felixpas)" w:date="2025-07-01T19:19:00Z">
                <w:pPr>
                  <w:jc w:val="right"/>
                </w:pPr>
              </w:pPrChange>
            </w:pPr>
            <w:ins w:id="4796" w:author="Felix Pascal (felixpas)" w:date="2025-07-01T19:19:00Z">
              <w:r w:rsidRPr="00C76A19">
                <w:rPr>
                  <w:rPrChange w:id="4797" w:author="Felix Pascal (felixpas)" w:date="2025-07-01T19:19:00Z">
                    <w:rPr>
                      <w:rFonts w:ascii="Calibri" w:hAnsi="Calibri" w:cs="Calibri"/>
                      <w:color w:val="000000"/>
                    </w:rPr>
                  </w:rPrChange>
                </w:rPr>
                <w:t>43</w:t>
              </w:r>
            </w:ins>
          </w:p>
        </w:tc>
      </w:tr>
      <w:tr w:rsidR="00D247C6" w:rsidRPr="00D247C6" w14:paraId="00377C3D" w14:textId="77777777" w:rsidTr="00D247C6">
        <w:tblPrEx>
          <w:tblPrExChange w:id="4798" w:author="Felix Pascal (felixpas)" w:date="2025-07-01T19:33:00Z">
            <w:tblPrEx>
              <w:tblW w:w="9067" w:type="dxa"/>
            </w:tblPrEx>
          </w:tblPrExChange>
        </w:tblPrEx>
        <w:trPr>
          <w:trHeight w:val="288"/>
          <w:ins w:id="4799" w:author="Felix Pascal (felixpas)" w:date="2025-07-01T19:19:00Z"/>
          <w:trPrChange w:id="4800" w:author="Felix Pascal (felixpas)" w:date="2025-07-01T19:33:00Z">
            <w:trPr>
              <w:trHeight w:val="288"/>
            </w:trPr>
          </w:trPrChange>
        </w:trPr>
        <w:tc>
          <w:tcPr>
            <w:tcW w:w="3256" w:type="dxa"/>
            <w:noWrap/>
            <w:hideMark/>
            <w:tcPrChange w:id="4801" w:author="Felix Pascal (felixpas)" w:date="2025-07-01T19:33:00Z">
              <w:tcPr>
                <w:tcW w:w="2940" w:type="dxa"/>
                <w:noWrap/>
                <w:hideMark/>
              </w:tcPr>
            </w:tcPrChange>
          </w:tcPr>
          <w:p w14:paraId="405FA5C3" w14:textId="77777777" w:rsidR="00C76A19" w:rsidRPr="00C76A19" w:rsidRDefault="00C76A19">
            <w:pPr>
              <w:rPr>
                <w:ins w:id="4802" w:author="Felix Pascal (felixpas)" w:date="2025-07-01T19:19:00Z"/>
                <w:rPrChange w:id="4803" w:author="Felix Pascal (felixpas)" w:date="2025-07-01T19:19:00Z">
                  <w:rPr>
                    <w:ins w:id="4804" w:author="Felix Pascal (felixpas)" w:date="2025-07-01T19:19:00Z"/>
                    <w:rFonts w:ascii="Calibri" w:hAnsi="Calibri" w:cs="Calibri"/>
                    <w:color w:val="000000"/>
                  </w:rPr>
                </w:rPrChange>
              </w:rPr>
            </w:pPr>
            <w:ins w:id="4805" w:author="Felix Pascal (felixpas)" w:date="2025-07-01T19:19:00Z">
              <w:r w:rsidRPr="00C76A19">
                <w:rPr>
                  <w:rPrChange w:id="4806" w:author="Felix Pascal (felixpas)" w:date="2025-07-01T19:19:00Z">
                    <w:rPr>
                      <w:rFonts w:ascii="Calibri" w:hAnsi="Calibri" w:cs="Calibri"/>
                      <w:color w:val="000000"/>
                    </w:rPr>
                  </w:rPrChange>
                </w:rPr>
                <w:t xml:space="preserve">Artemisia </w:t>
              </w:r>
              <w:proofErr w:type="spellStart"/>
              <w:r w:rsidRPr="00C76A19">
                <w:rPr>
                  <w:rPrChange w:id="4807" w:author="Felix Pascal (felixpas)" w:date="2025-07-01T19:19:00Z">
                    <w:rPr>
                      <w:rFonts w:ascii="Calibri" w:hAnsi="Calibri" w:cs="Calibri"/>
                      <w:color w:val="000000"/>
                    </w:rPr>
                  </w:rPrChange>
                </w:rPr>
                <w:t>genipi</w:t>
              </w:r>
              <w:proofErr w:type="spellEnd"/>
            </w:ins>
          </w:p>
        </w:tc>
        <w:tc>
          <w:tcPr>
            <w:tcW w:w="1706" w:type="dxa"/>
            <w:noWrap/>
            <w:hideMark/>
            <w:tcPrChange w:id="4808" w:author="Felix Pascal (felixpas)" w:date="2025-07-01T19:33:00Z">
              <w:tcPr>
                <w:tcW w:w="2480" w:type="dxa"/>
                <w:noWrap/>
                <w:hideMark/>
              </w:tcPr>
            </w:tcPrChange>
          </w:tcPr>
          <w:p w14:paraId="30670EEB" w14:textId="77777777" w:rsidR="00C76A19" w:rsidRPr="00C76A19" w:rsidRDefault="00C76A19" w:rsidP="00C76A19">
            <w:pPr>
              <w:rPr>
                <w:ins w:id="4809" w:author="Felix Pascal (felixpas)" w:date="2025-07-01T19:19:00Z"/>
                <w:rPrChange w:id="4810" w:author="Felix Pascal (felixpas)" w:date="2025-07-01T19:19:00Z">
                  <w:rPr>
                    <w:ins w:id="4811" w:author="Felix Pascal (felixpas)" w:date="2025-07-01T19:19:00Z"/>
                    <w:rFonts w:ascii="Calibri" w:hAnsi="Calibri" w:cs="Calibri"/>
                    <w:color w:val="000000"/>
                  </w:rPr>
                </w:rPrChange>
              </w:rPr>
              <w:pPrChange w:id="4812" w:author="Felix Pascal (felixpas)" w:date="2025-07-01T19:19:00Z">
                <w:pPr>
                  <w:jc w:val="right"/>
                </w:pPr>
              </w:pPrChange>
            </w:pPr>
            <w:ins w:id="4813" w:author="Felix Pascal (felixpas)" w:date="2025-07-01T19:19:00Z">
              <w:r w:rsidRPr="00C76A19">
                <w:rPr>
                  <w:rPrChange w:id="4814" w:author="Felix Pascal (felixpas)" w:date="2025-07-01T19:19:00Z">
                    <w:rPr>
                      <w:rFonts w:ascii="Calibri" w:hAnsi="Calibri" w:cs="Calibri"/>
                      <w:color w:val="000000"/>
                    </w:rPr>
                  </w:rPrChange>
                </w:rPr>
                <w:t>21.98847955</w:t>
              </w:r>
            </w:ins>
          </w:p>
        </w:tc>
        <w:tc>
          <w:tcPr>
            <w:tcW w:w="1696" w:type="dxa"/>
            <w:noWrap/>
            <w:hideMark/>
            <w:tcPrChange w:id="4815" w:author="Felix Pascal (felixpas)" w:date="2025-07-01T19:33:00Z">
              <w:tcPr>
                <w:tcW w:w="1387" w:type="dxa"/>
                <w:noWrap/>
                <w:hideMark/>
              </w:tcPr>
            </w:tcPrChange>
          </w:tcPr>
          <w:p w14:paraId="7CB4287B" w14:textId="77777777" w:rsidR="00C76A19" w:rsidRPr="00C76A19" w:rsidRDefault="00C76A19" w:rsidP="00C76A19">
            <w:pPr>
              <w:rPr>
                <w:ins w:id="4816" w:author="Felix Pascal (felixpas)" w:date="2025-07-01T19:19:00Z"/>
                <w:rPrChange w:id="4817" w:author="Felix Pascal (felixpas)" w:date="2025-07-01T19:19:00Z">
                  <w:rPr>
                    <w:ins w:id="4818" w:author="Felix Pascal (felixpas)" w:date="2025-07-01T19:19:00Z"/>
                    <w:rFonts w:ascii="Calibri" w:hAnsi="Calibri" w:cs="Calibri"/>
                    <w:color w:val="000000"/>
                  </w:rPr>
                </w:rPrChange>
              </w:rPr>
              <w:pPrChange w:id="4819" w:author="Felix Pascal (felixpas)" w:date="2025-07-01T19:19:00Z">
                <w:pPr>
                  <w:jc w:val="right"/>
                </w:pPr>
              </w:pPrChange>
            </w:pPr>
            <w:ins w:id="4820" w:author="Felix Pascal (felixpas)" w:date="2025-07-01T19:19:00Z">
              <w:r w:rsidRPr="00C76A19">
                <w:rPr>
                  <w:rPrChange w:id="4821" w:author="Felix Pascal (felixpas)" w:date="2025-07-01T19:19:00Z">
                    <w:rPr>
                      <w:rFonts w:ascii="Calibri" w:hAnsi="Calibri" w:cs="Calibri"/>
                      <w:color w:val="000000"/>
                    </w:rPr>
                  </w:rPrChange>
                </w:rPr>
                <w:t>0.003713447</w:t>
              </w:r>
            </w:ins>
          </w:p>
        </w:tc>
        <w:tc>
          <w:tcPr>
            <w:tcW w:w="1418" w:type="dxa"/>
            <w:noWrap/>
            <w:hideMark/>
            <w:tcPrChange w:id="4822" w:author="Felix Pascal (felixpas)" w:date="2025-07-01T19:33:00Z">
              <w:tcPr>
                <w:tcW w:w="980" w:type="dxa"/>
                <w:noWrap/>
                <w:hideMark/>
              </w:tcPr>
            </w:tcPrChange>
          </w:tcPr>
          <w:p w14:paraId="2681F218" w14:textId="77777777" w:rsidR="00C76A19" w:rsidRPr="00C76A19" w:rsidRDefault="00C76A19">
            <w:pPr>
              <w:rPr>
                <w:ins w:id="4823" w:author="Felix Pascal (felixpas)" w:date="2025-07-01T19:19:00Z"/>
                <w:rPrChange w:id="4824" w:author="Felix Pascal (felixpas)" w:date="2025-07-01T19:19:00Z">
                  <w:rPr>
                    <w:ins w:id="4825" w:author="Felix Pascal (felixpas)" w:date="2025-07-01T19:19:00Z"/>
                    <w:rFonts w:ascii="Calibri" w:hAnsi="Calibri" w:cs="Calibri"/>
                    <w:color w:val="000000"/>
                  </w:rPr>
                </w:rPrChange>
              </w:rPr>
            </w:pPr>
            <w:ins w:id="4826" w:author="Felix Pascal (felixpas)" w:date="2025-07-01T19:19:00Z">
              <w:r w:rsidRPr="00C76A19">
                <w:rPr>
                  <w:rPrChange w:id="4827" w:author="Felix Pascal (felixpas)" w:date="2025-07-01T19:19:00Z">
                    <w:rPr>
                      <w:rFonts w:ascii="Calibri" w:hAnsi="Calibri" w:cs="Calibri"/>
                      <w:color w:val="000000"/>
                    </w:rPr>
                  </w:rPrChange>
                </w:rPr>
                <w:t>increasing</w:t>
              </w:r>
            </w:ins>
          </w:p>
        </w:tc>
        <w:tc>
          <w:tcPr>
            <w:tcW w:w="850" w:type="dxa"/>
            <w:noWrap/>
            <w:hideMark/>
            <w:tcPrChange w:id="4828" w:author="Felix Pascal (felixpas)" w:date="2025-07-01T19:33:00Z">
              <w:tcPr>
                <w:tcW w:w="1280" w:type="dxa"/>
                <w:gridSpan w:val="2"/>
                <w:noWrap/>
                <w:hideMark/>
              </w:tcPr>
            </w:tcPrChange>
          </w:tcPr>
          <w:p w14:paraId="62313C7D" w14:textId="77777777" w:rsidR="00C76A19" w:rsidRPr="00C76A19" w:rsidRDefault="00C76A19" w:rsidP="00C76A19">
            <w:pPr>
              <w:rPr>
                <w:ins w:id="4829" w:author="Felix Pascal (felixpas)" w:date="2025-07-01T19:19:00Z"/>
                <w:rPrChange w:id="4830" w:author="Felix Pascal (felixpas)" w:date="2025-07-01T19:19:00Z">
                  <w:rPr>
                    <w:ins w:id="4831" w:author="Felix Pascal (felixpas)" w:date="2025-07-01T19:19:00Z"/>
                    <w:rFonts w:ascii="Calibri" w:hAnsi="Calibri" w:cs="Calibri"/>
                    <w:color w:val="000000"/>
                  </w:rPr>
                </w:rPrChange>
              </w:rPr>
              <w:pPrChange w:id="4832" w:author="Felix Pascal (felixpas)" w:date="2025-07-01T19:19:00Z">
                <w:pPr>
                  <w:jc w:val="right"/>
                </w:pPr>
              </w:pPrChange>
            </w:pPr>
            <w:ins w:id="4833" w:author="Felix Pascal (felixpas)" w:date="2025-07-01T19:19:00Z">
              <w:r w:rsidRPr="00C76A19">
                <w:rPr>
                  <w:rPrChange w:id="4834" w:author="Felix Pascal (felixpas)" w:date="2025-07-01T19:19:00Z">
                    <w:rPr>
                      <w:rFonts w:ascii="Calibri" w:hAnsi="Calibri" w:cs="Calibri"/>
                      <w:color w:val="000000"/>
                    </w:rPr>
                  </w:rPrChange>
                </w:rPr>
                <w:t>20</w:t>
              </w:r>
            </w:ins>
          </w:p>
        </w:tc>
      </w:tr>
      <w:tr w:rsidR="00C76A19" w:rsidRPr="00C76A19" w14:paraId="53D7CB0C" w14:textId="77777777" w:rsidTr="00D247C6">
        <w:trPr>
          <w:trHeight w:val="288"/>
          <w:ins w:id="4835" w:author="Felix Pascal (felixpas)" w:date="2025-07-01T19:19:00Z"/>
          <w:trPrChange w:id="4836" w:author="Felix Pascal (felixpas)" w:date="2025-07-01T19:33:00Z">
            <w:trPr>
              <w:gridAfter w:val="0"/>
              <w:trHeight w:val="288"/>
            </w:trPr>
          </w:trPrChange>
        </w:trPr>
        <w:tc>
          <w:tcPr>
            <w:tcW w:w="3256" w:type="dxa"/>
            <w:noWrap/>
            <w:hideMark/>
            <w:tcPrChange w:id="4837" w:author="Felix Pascal (felixpas)" w:date="2025-07-01T19:33:00Z">
              <w:tcPr>
                <w:tcW w:w="2940" w:type="dxa"/>
                <w:noWrap/>
                <w:hideMark/>
              </w:tcPr>
            </w:tcPrChange>
          </w:tcPr>
          <w:p w14:paraId="5BE3C2F2" w14:textId="77777777" w:rsidR="00C76A19" w:rsidRPr="00C76A19" w:rsidRDefault="00C76A19">
            <w:pPr>
              <w:rPr>
                <w:ins w:id="4838" w:author="Felix Pascal (felixpas)" w:date="2025-07-01T19:19:00Z"/>
                <w:rPrChange w:id="4839" w:author="Felix Pascal (felixpas)" w:date="2025-07-01T19:19:00Z">
                  <w:rPr>
                    <w:ins w:id="4840" w:author="Felix Pascal (felixpas)" w:date="2025-07-01T19:19:00Z"/>
                    <w:rFonts w:ascii="Calibri" w:hAnsi="Calibri" w:cs="Calibri"/>
                    <w:color w:val="000000"/>
                  </w:rPr>
                </w:rPrChange>
              </w:rPr>
            </w:pPr>
            <w:ins w:id="4841" w:author="Felix Pascal (felixpas)" w:date="2025-07-01T19:19:00Z">
              <w:r w:rsidRPr="00C76A19">
                <w:rPr>
                  <w:rPrChange w:id="4842" w:author="Felix Pascal (felixpas)" w:date="2025-07-01T19:19:00Z">
                    <w:rPr>
                      <w:rFonts w:ascii="Calibri" w:hAnsi="Calibri" w:cs="Calibri"/>
                      <w:color w:val="000000"/>
                    </w:rPr>
                  </w:rPrChange>
                </w:rPr>
                <w:t>Echium vulgare</w:t>
              </w:r>
            </w:ins>
          </w:p>
        </w:tc>
        <w:tc>
          <w:tcPr>
            <w:tcW w:w="1706" w:type="dxa"/>
            <w:noWrap/>
            <w:hideMark/>
            <w:tcPrChange w:id="4843" w:author="Felix Pascal (felixpas)" w:date="2025-07-01T19:33:00Z">
              <w:tcPr>
                <w:tcW w:w="2480" w:type="dxa"/>
                <w:noWrap/>
                <w:hideMark/>
              </w:tcPr>
            </w:tcPrChange>
          </w:tcPr>
          <w:p w14:paraId="4BBAAB9C" w14:textId="77777777" w:rsidR="00C76A19" w:rsidRPr="00C76A19" w:rsidRDefault="00C76A19" w:rsidP="00C76A19">
            <w:pPr>
              <w:rPr>
                <w:ins w:id="4844" w:author="Felix Pascal (felixpas)" w:date="2025-07-01T19:19:00Z"/>
                <w:rPrChange w:id="4845" w:author="Felix Pascal (felixpas)" w:date="2025-07-01T19:19:00Z">
                  <w:rPr>
                    <w:ins w:id="4846" w:author="Felix Pascal (felixpas)" w:date="2025-07-01T19:19:00Z"/>
                    <w:rFonts w:ascii="Calibri" w:hAnsi="Calibri" w:cs="Calibri"/>
                    <w:color w:val="000000"/>
                  </w:rPr>
                </w:rPrChange>
              </w:rPr>
              <w:pPrChange w:id="4847" w:author="Felix Pascal (felixpas)" w:date="2025-07-01T19:19:00Z">
                <w:pPr>
                  <w:jc w:val="right"/>
                </w:pPr>
              </w:pPrChange>
            </w:pPr>
            <w:ins w:id="4848" w:author="Felix Pascal (felixpas)" w:date="2025-07-01T19:19:00Z">
              <w:r w:rsidRPr="00C76A19">
                <w:rPr>
                  <w:rPrChange w:id="4849" w:author="Felix Pascal (felixpas)" w:date="2025-07-01T19:19:00Z">
                    <w:rPr>
                      <w:rFonts w:ascii="Calibri" w:hAnsi="Calibri" w:cs="Calibri"/>
                      <w:color w:val="000000"/>
                    </w:rPr>
                  </w:rPrChange>
                </w:rPr>
                <w:t>20.38787781</w:t>
              </w:r>
            </w:ins>
          </w:p>
        </w:tc>
        <w:tc>
          <w:tcPr>
            <w:tcW w:w="1696" w:type="dxa"/>
            <w:noWrap/>
            <w:hideMark/>
            <w:tcPrChange w:id="4850" w:author="Felix Pascal (felixpas)" w:date="2025-07-01T19:33:00Z">
              <w:tcPr>
                <w:tcW w:w="1300" w:type="dxa"/>
                <w:noWrap/>
                <w:hideMark/>
              </w:tcPr>
            </w:tcPrChange>
          </w:tcPr>
          <w:p w14:paraId="53565683" w14:textId="77777777" w:rsidR="00C76A19" w:rsidRPr="00C76A19" w:rsidRDefault="00C76A19" w:rsidP="00C76A19">
            <w:pPr>
              <w:rPr>
                <w:ins w:id="4851" w:author="Felix Pascal (felixpas)" w:date="2025-07-01T19:19:00Z"/>
                <w:rPrChange w:id="4852" w:author="Felix Pascal (felixpas)" w:date="2025-07-01T19:19:00Z">
                  <w:rPr>
                    <w:ins w:id="4853" w:author="Felix Pascal (felixpas)" w:date="2025-07-01T19:19:00Z"/>
                    <w:rFonts w:ascii="Calibri" w:hAnsi="Calibri" w:cs="Calibri"/>
                    <w:color w:val="000000"/>
                  </w:rPr>
                </w:rPrChange>
              </w:rPr>
              <w:pPrChange w:id="4854" w:author="Felix Pascal (felixpas)" w:date="2025-07-01T19:19:00Z">
                <w:pPr>
                  <w:jc w:val="right"/>
                </w:pPr>
              </w:pPrChange>
            </w:pPr>
            <w:ins w:id="4855" w:author="Felix Pascal (felixpas)" w:date="2025-07-01T19:19:00Z">
              <w:r w:rsidRPr="00C76A19">
                <w:rPr>
                  <w:rPrChange w:id="4856" w:author="Felix Pascal (felixpas)" w:date="2025-07-01T19:19:00Z">
                    <w:rPr>
                      <w:rFonts w:ascii="Calibri" w:hAnsi="Calibri" w:cs="Calibri"/>
                      <w:color w:val="000000"/>
                    </w:rPr>
                  </w:rPrChange>
                </w:rPr>
                <w:t>0.003109381</w:t>
              </w:r>
            </w:ins>
          </w:p>
        </w:tc>
        <w:tc>
          <w:tcPr>
            <w:tcW w:w="1418" w:type="dxa"/>
            <w:noWrap/>
            <w:hideMark/>
            <w:tcPrChange w:id="4857" w:author="Felix Pascal (felixpas)" w:date="2025-07-01T19:33:00Z">
              <w:tcPr>
                <w:tcW w:w="980" w:type="dxa"/>
                <w:noWrap/>
                <w:hideMark/>
              </w:tcPr>
            </w:tcPrChange>
          </w:tcPr>
          <w:p w14:paraId="3241CD70" w14:textId="77777777" w:rsidR="00C76A19" w:rsidRPr="00C76A19" w:rsidRDefault="00C76A19">
            <w:pPr>
              <w:rPr>
                <w:ins w:id="4858" w:author="Felix Pascal (felixpas)" w:date="2025-07-01T19:19:00Z"/>
                <w:rPrChange w:id="4859" w:author="Felix Pascal (felixpas)" w:date="2025-07-01T19:19:00Z">
                  <w:rPr>
                    <w:ins w:id="4860" w:author="Felix Pascal (felixpas)" w:date="2025-07-01T19:19:00Z"/>
                    <w:rFonts w:ascii="Calibri" w:hAnsi="Calibri" w:cs="Calibri"/>
                    <w:color w:val="000000"/>
                  </w:rPr>
                </w:rPrChange>
              </w:rPr>
            </w:pPr>
            <w:ins w:id="4861" w:author="Felix Pascal (felixpas)" w:date="2025-07-01T19:19:00Z">
              <w:r w:rsidRPr="00C76A19">
                <w:rPr>
                  <w:rPrChange w:id="4862" w:author="Felix Pascal (felixpas)" w:date="2025-07-01T19:19:00Z">
                    <w:rPr>
                      <w:rFonts w:ascii="Calibri" w:hAnsi="Calibri" w:cs="Calibri"/>
                      <w:color w:val="000000"/>
                    </w:rPr>
                  </w:rPrChange>
                </w:rPr>
                <w:t>increasing</w:t>
              </w:r>
            </w:ins>
          </w:p>
        </w:tc>
        <w:tc>
          <w:tcPr>
            <w:tcW w:w="850" w:type="dxa"/>
            <w:noWrap/>
            <w:hideMark/>
            <w:tcPrChange w:id="4863" w:author="Felix Pascal (felixpas)" w:date="2025-07-01T19:33:00Z">
              <w:tcPr>
                <w:tcW w:w="900" w:type="dxa"/>
                <w:noWrap/>
                <w:hideMark/>
              </w:tcPr>
            </w:tcPrChange>
          </w:tcPr>
          <w:p w14:paraId="2173001B" w14:textId="77777777" w:rsidR="00C76A19" w:rsidRPr="00C76A19" w:rsidRDefault="00C76A19" w:rsidP="00C76A19">
            <w:pPr>
              <w:rPr>
                <w:ins w:id="4864" w:author="Felix Pascal (felixpas)" w:date="2025-07-01T19:19:00Z"/>
                <w:rPrChange w:id="4865" w:author="Felix Pascal (felixpas)" w:date="2025-07-01T19:19:00Z">
                  <w:rPr>
                    <w:ins w:id="4866" w:author="Felix Pascal (felixpas)" w:date="2025-07-01T19:19:00Z"/>
                    <w:rFonts w:ascii="Calibri" w:hAnsi="Calibri" w:cs="Calibri"/>
                    <w:color w:val="000000"/>
                  </w:rPr>
                </w:rPrChange>
              </w:rPr>
              <w:pPrChange w:id="4867" w:author="Felix Pascal (felixpas)" w:date="2025-07-01T19:19:00Z">
                <w:pPr>
                  <w:jc w:val="right"/>
                </w:pPr>
              </w:pPrChange>
            </w:pPr>
            <w:ins w:id="4868" w:author="Felix Pascal (felixpas)" w:date="2025-07-01T19:19:00Z">
              <w:r w:rsidRPr="00C76A19">
                <w:rPr>
                  <w:rPrChange w:id="4869" w:author="Felix Pascal (felixpas)" w:date="2025-07-01T19:19:00Z">
                    <w:rPr>
                      <w:rFonts w:ascii="Calibri" w:hAnsi="Calibri" w:cs="Calibri"/>
                      <w:color w:val="000000"/>
                    </w:rPr>
                  </w:rPrChange>
                </w:rPr>
                <w:t>26</w:t>
              </w:r>
            </w:ins>
          </w:p>
        </w:tc>
      </w:tr>
      <w:tr w:rsidR="00D247C6" w:rsidRPr="00D247C6" w14:paraId="2AFE181B" w14:textId="77777777" w:rsidTr="00D247C6">
        <w:tblPrEx>
          <w:tblPrExChange w:id="4870" w:author="Felix Pascal (felixpas)" w:date="2025-07-01T19:33:00Z">
            <w:tblPrEx>
              <w:tblW w:w="9067" w:type="dxa"/>
            </w:tblPrEx>
          </w:tblPrExChange>
        </w:tblPrEx>
        <w:trPr>
          <w:trHeight w:val="288"/>
          <w:ins w:id="4871" w:author="Felix Pascal (felixpas)" w:date="2025-07-01T19:19:00Z"/>
          <w:trPrChange w:id="4872" w:author="Felix Pascal (felixpas)" w:date="2025-07-01T19:33:00Z">
            <w:trPr>
              <w:trHeight w:val="288"/>
            </w:trPr>
          </w:trPrChange>
        </w:trPr>
        <w:tc>
          <w:tcPr>
            <w:tcW w:w="3256" w:type="dxa"/>
            <w:noWrap/>
            <w:hideMark/>
            <w:tcPrChange w:id="4873" w:author="Felix Pascal (felixpas)" w:date="2025-07-01T19:33:00Z">
              <w:tcPr>
                <w:tcW w:w="2940" w:type="dxa"/>
                <w:noWrap/>
                <w:hideMark/>
              </w:tcPr>
            </w:tcPrChange>
          </w:tcPr>
          <w:p w14:paraId="189570E4" w14:textId="77777777" w:rsidR="00C76A19" w:rsidRPr="00C76A19" w:rsidRDefault="00C76A19">
            <w:pPr>
              <w:rPr>
                <w:ins w:id="4874" w:author="Felix Pascal (felixpas)" w:date="2025-07-01T19:19:00Z"/>
                <w:rPrChange w:id="4875" w:author="Felix Pascal (felixpas)" w:date="2025-07-01T19:19:00Z">
                  <w:rPr>
                    <w:ins w:id="4876" w:author="Felix Pascal (felixpas)" w:date="2025-07-01T19:19:00Z"/>
                    <w:rFonts w:ascii="Calibri" w:hAnsi="Calibri" w:cs="Calibri"/>
                    <w:color w:val="000000"/>
                  </w:rPr>
                </w:rPrChange>
              </w:rPr>
            </w:pPr>
            <w:ins w:id="4877" w:author="Felix Pascal (felixpas)" w:date="2025-07-01T19:19:00Z">
              <w:r w:rsidRPr="00C76A19">
                <w:rPr>
                  <w:rPrChange w:id="4878" w:author="Felix Pascal (felixpas)" w:date="2025-07-01T19:19:00Z">
                    <w:rPr>
                      <w:rFonts w:ascii="Calibri" w:hAnsi="Calibri" w:cs="Calibri"/>
                      <w:color w:val="000000"/>
                    </w:rPr>
                  </w:rPrChange>
                </w:rPr>
                <w:t xml:space="preserve">Arabis </w:t>
              </w:r>
              <w:proofErr w:type="spellStart"/>
              <w:r w:rsidRPr="00C76A19">
                <w:rPr>
                  <w:rPrChange w:id="4879" w:author="Felix Pascal (felixpas)" w:date="2025-07-01T19:19:00Z">
                    <w:rPr>
                      <w:rFonts w:ascii="Calibri" w:hAnsi="Calibri" w:cs="Calibri"/>
                      <w:color w:val="000000"/>
                    </w:rPr>
                  </w:rPrChange>
                </w:rPr>
                <w:t>bellidifolia</w:t>
              </w:r>
              <w:proofErr w:type="spellEnd"/>
            </w:ins>
          </w:p>
        </w:tc>
        <w:tc>
          <w:tcPr>
            <w:tcW w:w="1706" w:type="dxa"/>
            <w:noWrap/>
            <w:hideMark/>
            <w:tcPrChange w:id="4880" w:author="Felix Pascal (felixpas)" w:date="2025-07-01T19:33:00Z">
              <w:tcPr>
                <w:tcW w:w="2480" w:type="dxa"/>
                <w:noWrap/>
                <w:hideMark/>
              </w:tcPr>
            </w:tcPrChange>
          </w:tcPr>
          <w:p w14:paraId="38189306" w14:textId="77777777" w:rsidR="00C76A19" w:rsidRPr="00C76A19" w:rsidRDefault="00C76A19" w:rsidP="00C76A19">
            <w:pPr>
              <w:rPr>
                <w:ins w:id="4881" w:author="Felix Pascal (felixpas)" w:date="2025-07-01T19:19:00Z"/>
                <w:rPrChange w:id="4882" w:author="Felix Pascal (felixpas)" w:date="2025-07-01T19:19:00Z">
                  <w:rPr>
                    <w:ins w:id="4883" w:author="Felix Pascal (felixpas)" w:date="2025-07-01T19:19:00Z"/>
                    <w:rFonts w:ascii="Calibri" w:hAnsi="Calibri" w:cs="Calibri"/>
                    <w:color w:val="000000"/>
                  </w:rPr>
                </w:rPrChange>
              </w:rPr>
              <w:pPrChange w:id="4884" w:author="Felix Pascal (felixpas)" w:date="2025-07-01T19:19:00Z">
                <w:pPr>
                  <w:jc w:val="right"/>
                </w:pPr>
              </w:pPrChange>
            </w:pPr>
            <w:ins w:id="4885" w:author="Felix Pascal (felixpas)" w:date="2025-07-01T19:19:00Z">
              <w:r w:rsidRPr="00C76A19">
                <w:rPr>
                  <w:rPrChange w:id="4886" w:author="Felix Pascal (felixpas)" w:date="2025-07-01T19:19:00Z">
                    <w:rPr>
                      <w:rFonts w:ascii="Calibri" w:hAnsi="Calibri" w:cs="Calibri"/>
                      <w:color w:val="000000"/>
                    </w:rPr>
                  </w:rPrChange>
                </w:rPr>
                <w:t>20.38440292</w:t>
              </w:r>
            </w:ins>
          </w:p>
        </w:tc>
        <w:tc>
          <w:tcPr>
            <w:tcW w:w="1696" w:type="dxa"/>
            <w:noWrap/>
            <w:hideMark/>
            <w:tcPrChange w:id="4887" w:author="Felix Pascal (felixpas)" w:date="2025-07-01T19:33:00Z">
              <w:tcPr>
                <w:tcW w:w="1387" w:type="dxa"/>
                <w:noWrap/>
                <w:hideMark/>
              </w:tcPr>
            </w:tcPrChange>
          </w:tcPr>
          <w:p w14:paraId="21CD2FDD" w14:textId="77777777" w:rsidR="00C76A19" w:rsidRPr="00C76A19" w:rsidRDefault="00C76A19" w:rsidP="00C76A19">
            <w:pPr>
              <w:rPr>
                <w:ins w:id="4888" w:author="Felix Pascal (felixpas)" w:date="2025-07-01T19:19:00Z"/>
                <w:rPrChange w:id="4889" w:author="Felix Pascal (felixpas)" w:date="2025-07-01T19:19:00Z">
                  <w:rPr>
                    <w:ins w:id="4890" w:author="Felix Pascal (felixpas)" w:date="2025-07-01T19:19:00Z"/>
                    <w:rFonts w:ascii="Calibri" w:hAnsi="Calibri" w:cs="Calibri"/>
                    <w:color w:val="000000"/>
                  </w:rPr>
                </w:rPrChange>
              </w:rPr>
              <w:pPrChange w:id="4891" w:author="Felix Pascal (felixpas)" w:date="2025-07-01T19:19:00Z">
                <w:pPr>
                  <w:jc w:val="right"/>
                </w:pPr>
              </w:pPrChange>
            </w:pPr>
            <w:ins w:id="4892" w:author="Felix Pascal (felixpas)" w:date="2025-07-01T19:19:00Z">
              <w:r w:rsidRPr="00C76A19">
                <w:rPr>
                  <w:rPrChange w:id="4893" w:author="Felix Pascal (felixpas)" w:date="2025-07-01T19:19:00Z">
                    <w:rPr>
                      <w:rFonts w:ascii="Calibri" w:hAnsi="Calibri" w:cs="Calibri"/>
                      <w:color w:val="000000"/>
                    </w:rPr>
                  </w:rPrChange>
                </w:rPr>
                <w:t>0.011424611</w:t>
              </w:r>
            </w:ins>
          </w:p>
        </w:tc>
        <w:tc>
          <w:tcPr>
            <w:tcW w:w="1418" w:type="dxa"/>
            <w:noWrap/>
            <w:hideMark/>
            <w:tcPrChange w:id="4894" w:author="Felix Pascal (felixpas)" w:date="2025-07-01T19:33:00Z">
              <w:tcPr>
                <w:tcW w:w="980" w:type="dxa"/>
                <w:noWrap/>
                <w:hideMark/>
              </w:tcPr>
            </w:tcPrChange>
          </w:tcPr>
          <w:p w14:paraId="57B1ED3A" w14:textId="77777777" w:rsidR="00C76A19" w:rsidRPr="00C76A19" w:rsidRDefault="00C76A19">
            <w:pPr>
              <w:rPr>
                <w:ins w:id="4895" w:author="Felix Pascal (felixpas)" w:date="2025-07-01T19:19:00Z"/>
                <w:rPrChange w:id="4896" w:author="Felix Pascal (felixpas)" w:date="2025-07-01T19:19:00Z">
                  <w:rPr>
                    <w:ins w:id="4897" w:author="Felix Pascal (felixpas)" w:date="2025-07-01T19:19:00Z"/>
                    <w:rFonts w:ascii="Calibri" w:hAnsi="Calibri" w:cs="Calibri"/>
                    <w:color w:val="000000"/>
                  </w:rPr>
                </w:rPrChange>
              </w:rPr>
            </w:pPr>
            <w:ins w:id="4898" w:author="Felix Pascal (felixpas)" w:date="2025-07-01T19:19:00Z">
              <w:r w:rsidRPr="00C76A19">
                <w:rPr>
                  <w:rPrChange w:id="4899" w:author="Felix Pascal (felixpas)" w:date="2025-07-01T19:19:00Z">
                    <w:rPr>
                      <w:rFonts w:ascii="Calibri" w:hAnsi="Calibri" w:cs="Calibri"/>
                      <w:color w:val="000000"/>
                    </w:rPr>
                  </w:rPrChange>
                </w:rPr>
                <w:t>increasing</w:t>
              </w:r>
            </w:ins>
          </w:p>
        </w:tc>
        <w:tc>
          <w:tcPr>
            <w:tcW w:w="850" w:type="dxa"/>
            <w:noWrap/>
            <w:hideMark/>
            <w:tcPrChange w:id="4900" w:author="Felix Pascal (felixpas)" w:date="2025-07-01T19:33:00Z">
              <w:tcPr>
                <w:tcW w:w="1280" w:type="dxa"/>
                <w:gridSpan w:val="2"/>
                <w:noWrap/>
                <w:hideMark/>
              </w:tcPr>
            </w:tcPrChange>
          </w:tcPr>
          <w:p w14:paraId="5FE6AFE5" w14:textId="77777777" w:rsidR="00C76A19" w:rsidRPr="00C76A19" w:rsidRDefault="00C76A19" w:rsidP="00C76A19">
            <w:pPr>
              <w:rPr>
                <w:ins w:id="4901" w:author="Felix Pascal (felixpas)" w:date="2025-07-01T19:19:00Z"/>
                <w:rPrChange w:id="4902" w:author="Felix Pascal (felixpas)" w:date="2025-07-01T19:19:00Z">
                  <w:rPr>
                    <w:ins w:id="4903" w:author="Felix Pascal (felixpas)" w:date="2025-07-01T19:19:00Z"/>
                    <w:rFonts w:ascii="Calibri" w:hAnsi="Calibri" w:cs="Calibri"/>
                    <w:color w:val="000000"/>
                  </w:rPr>
                </w:rPrChange>
              </w:rPr>
              <w:pPrChange w:id="4904" w:author="Felix Pascal (felixpas)" w:date="2025-07-01T19:19:00Z">
                <w:pPr>
                  <w:jc w:val="right"/>
                </w:pPr>
              </w:pPrChange>
            </w:pPr>
            <w:ins w:id="4905" w:author="Felix Pascal (felixpas)" w:date="2025-07-01T19:19:00Z">
              <w:r w:rsidRPr="00C76A19">
                <w:rPr>
                  <w:rPrChange w:id="4906" w:author="Felix Pascal (felixpas)" w:date="2025-07-01T19:19:00Z">
                    <w:rPr>
                      <w:rFonts w:ascii="Calibri" w:hAnsi="Calibri" w:cs="Calibri"/>
                      <w:color w:val="000000"/>
                    </w:rPr>
                  </w:rPrChange>
                </w:rPr>
                <w:t>26</w:t>
              </w:r>
            </w:ins>
          </w:p>
        </w:tc>
      </w:tr>
      <w:tr w:rsidR="00C76A19" w:rsidRPr="00C76A19" w14:paraId="0203041C" w14:textId="77777777" w:rsidTr="00D247C6">
        <w:trPr>
          <w:trHeight w:val="288"/>
          <w:ins w:id="4907" w:author="Felix Pascal (felixpas)" w:date="2025-07-01T19:19:00Z"/>
          <w:trPrChange w:id="4908" w:author="Felix Pascal (felixpas)" w:date="2025-07-01T19:33:00Z">
            <w:trPr>
              <w:gridAfter w:val="0"/>
              <w:trHeight w:val="288"/>
            </w:trPr>
          </w:trPrChange>
        </w:trPr>
        <w:tc>
          <w:tcPr>
            <w:tcW w:w="3256" w:type="dxa"/>
            <w:noWrap/>
            <w:hideMark/>
            <w:tcPrChange w:id="4909" w:author="Felix Pascal (felixpas)" w:date="2025-07-01T19:33:00Z">
              <w:tcPr>
                <w:tcW w:w="2940" w:type="dxa"/>
                <w:noWrap/>
                <w:hideMark/>
              </w:tcPr>
            </w:tcPrChange>
          </w:tcPr>
          <w:p w14:paraId="2CC77253" w14:textId="77777777" w:rsidR="00C76A19" w:rsidRPr="00C76A19" w:rsidRDefault="00C76A19">
            <w:pPr>
              <w:rPr>
                <w:ins w:id="4910" w:author="Felix Pascal (felixpas)" w:date="2025-07-01T19:19:00Z"/>
                <w:rPrChange w:id="4911" w:author="Felix Pascal (felixpas)" w:date="2025-07-01T19:19:00Z">
                  <w:rPr>
                    <w:ins w:id="4912" w:author="Felix Pascal (felixpas)" w:date="2025-07-01T19:19:00Z"/>
                    <w:rFonts w:ascii="Calibri" w:hAnsi="Calibri" w:cs="Calibri"/>
                    <w:color w:val="000000"/>
                  </w:rPr>
                </w:rPrChange>
              </w:rPr>
            </w:pPr>
            <w:proofErr w:type="spellStart"/>
            <w:ins w:id="4913" w:author="Felix Pascal (felixpas)" w:date="2025-07-01T19:19:00Z">
              <w:r w:rsidRPr="00C76A19">
                <w:rPr>
                  <w:rPrChange w:id="4914" w:author="Felix Pascal (felixpas)" w:date="2025-07-01T19:19:00Z">
                    <w:rPr>
                      <w:rFonts w:ascii="Calibri" w:hAnsi="Calibri" w:cs="Calibri"/>
                      <w:color w:val="000000"/>
                    </w:rPr>
                  </w:rPrChange>
                </w:rPr>
                <w:t>Hypochaeris</w:t>
              </w:r>
              <w:proofErr w:type="spellEnd"/>
              <w:r w:rsidRPr="00C76A19">
                <w:rPr>
                  <w:rPrChange w:id="4915" w:author="Felix Pascal (felixpas)" w:date="2025-07-01T19:19:00Z">
                    <w:rPr>
                      <w:rFonts w:ascii="Calibri" w:hAnsi="Calibri" w:cs="Calibri"/>
                      <w:color w:val="000000"/>
                    </w:rPr>
                  </w:rPrChange>
                </w:rPr>
                <w:t xml:space="preserve"> </w:t>
              </w:r>
              <w:proofErr w:type="spellStart"/>
              <w:r w:rsidRPr="00C76A19">
                <w:rPr>
                  <w:rPrChange w:id="4916" w:author="Felix Pascal (felixpas)" w:date="2025-07-01T19:19:00Z">
                    <w:rPr>
                      <w:rFonts w:ascii="Calibri" w:hAnsi="Calibri" w:cs="Calibri"/>
                      <w:color w:val="000000"/>
                    </w:rPr>
                  </w:rPrChange>
                </w:rPr>
                <w:t>radicata</w:t>
              </w:r>
              <w:proofErr w:type="spellEnd"/>
            </w:ins>
          </w:p>
        </w:tc>
        <w:tc>
          <w:tcPr>
            <w:tcW w:w="1706" w:type="dxa"/>
            <w:noWrap/>
            <w:hideMark/>
            <w:tcPrChange w:id="4917" w:author="Felix Pascal (felixpas)" w:date="2025-07-01T19:33:00Z">
              <w:tcPr>
                <w:tcW w:w="2480" w:type="dxa"/>
                <w:noWrap/>
                <w:hideMark/>
              </w:tcPr>
            </w:tcPrChange>
          </w:tcPr>
          <w:p w14:paraId="7A799797" w14:textId="77777777" w:rsidR="00C76A19" w:rsidRPr="00C76A19" w:rsidRDefault="00C76A19" w:rsidP="00C76A19">
            <w:pPr>
              <w:rPr>
                <w:ins w:id="4918" w:author="Felix Pascal (felixpas)" w:date="2025-07-01T19:19:00Z"/>
                <w:rPrChange w:id="4919" w:author="Felix Pascal (felixpas)" w:date="2025-07-01T19:19:00Z">
                  <w:rPr>
                    <w:ins w:id="4920" w:author="Felix Pascal (felixpas)" w:date="2025-07-01T19:19:00Z"/>
                    <w:rFonts w:ascii="Calibri" w:hAnsi="Calibri" w:cs="Calibri"/>
                    <w:color w:val="000000"/>
                  </w:rPr>
                </w:rPrChange>
              </w:rPr>
              <w:pPrChange w:id="4921" w:author="Felix Pascal (felixpas)" w:date="2025-07-01T19:19:00Z">
                <w:pPr>
                  <w:jc w:val="right"/>
                </w:pPr>
              </w:pPrChange>
            </w:pPr>
            <w:ins w:id="4922" w:author="Felix Pascal (felixpas)" w:date="2025-07-01T19:19:00Z">
              <w:r w:rsidRPr="00C76A19">
                <w:rPr>
                  <w:rPrChange w:id="4923" w:author="Felix Pascal (felixpas)" w:date="2025-07-01T19:19:00Z">
                    <w:rPr>
                      <w:rFonts w:ascii="Calibri" w:hAnsi="Calibri" w:cs="Calibri"/>
                      <w:color w:val="000000"/>
                    </w:rPr>
                  </w:rPrChange>
                </w:rPr>
                <w:t>20.06552199</w:t>
              </w:r>
            </w:ins>
          </w:p>
        </w:tc>
        <w:tc>
          <w:tcPr>
            <w:tcW w:w="1696" w:type="dxa"/>
            <w:noWrap/>
            <w:hideMark/>
            <w:tcPrChange w:id="4924" w:author="Felix Pascal (felixpas)" w:date="2025-07-01T19:33:00Z">
              <w:tcPr>
                <w:tcW w:w="1300" w:type="dxa"/>
                <w:noWrap/>
                <w:hideMark/>
              </w:tcPr>
            </w:tcPrChange>
          </w:tcPr>
          <w:p w14:paraId="25B979F6" w14:textId="77777777" w:rsidR="00C76A19" w:rsidRPr="00C76A19" w:rsidRDefault="00C76A19" w:rsidP="00C76A19">
            <w:pPr>
              <w:rPr>
                <w:ins w:id="4925" w:author="Felix Pascal (felixpas)" w:date="2025-07-01T19:19:00Z"/>
                <w:rPrChange w:id="4926" w:author="Felix Pascal (felixpas)" w:date="2025-07-01T19:19:00Z">
                  <w:rPr>
                    <w:ins w:id="4927" w:author="Felix Pascal (felixpas)" w:date="2025-07-01T19:19:00Z"/>
                    <w:rFonts w:ascii="Calibri" w:hAnsi="Calibri" w:cs="Calibri"/>
                    <w:color w:val="000000"/>
                  </w:rPr>
                </w:rPrChange>
              </w:rPr>
              <w:pPrChange w:id="4928" w:author="Felix Pascal (felixpas)" w:date="2025-07-01T19:19:00Z">
                <w:pPr>
                  <w:jc w:val="right"/>
                </w:pPr>
              </w:pPrChange>
            </w:pPr>
            <w:ins w:id="4929" w:author="Felix Pascal (felixpas)" w:date="2025-07-01T19:19:00Z">
              <w:r w:rsidRPr="00C76A19">
                <w:rPr>
                  <w:rPrChange w:id="4930" w:author="Felix Pascal (felixpas)" w:date="2025-07-01T19:19:00Z">
                    <w:rPr>
                      <w:rFonts w:ascii="Calibri" w:hAnsi="Calibri" w:cs="Calibri"/>
                      <w:color w:val="000000"/>
                    </w:rPr>
                  </w:rPrChange>
                </w:rPr>
                <w:t>2.83521E-21</w:t>
              </w:r>
            </w:ins>
          </w:p>
        </w:tc>
        <w:tc>
          <w:tcPr>
            <w:tcW w:w="1418" w:type="dxa"/>
            <w:noWrap/>
            <w:hideMark/>
            <w:tcPrChange w:id="4931" w:author="Felix Pascal (felixpas)" w:date="2025-07-01T19:33:00Z">
              <w:tcPr>
                <w:tcW w:w="980" w:type="dxa"/>
                <w:noWrap/>
                <w:hideMark/>
              </w:tcPr>
            </w:tcPrChange>
          </w:tcPr>
          <w:p w14:paraId="5788A0D1" w14:textId="77777777" w:rsidR="00C76A19" w:rsidRPr="00C76A19" w:rsidRDefault="00C76A19">
            <w:pPr>
              <w:rPr>
                <w:ins w:id="4932" w:author="Felix Pascal (felixpas)" w:date="2025-07-01T19:19:00Z"/>
                <w:rPrChange w:id="4933" w:author="Felix Pascal (felixpas)" w:date="2025-07-01T19:19:00Z">
                  <w:rPr>
                    <w:ins w:id="4934" w:author="Felix Pascal (felixpas)" w:date="2025-07-01T19:19:00Z"/>
                    <w:rFonts w:ascii="Calibri" w:hAnsi="Calibri" w:cs="Calibri"/>
                    <w:color w:val="000000"/>
                  </w:rPr>
                </w:rPrChange>
              </w:rPr>
            </w:pPr>
            <w:ins w:id="4935" w:author="Felix Pascal (felixpas)" w:date="2025-07-01T19:19:00Z">
              <w:r w:rsidRPr="00C76A19">
                <w:rPr>
                  <w:rPrChange w:id="4936" w:author="Felix Pascal (felixpas)" w:date="2025-07-01T19:19:00Z">
                    <w:rPr>
                      <w:rFonts w:ascii="Calibri" w:hAnsi="Calibri" w:cs="Calibri"/>
                      <w:color w:val="000000"/>
                    </w:rPr>
                  </w:rPrChange>
                </w:rPr>
                <w:t>increasing</w:t>
              </w:r>
            </w:ins>
          </w:p>
        </w:tc>
        <w:tc>
          <w:tcPr>
            <w:tcW w:w="850" w:type="dxa"/>
            <w:noWrap/>
            <w:hideMark/>
            <w:tcPrChange w:id="4937" w:author="Felix Pascal (felixpas)" w:date="2025-07-01T19:33:00Z">
              <w:tcPr>
                <w:tcW w:w="900" w:type="dxa"/>
                <w:noWrap/>
                <w:hideMark/>
              </w:tcPr>
            </w:tcPrChange>
          </w:tcPr>
          <w:p w14:paraId="2F8E5296" w14:textId="77777777" w:rsidR="00C76A19" w:rsidRPr="00C76A19" w:rsidRDefault="00C76A19" w:rsidP="00C76A19">
            <w:pPr>
              <w:rPr>
                <w:ins w:id="4938" w:author="Felix Pascal (felixpas)" w:date="2025-07-01T19:19:00Z"/>
                <w:rPrChange w:id="4939" w:author="Felix Pascal (felixpas)" w:date="2025-07-01T19:19:00Z">
                  <w:rPr>
                    <w:ins w:id="4940" w:author="Felix Pascal (felixpas)" w:date="2025-07-01T19:19:00Z"/>
                    <w:rFonts w:ascii="Calibri" w:hAnsi="Calibri" w:cs="Calibri"/>
                    <w:color w:val="000000"/>
                  </w:rPr>
                </w:rPrChange>
              </w:rPr>
              <w:pPrChange w:id="4941" w:author="Felix Pascal (felixpas)" w:date="2025-07-01T19:19:00Z">
                <w:pPr>
                  <w:jc w:val="right"/>
                </w:pPr>
              </w:pPrChange>
            </w:pPr>
            <w:ins w:id="4942" w:author="Felix Pascal (felixpas)" w:date="2025-07-01T19:19:00Z">
              <w:r w:rsidRPr="00C76A19">
                <w:rPr>
                  <w:rPrChange w:id="4943" w:author="Felix Pascal (felixpas)" w:date="2025-07-01T19:19:00Z">
                    <w:rPr>
                      <w:rFonts w:ascii="Calibri" w:hAnsi="Calibri" w:cs="Calibri"/>
                      <w:color w:val="000000"/>
                    </w:rPr>
                  </w:rPrChange>
                </w:rPr>
                <w:t>289</w:t>
              </w:r>
            </w:ins>
          </w:p>
        </w:tc>
      </w:tr>
      <w:tr w:rsidR="00D247C6" w:rsidRPr="00D247C6" w14:paraId="131486BD" w14:textId="77777777" w:rsidTr="00D247C6">
        <w:tblPrEx>
          <w:tblPrExChange w:id="4944" w:author="Felix Pascal (felixpas)" w:date="2025-07-01T19:33:00Z">
            <w:tblPrEx>
              <w:tblW w:w="9067" w:type="dxa"/>
            </w:tblPrEx>
          </w:tblPrExChange>
        </w:tblPrEx>
        <w:trPr>
          <w:trHeight w:val="288"/>
          <w:ins w:id="4945" w:author="Felix Pascal (felixpas)" w:date="2025-07-01T19:19:00Z"/>
          <w:trPrChange w:id="4946" w:author="Felix Pascal (felixpas)" w:date="2025-07-01T19:33:00Z">
            <w:trPr>
              <w:trHeight w:val="288"/>
            </w:trPr>
          </w:trPrChange>
        </w:trPr>
        <w:tc>
          <w:tcPr>
            <w:tcW w:w="3256" w:type="dxa"/>
            <w:noWrap/>
            <w:hideMark/>
            <w:tcPrChange w:id="4947" w:author="Felix Pascal (felixpas)" w:date="2025-07-01T19:33:00Z">
              <w:tcPr>
                <w:tcW w:w="2940" w:type="dxa"/>
                <w:noWrap/>
                <w:hideMark/>
              </w:tcPr>
            </w:tcPrChange>
          </w:tcPr>
          <w:p w14:paraId="48C161D1" w14:textId="77777777" w:rsidR="00C76A19" w:rsidRPr="00C76A19" w:rsidRDefault="00C76A19">
            <w:pPr>
              <w:rPr>
                <w:ins w:id="4948" w:author="Felix Pascal (felixpas)" w:date="2025-07-01T19:19:00Z"/>
                <w:rPrChange w:id="4949" w:author="Felix Pascal (felixpas)" w:date="2025-07-01T19:19:00Z">
                  <w:rPr>
                    <w:ins w:id="4950" w:author="Felix Pascal (felixpas)" w:date="2025-07-01T19:19:00Z"/>
                    <w:rFonts w:ascii="Calibri" w:hAnsi="Calibri" w:cs="Calibri"/>
                    <w:color w:val="000000"/>
                  </w:rPr>
                </w:rPrChange>
              </w:rPr>
            </w:pPr>
            <w:ins w:id="4951" w:author="Felix Pascal (felixpas)" w:date="2025-07-01T19:19:00Z">
              <w:r w:rsidRPr="00C76A19">
                <w:rPr>
                  <w:rPrChange w:id="4952" w:author="Felix Pascal (felixpas)" w:date="2025-07-01T19:19:00Z">
                    <w:rPr>
                      <w:rFonts w:ascii="Calibri" w:hAnsi="Calibri" w:cs="Calibri"/>
                      <w:color w:val="000000"/>
                    </w:rPr>
                  </w:rPrChange>
                </w:rPr>
                <w:t xml:space="preserve">Trifolium </w:t>
              </w:r>
              <w:proofErr w:type="spellStart"/>
              <w:r w:rsidRPr="00C76A19">
                <w:rPr>
                  <w:rPrChange w:id="4953" w:author="Felix Pascal (felixpas)" w:date="2025-07-01T19:19:00Z">
                    <w:rPr>
                      <w:rFonts w:ascii="Calibri" w:hAnsi="Calibri" w:cs="Calibri"/>
                      <w:color w:val="000000"/>
                    </w:rPr>
                  </w:rPrChange>
                </w:rPr>
                <w:t>pallescens</w:t>
              </w:r>
              <w:proofErr w:type="spellEnd"/>
            </w:ins>
          </w:p>
        </w:tc>
        <w:tc>
          <w:tcPr>
            <w:tcW w:w="1706" w:type="dxa"/>
            <w:noWrap/>
            <w:hideMark/>
            <w:tcPrChange w:id="4954" w:author="Felix Pascal (felixpas)" w:date="2025-07-01T19:33:00Z">
              <w:tcPr>
                <w:tcW w:w="2480" w:type="dxa"/>
                <w:noWrap/>
                <w:hideMark/>
              </w:tcPr>
            </w:tcPrChange>
          </w:tcPr>
          <w:p w14:paraId="3DD258E2" w14:textId="77777777" w:rsidR="00C76A19" w:rsidRPr="00C76A19" w:rsidRDefault="00C76A19" w:rsidP="00C76A19">
            <w:pPr>
              <w:rPr>
                <w:ins w:id="4955" w:author="Felix Pascal (felixpas)" w:date="2025-07-01T19:19:00Z"/>
                <w:rPrChange w:id="4956" w:author="Felix Pascal (felixpas)" w:date="2025-07-01T19:19:00Z">
                  <w:rPr>
                    <w:ins w:id="4957" w:author="Felix Pascal (felixpas)" w:date="2025-07-01T19:19:00Z"/>
                    <w:rFonts w:ascii="Calibri" w:hAnsi="Calibri" w:cs="Calibri"/>
                    <w:color w:val="000000"/>
                  </w:rPr>
                </w:rPrChange>
              </w:rPr>
              <w:pPrChange w:id="4958" w:author="Felix Pascal (felixpas)" w:date="2025-07-01T19:19:00Z">
                <w:pPr>
                  <w:jc w:val="right"/>
                </w:pPr>
              </w:pPrChange>
            </w:pPr>
            <w:ins w:id="4959" w:author="Felix Pascal (felixpas)" w:date="2025-07-01T19:19:00Z">
              <w:r w:rsidRPr="00C76A19">
                <w:rPr>
                  <w:rPrChange w:id="4960" w:author="Felix Pascal (felixpas)" w:date="2025-07-01T19:19:00Z">
                    <w:rPr>
                      <w:rFonts w:ascii="Calibri" w:hAnsi="Calibri" w:cs="Calibri"/>
                      <w:color w:val="000000"/>
                    </w:rPr>
                  </w:rPrChange>
                </w:rPr>
                <w:t>17.25465058</w:t>
              </w:r>
            </w:ins>
          </w:p>
        </w:tc>
        <w:tc>
          <w:tcPr>
            <w:tcW w:w="1696" w:type="dxa"/>
            <w:noWrap/>
            <w:hideMark/>
            <w:tcPrChange w:id="4961" w:author="Felix Pascal (felixpas)" w:date="2025-07-01T19:33:00Z">
              <w:tcPr>
                <w:tcW w:w="1387" w:type="dxa"/>
                <w:noWrap/>
                <w:hideMark/>
              </w:tcPr>
            </w:tcPrChange>
          </w:tcPr>
          <w:p w14:paraId="49A8AB4B" w14:textId="77777777" w:rsidR="00C76A19" w:rsidRPr="00C76A19" w:rsidRDefault="00C76A19" w:rsidP="00C76A19">
            <w:pPr>
              <w:rPr>
                <w:ins w:id="4962" w:author="Felix Pascal (felixpas)" w:date="2025-07-01T19:19:00Z"/>
                <w:rPrChange w:id="4963" w:author="Felix Pascal (felixpas)" w:date="2025-07-01T19:19:00Z">
                  <w:rPr>
                    <w:ins w:id="4964" w:author="Felix Pascal (felixpas)" w:date="2025-07-01T19:19:00Z"/>
                    <w:rFonts w:ascii="Calibri" w:hAnsi="Calibri" w:cs="Calibri"/>
                    <w:color w:val="000000"/>
                  </w:rPr>
                </w:rPrChange>
              </w:rPr>
              <w:pPrChange w:id="4965" w:author="Felix Pascal (felixpas)" w:date="2025-07-01T19:19:00Z">
                <w:pPr>
                  <w:jc w:val="right"/>
                </w:pPr>
              </w:pPrChange>
            </w:pPr>
            <w:ins w:id="4966" w:author="Felix Pascal (felixpas)" w:date="2025-07-01T19:19:00Z">
              <w:r w:rsidRPr="00C76A19">
                <w:rPr>
                  <w:rPrChange w:id="4967" w:author="Felix Pascal (felixpas)" w:date="2025-07-01T19:19:00Z">
                    <w:rPr>
                      <w:rFonts w:ascii="Calibri" w:hAnsi="Calibri" w:cs="Calibri"/>
                      <w:color w:val="000000"/>
                    </w:rPr>
                  </w:rPrChange>
                </w:rPr>
                <w:t>0.032014726</w:t>
              </w:r>
            </w:ins>
          </w:p>
        </w:tc>
        <w:tc>
          <w:tcPr>
            <w:tcW w:w="1418" w:type="dxa"/>
            <w:noWrap/>
            <w:hideMark/>
            <w:tcPrChange w:id="4968" w:author="Felix Pascal (felixpas)" w:date="2025-07-01T19:33:00Z">
              <w:tcPr>
                <w:tcW w:w="980" w:type="dxa"/>
                <w:noWrap/>
                <w:hideMark/>
              </w:tcPr>
            </w:tcPrChange>
          </w:tcPr>
          <w:p w14:paraId="66C04A3D" w14:textId="77777777" w:rsidR="00C76A19" w:rsidRPr="00C76A19" w:rsidRDefault="00C76A19">
            <w:pPr>
              <w:rPr>
                <w:ins w:id="4969" w:author="Felix Pascal (felixpas)" w:date="2025-07-01T19:19:00Z"/>
                <w:rPrChange w:id="4970" w:author="Felix Pascal (felixpas)" w:date="2025-07-01T19:19:00Z">
                  <w:rPr>
                    <w:ins w:id="4971" w:author="Felix Pascal (felixpas)" w:date="2025-07-01T19:19:00Z"/>
                    <w:rFonts w:ascii="Calibri" w:hAnsi="Calibri" w:cs="Calibri"/>
                    <w:color w:val="000000"/>
                  </w:rPr>
                </w:rPrChange>
              </w:rPr>
            </w:pPr>
            <w:ins w:id="4972" w:author="Felix Pascal (felixpas)" w:date="2025-07-01T19:19:00Z">
              <w:r w:rsidRPr="00C76A19">
                <w:rPr>
                  <w:rPrChange w:id="4973" w:author="Felix Pascal (felixpas)" w:date="2025-07-01T19:19:00Z">
                    <w:rPr>
                      <w:rFonts w:ascii="Calibri" w:hAnsi="Calibri" w:cs="Calibri"/>
                      <w:color w:val="000000"/>
                    </w:rPr>
                  </w:rPrChange>
                </w:rPr>
                <w:t>increasing</w:t>
              </w:r>
            </w:ins>
          </w:p>
        </w:tc>
        <w:tc>
          <w:tcPr>
            <w:tcW w:w="850" w:type="dxa"/>
            <w:noWrap/>
            <w:hideMark/>
            <w:tcPrChange w:id="4974" w:author="Felix Pascal (felixpas)" w:date="2025-07-01T19:33:00Z">
              <w:tcPr>
                <w:tcW w:w="1280" w:type="dxa"/>
                <w:gridSpan w:val="2"/>
                <w:noWrap/>
                <w:hideMark/>
              </w:tcPr>
            </w:tcPrChange>
          </w:tcPr>
          <w:p w14:paraId="79ECF8DF" w14:textId="77777777" w:rsidR="00C76A19" w:rsidRPr="00C76A19" w:rsidRDefault="00C76A19" w:rsidP="00C76A19">
            <w:pPr>
              <w:rPr>
                <w:ins w:id="4975" w:author="Felix Pascal (felixpas)" w:date="2025-07-01T19:19:00Z"/>
                <w:rPrChange w:id="4976" w:author="Felix Pascal (felixpas)" w:date="2025-07-01T19:19:00Z">
                  <w:rPr>
                    <w:ins w:id="4977" w:author="Felix Pascal (felixpas)" w:date="2025-07-01T19:19:00Z"/>
                    <w:rFonts w:ascii="Calibri" w:hAnsi="Calibri" w:cs="Calibri"/>
                    <w:color w:val="000000"/>
                  </w:rPr>
                </w:rPrChange>
              </w:rPr>
              <w:pPrChange w:id="4978" w:author="Felix Pascal (felixpas)" w:date="2025-07-01T19:19:00Z">
                <w:pPr>
                  <w:jc w:val="right"/>
                </w:pPr>
              </w:pPrChange>
            </w:pPr>
            <w:ins w:id="4979" w:author="Felix Pascal (felixpas)" w:date="2025-07-01T19:19:00Z">
              <w:r w:rsidRPr="00C76A19">
                <w:rPr>
                  <w:rPrChange w:id="4980" w:author="Felix Pascal (felixpas)" w:date="2025-07-01T19:19:00Z">
                    <w:rPr>
                      <w:rFonts w:ascii="Calibri" w:hAnsi="Calibri" w:cs="Calibri"/>
                      <w:color w:val="000000"/>
                    </w:rPr>
                  </w:rPrChange>
                </w:rPr>
                <w:t>19</w:t>
              </w:r>
            </w:ins>
          </w:p>
        </w:tc>
      </w:tr>
      <w:tr w:rsidR="00C76A19" w:rsidRPr="00C76A19" w14:paraId="5C9F55B0" w14:textId="77777777" w:rsidTr="00D247C6">
        <w:trPr>
          <w:trHeight w:val="288"/>
          <w:ins w:id="4981" w:author="Felix Pascal (felixpas)" w:date="2025-07-01T19:19:00Z"/>
          <w:trPrChange w:id="4982" w:author="Felix Pascal (felixpas)" w:date="2025-07-01T19:33:00Z">
            <w:trPr>
              <w:gridAfter w:val="0"/>
              <w:trHeight w:val="288"/>
            </w:trPr>
          </w:trPrChange>
        </w:trPr>
        <w:tc>
          <w:tcPr>
            <w:tcW w:w="3256" w:type="dxa"/>
            <w:noWrap/>
            <w:hideMark/>
            <w:tcPrChange w:id="4983" w:author="Felix Pascal (felixpas)" w:date="2025-07-01T19:33:00Z">
              <w:tcPr>
                <w:tcW w:w="2940" w:type="dxa"/>
                <w:noWrap/>
                <w:hideMark/>
              </w:tcPr>
            </w:tcPrChange>
          </w:tcPr>
          <w:p w14:paraId="1581C0BA" w14:textId="77777777" w:rsidR="00C76A19" w:rsidRPr="00C76A19" w:rsidRDefault="00C76A19">
            <w:pPr>
              <w:rPr>
                <w:ins w:id="4984" w:author="Felix Pascal (felixpas)" w:date="2025-07-01T19:19:00Z"/>
                <w:rPrChange w:id="4985" w:author="Felix Pascal (felixpas)" w:date="2025-07-01T19:19:00Z">
                  <w:rPr>
                    <w:ins w:id="4986" w:author="Felix Pascal (felixpas)" w:date="2025-07-01T19:19:00Z"/>
                    <w:rFonts w:ascii="Calibri" w:hAnsi="Calibri" w:cs="Calibri"/>
                    <w:color w:val="000000"/>
                  </w:rPr>
                </w:rPrChange>
              </w:rPr>
            </w:pPr>
            <w:proofErr w:type="spellStart"/>
            <w:ins w:id="4987" w:author="Felix Pascal (felixpas)" w:date="2025-07-01T19:19:00Z">
              <w:r w:rsidRPr="00C76A19">
                <w:rPr>
                  <w:rPrChange w:id="4988" w:author="Felix Pascal (felixpas)" w:date="2025-07-01T19:19:00Z">
                    <w:rPr>
                      <w:rFonts w:ascii="Calibri" w:hAnsi="Calibri" w:cs="Calibri"/>
                      <w:color w:val="000000"/>
                    </w:rPr>
                  </w:rPrChange>
                </w:rPr>
                <w:t>Brachypodium</w:t>
              </w:r>
              <w:proofErr w:type="spellEnd"/>
              <w:r w:rsidRPr="00C76A19">
                <w:rPr>
                  <w:rPrChange w:id="4989" w:author="Felix Pascal (felixpas)" w:date="2025-07-01T19:19:00Z">
                    <w:rPr>
                      <w:rFonts w:ascii="Calibri" w:hAnsi="Calibri" w:cs="Calibri"/>
                      <w:color w:val="000000"/>
                    </w:rPr>
                  </w:rPrChange>
                </w:rPr>
                <w:t xml:space="preserve"> </w:t>
              </w:r>
              <w:proofErr w:type="spellStart"/>
              <w:r w:rsidRPr="00C76A19">
                <w:rPr>
                  <w:rPrChange w:id="4990" w:author="Felix Pascal (felixpas)" w:date="2025-07-01T19:19:00Z">
                    <w:rPr>
                      <w:rFonts w:ascii="Calibri" w:hAnsi="Calibri" w:cs="Calibri"/>
                      <w:color w:val="000000"/>
                    </w:rPr>
                  </w:rPrChange>
                </w:rPr>
                <w:t>rupestre</w:t>
              </w:r>
              <w:proofErr w:type="spellEnd"/>
            </w:ins>
          </w:p>
        </w:tc>
        <w:tc>
          <w:tcPr>
            <w:tcW w:w="1706" w:type="dxa"/>
            <w:noWrap/>
            <w:hideMark/>
            <w:tcPrChange w:id="4991" w:author="Felix Pascal (felixpas)" w:date="2025-07-01T19:33:00Z">
              <w:tcPr>
                <w:tcW w:w="2480" w:type="dxa"/>
                <w:noWrap/>
                <w:hideMark/>
              </w:tcPr>
            </w:tcPrChange>
          </w:tcPr>
          <w:p w14:paraId="2DCB5EA9" w14:textId="77777777" w:rsidR="00C76A19" w:rsidRPr="00C76A19" w:rsidRDefault="00C76A19" w:rsidP="00C76A19">
            <w:pPr>
              <w:rPr>
                <w:ins w:id="4992" w:author="Felix Pascal (felixpas)" w:date="2025-07-01T19:19:00Z"/>
                <w:rPrChange w:id="4993" w:author="Felix Pascal (felixpas)" w:date="2025-07-01T19:19:00Z">
                  <w:rPr>
                    <w:ins w:id="4994" w:author="Felix Pascal (felixpas)" w:date="2025-07-01T19:19:00Z"/>
                    <w:rFonts w:ascii="Calibri" w:hAnsi="Calibri" w:cs="Calibri"/>
                    <w:color w:val="000000"/>
                  </w:rPr>
                </w:rPrChange>
              </w:rPr>
              <w:pPrChange w:id="4995" w:author="Felix Pascal (felixpas)" w:date="2025-07-01T19:19:00Z">
                <w:pPr>
                  <w:jc w:val="right"/>
                </w:pPr>
              </w:pPrChange>
            </w:pPr>
            <w:ins w:id="4996" w:author="Felix Pascal (felixpas)" w:date="2025-07-01T19:19:00Z">
              <w:r w:rsidRPr="00C76A19">
                <w:rPr>
                  <w:rPrChange w:id="4997" w:author="Felix Pascal (felixpas)" w:date="2025-07-01T19:19:00Z">
                    <w:rPr>
                      <w:rFonts w:ascii="Calibri" w:hAnsi="Calibri" w:cs="Calibri"/>
                      <w:color w:val="000000"/>
                    </w:rPr>
                  </w:rPrChange>
                </w:rPr>
                <w:t>16.83749897</w:t>
              </w:r>
            </w:ins>
          </w:p>
        </w:tc>
        <w:tc>
          <w:tcPr>
            <w:tcW w:w="1696" w:type="dxa"/>
            <w:noWrap/>
            <w:hideMark/>
            <w:tcPrChange w:id="4998" w:author="Felix Pascal (felixpas)" w:date="2025-07-01T19:33:00Z">
              <w:tcPr>
                <w:tcW w:w="1300" w:type="dxa"/>
                <w:noWrap/>
                <w:hideMark/>
              </w:tcPr>
            </w:tcPrChange>
          </w:tcPr>
          <w:p w14:paraId="6DFB50FC" w14:textId="77777777" w:rsidR="00C76A19" w:rsidRPr="00C76A19" w:rsidRDefault="00C76A19" w:rsidP="00C76A19">
            <w:pPr>
              <w:rPr>
                <w:ins w:id="4999" w:author="Felix Pascal (felixpas)" w:date="2025-07-01T19:19:00Z"/>
                <w:rPrChange w:id="5000" w:author="Felix Pascal (felixpas)" w:date="2025-07-01T19:19:00Z">
                  <w:rPr>
                    <w:ins w:id="5001" w:author="Felix Pascal (felixpas)" w:date="2025-07-01T19:19:00Z"/>
                    <w:rFonts w:ascii="Calibri" w:hAnsi="Calibri" w:cs="Calibri"/>
                    <w:color w:val="000000"/>
                  </w:rPr>
                </w:rPrChange>
              </w:rPr>
              <w:pPrChange w:id="5002" w:author="Felix Pascal (felixpas)" w:date="2025-07-01T19:19:00Z">
                <w:pPr>
                  <w:jc w:val="right"/>
                </w:pPr>
              </w:pPrChange>
            </w:pPr>
            <w:ins w:id="5003" w:author="Felix Pascal (felixpas)" w:date="2025-07-01T19:19:00Z">
              <w:r w:rsidRPr="00C76A19">
                <w:rPr>
                  <w:rPrChange w:id="5004" w:author="Felix Pascal (felixpas)" w:date="2025-07-01T19:19:00Z">
                    <w:rPr>
                      <w:rFonts w:ascii="Calibri" w:hAnsi="Calibri" w:cs="Calibri"/>
                      <w:color w:val="000000"/>
                    </w:rPr>
                  </w:rPrChange>
                </w:rPr>
                <w:t>5.83599E-05</w:t>
              </w:r>
            </w:ins>
          </w:p>
        </w:tc>
        <w:tc>
          <w:tcPr>
            <w:tcW w:w="1418" w:type="dxa"/>
            <w:noWrap/>
            <w:hideMark/>
            <w:tcPrChange w:id="5005" w:author="Felix Pascal (felixpas)" w:date="2025-07-01T19:33:00Z">
              <w:tcPr>
                <w:tcW w:w="980" w:type="dxa"/>
                <w:noWrap/>
                <w:hideMark/>
              </w:tcPr>
            </w:tcPrChange>
          </w:tcPr>
          <w:p w14:paraId="5D5EBA59" w14:textId="77777777" w:rsidR="00C76A19" w:rsidRPr="00C76A19" w:rsidRDefault="00C76A19">
            <w:pPr>
              <w:rPr>
                <w:ins w:id="5006" w:author="Felix Pascal (felixpas)" w:date="2025-07-01T19:19:00Z"/>
                <w:rPrChange w:id="5007" w:author="Felix Pascal (felixpas)" w:date="2025-07-01T19:19:00Z">
                  <w:rPr>
                    <w:ins w:id="5008" w:author="Felix Pascal (felixpas)" w:date="2025-07-01T19:19:00Z"/>
                    <w:rFonts w:ascii="Calibri" w:hAnsi="Calibri" w:cs="Calibri"/>
                    <w:color w:val="000000"/>
                  </w:rPr>
                </w:rPrChange>
              </w:rPr>
            </w:pPr>
            <w:ins w:id="5009" w:author="Felix Pascal (felixpas)" w:date="2025-07-01T19:19:00Z">
              <w:r w:rsidRPr="00C76A19">
                <w:rPr>
                  <w:rPrChange w:id="5010" w:author="Felix Pascal (felixpas)" w:date="2025-07-01T19:19:00Z">
                    <w:rPr>
                      <w:rFonts w:ascii="Calibri" w:hAnsi="Calibri" w:cs="Calibri"/>
                      <w:color w:val="000000"/>
                    </w:rPr>
                  </w:rPrChange>
                </w:rPr>
                <w:t>increasing</w:t>
              </w:r>
            </w:ins>
          </w:p>
        </w:tc>
        <w:tc>
          <w:tcPr>
            <w:tcW w:w="850" w:type="dxa"/>
            <w:noWrap/>
            <w:hideMark/>
            <w:tcPrChange w:id="5011" w:author="Felix Pascal (felixpas)" w:date="2025-07-01T19:33:00Z">
              <w:tcPr>
                <w:tcW w:w="900" w:type="dxa"/>
                <w:noWrap/>
                <w:hideMark/>
              </w:tcPr>
            </w:tcPrChange>
          </w:tcPr>
          <w:p w14:paraId="161FCA44" w14:textId="77777777" w:rsidR="00C76A19" w:rsidRPr="00C76A19" w:rsidRDefault="00C76A19" w:rsidP="00C76A19">
            <w:pPr>
              <w:rPr>
                <w:ins w:id="5012" w:author="Felix Pascal (felixpas)" w:date="2025-07-01T19:19:00Z"/>
                <w:rPrChange w:id="5013" w:author="Felix Pascal (felixpas)" w:date="2025-07-01T19:19:00Z">
                  <w:rPr>
                    <w:ins w:id="5014" w:author="Felix Pascal (felixpas)" w:date="2025-07-01T19:19:00Z"/>
                    <w:rFonts w:ascii="Calibri" w:hAnsi="Calibri" w:cs="Calibri"/>
                    <w:color w:val="000000"/>
                  </w:rPr>
                </w:rPrChange>
              </w:rPr>
              <w:pPrChange w:id="5015" w:author="Felix Pascal (felixpas)" w:date="2025-07-01T19:19:00Z">
                <w:pPr>
                  <w:jc w:val="right"/>
                </w:pPr>
              </w:pPrChange>
            </w:pPr>
            <w:ins w:id="5016" w:author="Felix Pascal (felixpas)" w:date="2025-07-01T19:19:00Z">
              <w:r w:rsidRPr="00C76A19">
                <w:rPr>
                  <w:rPrChange w:id="5017" w:author="Felix Pascal (felixpas)" w:date="2025-07-01T19:19:00Z">
                    <w:rPr>
                      <w:rFonts w:ascii="Calibri" w:hAnsi="Calibri" w:cs="Calibri"/>
                      <w:color w:val="000000"/>
                    </w:rPr>
                  </w:rPrChange>
                </w:rPr>
                <w:t>44</w:t>
              </w:r>
            </w:ins>
          </w:p>
        </w:tc>
      </w:tr>
      <w:tr w:rsidR="00D247C6" w:rsidRPr="00D247C6" w14:paraId="4413A2B6" w14:textId="77777777" w:rsidTr="00D247C6">
        <w:tblPrEx>
          <w:tblPrExChange w:id="5018" w:author="Felix Pascal (felixpas)" w:date="2025-07-01T19:33:00Z">
            <w:tblPrEx>
              <w:tblW w:w="9067" w:type="dxa"/>
            </w:tblPrEx>
          </w:tblPrExChange>
        </w:tblPrEx>
        <w:trPr>
          <w:trHeight w:val="288"/>
          <w:ins w:id="5019" w:author="Felix Pascal (felixpas)" w:date="2025-07-01T19:19:00Z"/>
          <w:trPrChange w:id="5020" w:author="Felix Pascal (felixpas)" w:date="2025-07-01T19:33:00Z">
            <w:trPr>
              <w:trHeight w:val="288"/>
            </w:trPr>
          </w:trPrChange>
        </w:trPr>
        <w:tc>
          <w:tcPr>
            <w:tcW w:w="3256" w:type="dxa"/>
            <w:noWrap/>
            <w:hideMark/>
            <w:tcPrChange w:id="5021" w:author="Felix Pascal (felixpas)" w:date="2025-07-01T19:33:00Z">
              <w:tcPr>
                <w:tcW w:w="2940" w:type="dxa"/>
                <w:noWrap/>
                <w:hideMark/>
              </w:tcPr>
            </w:tcPrChange>
          </w:tcPr>
          <w:p w14:paraId="67A7299C" w14:textId="77777777" w:rsidR="00C76A19" w:rsidRPr="00C76A19" w:rsidRDefault="00C76A19">
            <w:pPr>
              <w:rPr>
                <w:ins w:id="5022" w:author="Felix Pascal (felixpas)" w:date="2025-07-01T19:19:00Z"/>
                <w:rPrChange w:id="5023" w:author="Felix Pascal (felixpas)" w:date="2025-07-01T19:19:00Z">
                  <w:rPr>
                    <w:ins w:id="5024" w:author="Felix Pascal (felixpas)" w:date="2025-07-01T19:19:00Z"/>
                    <w:rFonts w:ascii="Calibri" w:hAnsi="Calibri" w:cs="Calibri"/>
                    <w:color w:val="000000"/>
                  </w:rPr>
                </w:rPrChange>
              </w:rPr>
            </w:pPr>
            <w:proofErr w:type="spellStart"/>
            <w:ins w:id="5025" w:author="Felix Pascal (felixpas)" w:date="2025-07-01T19:19:00Z">
              <w:r w:rsidRPr="00C76A19">
                <w:rPr>
                  <w:rPrChange w:id="5026" w:author="Felix Pascal (felixpas)" w:date="2025-07-01T19:19:00Z">
                    <w:rPr>
                      <w:rFonts w:ascii="Calibri" w:hAnsi="Calibri" w:cs="Calibri"/>
                      <w:color w:val="000000"/>
                    </w:rPr>
                  </w:rPrChange>
                </w:rPr>
                <w:t>Polystichum</w:t>
              </w:r>
              <w:proofErr w:type="spellEnd"/>
              <w:r w:rsidRPr="00C76A19">
                <w:rPr>
                  <w:rPrChange w:id="5027" w:author="Felix Pascal (felixpas)" w:date="2025-07-01T19:19:00Z">
                    <w:rPr>
                      <w:rFonts w:ascii="Calibri" w:hAnsi="Calibri" w:cs="Calibri"/>
                      <w:color w:val="000000"/>
                    </w:rPr>
                  </w:rPrChange>
                </w:rPr>
                <w:t xml:space="preserve"> </w:t>
              </w:r>
              <w:proofErr w:type="spellStart"/>
              <w:r w:rsidRPr="00C76A19">
                <w:rPr>
                  <w:rPrChange w:id="5028" w:author="Felix Pascal (felixpas)" w:date="2025-07-01T19:19:00Z">
                    <w:rPr>
                      <w:rFonts w:ascii="Calibri" w:hAnsi="Calibri" w:cs="Calibri"/>
                      <w:color w:val="000000"/>
                    </w:rPr>
                  </w:rPrChange>
                </w:rPr>
                <w:t>lonchitis</w:t>
              </w:r>
              <w:proofErr w:type="spellEnd"/>
            </w:ins>
          </w:p>
        </w:tc>
        <w:tc>
          <w:tcPr>
            <w:tcW w:w="1706" w:type="dxa"/>
            <w:noWrap/>
            <w:hideMark/>
            <w:tcPrChange w:id="5029" w:author="Felix Pascal (felixpas)" w:date="2025-07-01T19:33:00Z">
              <w:tcPr>
                <w:tcW w:w="2480" w:type="dxa"/>
                <w:noWrap/>
                <w:hideMark/>
              </w:tcPr>
            </w:tcPrChange>
          </w:tcPr>
          <w:p w14:paraId="12F43C5D" w14:textId="77777777" w:rsidR="00C76A19" w:rsidRPr="00C76A19" w:rsidRDefault="00C76A19" w:rsidP="00C76A19">
            <w:pPr>
              <w:rPr>
                <w:ins w:id="5030" w:author="Felix Pascal (felixpas)" w:date="2025-07-01T19:19:00Z"/>
                <w:rPrChange w:id="5031" w:author="Felix Pascal (felixpas)" w:date="2025-07-01T19:19:00Z">
                  <w:rPr>
                    <w:ins w:id="5032" w:author="Felix Pascal (felixpas)" w:date="2025-07-01T19:19:00Z"/>
                    <w:rFonts w:ascii="Calibri" w:hAnsi="Calibri" w:cs="Calibri"/>
                    <w:color w:val="000000"/>
                  </w:rPr>
                </w:rPrChange>
              </w:rPr>
              <w:pPrChange w:id="5033" w:author="Felix Pascal (felixpas)" w:date="2025-07-01T19:19:00Z">
                <w:pPr>
                  <w:jc w:val="right"/>
                </w:pPr>
              </w:pPrChange>
            </w:pPr>
            <w:ins w:id="5034" w:author="Felix Pascal (felixpas)" w:date="2025-07-01T19:19:00Z">
              <w:r w:rsidRPr="00C76A19">
                <w:rPr>
                  <w:rPrChange w:id="5035" w:author="Felix Pascal (felixpas)" w:date="2025-07-01T19:19:00Z">
                    <w:rPr>
                      <w:rFonts w:ascii="Calibri" w:hAnsi="Calibri" w:cs="Calibri"/>
                      <w:color w:val="000000"/>
                    </w:rPr>
                  </w:rPrChange>
                </w:rPr>
                <w:t>16.79173661</w:t>
              </w:r>
            </w:ins>
          </w:p>
        </w:tc>
        <w:tc>
          <w:tcPr>
            <w:tcW w:w="1696" w:type="dxa"/>
            <w:noWrap/>
            <w:hideMark/>
            <w:tcPrChange w:id="5036" w:author="Felix Pascal (felixpas)" w:date="2025-07-01T19:33:00Z">
              <w:tcPr>
                <w:tcW w:w="1387" w:type="dxa"/>
                <w:noWrap/>
                <w:hideMark/>
              </w:tcPr>
            </w:tcPrChange>
          </w:tcPr>
          <w:p w14:paraId="3EBC6479" w14:textId="77777777" w:rsidR="00C76A19" w:rsidRPr="00C76A19" w:rsidRDefault="00C76A19" w:rsidP="00C76A19">
            <w:pPr>
              <w:rPr>
                <w:ins w:id="5037" w:author="Felix Pascal (felixpas)" w:date="2025-07-01T19:19:00Z"/>
                <w:rPrChange w:id="5038" w:author="Felix Pascal (felixpas)" w:date="2025-07-01T19:19:00Z">
                  <w:rPr>
                    <w:ins w:id="5039" w:author="Felix Pascal (felixpas)" w:date="2025-07-01T19:19:00Z"/>
                    <w:rFonts w:ascii="Calibri" w:hAnsi="Calibri" w:cs="Calibri"/>
                    <w:color w:val="000000"/>
                  </w:rPr>
                </w:rPrChange>
              </w:rPr>
              <w:pPrChange w:id="5040" w:author="Felix Pascal (felixpas)" w:date="2025-07-01T19:19:00Z">
                <w:pPr>
                  <w:jc w:val="right"/>
                </w:pPr>
              </w:pPrChange>
            </w:pPr>
            <w:ins w:id="5041" w:author="Felix Pascal (felixpas)" w:date="2025-07-01T19:19:00Z">
              <w:r w:rsidRPr="00C76A19">
                <w:rPr>
                  <w:rPrChange w:id="5042" w:author="Felix Pascal (felixpas)" w:date="2025-07-01T19:19:00Z">
                    <w:rPr>
                      <w:rFonts w:ascii="Calibri" w:hAnsi="Calibri" w:cs="Calibri"/>
                      <w:color w:val="000000"/>
                    </w:rPr>
                  </w:rPrChange>
                </w:rPr>
                <w:t>0.006077061</w:t>
              </w:r>
            </w:ins>
          </w:p>
        </w:tc>
        <w:tc>
          <w:tcPr>
            <w:tcW w:w="1418" w:type="dxa"/>
            <w:noWrap/>
            <w:hideMark/>
            <w:tcPrChange w:id="5043" w:author="Felix Pascal (felixpas)" w:date="2025-07-01T19:33:00Z">
              <w:tcPr>
                <w:tcW w:w="980" w:type="dxa"/>
                <w:noWrap/>
                <w:hideMark/>
              </w:tcPr>
            </w:tcPrChange>
          </w:tcPr>
          <w:p w14:paraId="5C6741A2" w14:textId="77777777" w:rsidR="00C76A19" w:rsidRPr="00C76A19" w:rsidRDefault="00C76A19">
            <w:pPr>
              <w:rPr>
                <w:ins w:id="5044" w:author="Felix Pascal (felixpas)" w:date="2025-07-01T19:19:00Z"/>
                <w:rPrChange w:id="5045" w:author="Felix Pascal (felixpas)" w:date="2025-07-01T19:19:00Z">
                  <w:rPr>
                    <w:ins w:id="5046" w:author="Felix Pascal (felixpas)" w:date="2025-07-01T19:19:00Z"/>
                    <w:rFonts w:ascii="Calibri" w:hAnsi="Calibri" w:cs="Calibri"/>
                    <w:color w:val="000000"/>
                  </w:rPr>
                </w:rPrChange>
              </w:rPr>
            </w:pPr>
            <w:ins w:id="5047" w:author="Felix Pascal (felixpas)" w:date="2025-07-01T19:19:00Z">
              <w:r w:rsidRPr="00C76A19">
                <w:rPr>
                  <w:rPrChange w:id="5048" w:author="Felix Pascal (felixpas)" w:date="2025-07-01T19:19:00Z">
                    <w:rPr>
                      <w:rFonts w:ascii="Calibri" w:hAnsi="Calibri" w:cs="Calibri"/>
                      <w:color w:val="000000"/>
                    </w:rPr>
                  </w:rPrChange>
                </w:rPr>
                <w:t>increasing</w:t>
              </w:r>
            </w:ins>
          </w:p>
        </w:tc>
        <w:tc>
          <w:tcPr>
            <w:tcW w:w="850" w:type="dxa"/>
            <w:noWrap/>
            <w:hideMark/>
            <w:tcPrChange w:id="5049" w:author="Felix Pascal (felixpas)" w:date="2025-07-01T19:33:00Z">
              <w:tcPr>
                <w:tcW w:w="1280" w:type="dxa"/>
                <w:gridSpan w:val="2"/>
                <w:noWrap/>
                <w:hideMark/>
              </w:tcPr>
            </w:tcPrChange>
          </w:tcPr>
          <w:p w14:paraId="004DCF3A" w14:textId="77777777" w:rsidR="00C76A19" w:rsidRPr="00C76A19" w:rsidRDefault="00C76A19" w:rsidP="00C76A19">
            <w:pPr>
              <w:rPr>
                <w:ins w:id="5050" w:author="Felix Pascal (felixpas)" w:date="2025-07-01T19:19:00Z"/>
                <w:rPrChange w:id="5051" w:author="Felix Pascal (felixpas)" w:date="2025-07-01T19:19:00Z">
                  <w:rPr>
                    <w:ins w:id="5052" w:author="Felix Pascal (felixpas)" w:date="2025-07-01T19:19:00Z"/>
                    <w:rFonts w:ascii="Calibri" w:hAnsi="Calibri" w:cs="Calibri"/>
                    <w:color w:val="000000"/>
                  </w:rPr>
                </w:rPrChange>
              </w:rPr>
              <w:pPrChange w:id="5053" w:author="Felix Pascal (felixpas)" w:date="2025-07-01T19:19:00Z">
                <w:pPr>
                  <w:jc w:val="right"/>
                </w:pPr>
              </w:pPrChange>
            </w:pPr>
            <w:ins w:id="5054" w:author="Felix Pascal (felixpas)" w:date="2025-07-01T19:19:00Z">
              <w:r w:rsidRPr="00C76A19">
                <w:rPr>
                  <w:rPrChange w:id="5055" w:author="Felix Pascal (felixpas)" w:date="2025-07-01T19:19:00Z">
                    <w:rPr>
                      <w:rFonts w:ascii="Calibri" w:hAnsi="Calibri" w:cs="Calibri"/>
                      <w:color w:val="000000"/>
                    </w:rPr>
                  </w:rPrChange>
                </w:rPr>
                <w:t>59</w:t>
              </w:r>
            </w:ins>
          </w:p>
        </w:tc>
      </w:tr>
      <w:tr w:rsidR="00C76A19" w:rsidRPr="00C76A19" w14:paraId="244FF2DB" w14:textId="77777777" w:rsidTr="00D247C6">
        <w:trPr>
          <w:trHeight w:val="288"/>
          <w:ins w:id="5056" w:author="Felix Pascal (felixpas)" w:date="2025-07-01T19:19:00Z"/>
          <w:trPrChange w:id="5057" w:author="Felix Pascal (felixpas)" w:date="2025-07-01T19:33:00Z">
            <w:trPr>
              <w:gridAfter w:val="0"/>
              <w:trHeight w:val="288"/>
            </w:trPr>
          </w:trPrChange>
        </w:trPr>
        <w:tc>
          <w:tcPr>
            <w:tcW w:w="3256" w:type="dxa"/>
            <w:noWrap/>
            <w:hideMark/>
            <w:tcPrChange w:id="5058" w:author="Felix Pascal (felixpas)" w:date="2025-07-01T19:33:00Z">
              <w:tcPr>
                <w:tcW w:w="2940" w:type="dxa"/>
                <w:noWrap/>
                <w:hideMark/>
              </w:tcPr>
            </w:tcPrChange>
          </w:tcPr>
          <w:p w14:paraId="4055F443" w14:textId="77777777" w:rsidR="00C76A19" w:rsidRPr="00C76A19" w:rsidRDefault="00C76A19">
            <w:pPr>
              <w:rPr>
                <w:ins w:id="5059" w:author="Felix Pascal (felixpas)" w:date="2025-07-01T19:19:00Z"/>
                <w:rPrChange w:id="5060" w:author="Felix Pascal (felixpas)" w:date="2025-07-01T19:19:00Z">
                  <w:rPr>
                    <w:ins w:id="5061" w:author="Felix Pascal (felixpas)" w:date="2025-07-01T19:19:00Z"/>
                    <w:rFonts w:ascii="Calibri" w:hAnsi="Calibri" w:cs="Calibri"/>
                    <w:color w:val="000000"/>
                  </w:rPr>
                </w:rPrChange>
              </w:rPr>
            </w:pPr>
            <w:ins w:id="5062" w:author="Felix Pascal (felixpas)" w:date="2025-07-01T19:19:00Z">
              <w:r w:rsidRPr="00C76A19">
                <w:rPr>
                  <w:rPrChange w:id="5063" w:author="Felix Pascal (felixpas)" w:date="2025-07-01T19:19:00Z">
                    <w:rPr>
                      <w:rFonts w:ascii="Calibri" w:hAnsi="Calibri" w:cs="Calibri"/>
                      <w:color w:val="000000"/>
                    </w:rPr>
                  </w:rPrChange>
                </w:rPr>
                <w:t xml:space="preserve">Prunus </w:t>
              </w:r>
              <w:proofErr w:type="spellStart"/>
              <w:r w:rsidRPr="00C76A19">
                <w:rPr>
                  <w:rPrChange w:id="5064" w:author="Felix Pascal (felixpas)" w:date="2025-07-01T19:19:00Z">
                    <w:rPr>
                      <w:rFonts w:ascii="Calibri" w:hAnsi="Calibri" w:cs="Calibri"/>
                      <w:color w:val="000000"/>
                    </w:rPr>
                  </w:rPrChange>
                </w:rPr>
                <w:t>laurocerasus</w:t>
              </w:r>
              <w:proofErr w:type="spellEnd"/>
            </w:ins>
          </w:p>
        </w:tc>
        <w:tc>
          <w:tcPr>
            <w:tcW w:w="1706" w:type="dxa"/>
            <w:noWrap/>
            <w:hideMark/>
            <w:tcPrChange w:id="5065" w:author="Felix Pascal (felixpas)" w:date="2025-07-01T19:33:00Z">
              <w:tcPr>
                <w:tcW w:w="2480" w:type="dxa"/>
                <w:noWrap/>
                <w:hideMark/>
              </w:tcPr>
            </w:tcPrChange>
          </w:tcPr>
          <w:p w14:paraId="3C8895E4" w14:textId="77777777" w:rsidR="00C76A19" w:rsidRPr="00C76A19" w:rsidRDefault="00C76A19" w:rsidP="00C76A19">
            <w:pPr>
              <w:rPr>
                <w:ins w:id="5066" w:author="Felix Pascal (felixpas)" w:date="2025-07-01T19:19:00Z"/>
                <w:rPrChange w:id="5067" w:author="Felix Pascal (felixpas)" w:date="2025-07-01T19:19:00Z">
                  <w:rPr>
                    <w:ins w:id="5068" w:author="Felix Pascal (felixpas)" w:date="2025-07-01T19:19:00Z"/>
                    <w:rFonts w:ascii="Calibri" w:hAnsi="Calibri" w:cs="Calibri"/>
                    <w:color w:val="000000"/>
                  </w:rPr>
                </w:rPrChange>
              </w:rPr>
              <w:pPrChange w:id="5069" w:author="Felix Pascal (felixpas)" w:date="2025-07-01T19:19:00Z">
                <w:pPr>
                  <w:jc w:val="right"/>
                </w:pPr>
              </w:pPrChange>
            </w:pPr>
            <w:ins w:id="5070" w:author="Felix Pascal (felixpas)" w:date="2025-07-01T19:19:00Z">
              <w:r w:rsidRPr="00C76A19">
                <w:rPr>
                  <w:rPrChange w:id="5071" w:author="Felix Pascal (felixpas)" w:date="2025-07-01T19:19:00Z">
                    <w:rPr>
                      <w:rFonts w:ascii="Calibri" w:hAnsi="Calibri" w:cs="Calibri"/>
                      <w:color w:val="000000"/>
                    </w:rPr>
                  </w:rPrChange>
                </w:rPr>
                <w:t>16.7845182</w:t>
              </w:r>
            </w:ins>
          </w:p>
        </w:tc>
        <w:tc>
          <w:tcPr>
            <w:tcW w:w="1696" w:type="dxa"/>
            <w:noWrap/>
            <w:hideMark/>
            <w:tcPrChange w:id="5072" w:author="Felix Pascal (felixpas)" w:date="2025-07-01T19:33:00Z">
              <w:tcPr>
                <w:tcW w:w="1300" w:type="dxa"/>
                <w:noWrap/>
                <w:hideMark/>
              </w:tcPr>
            </w:tcPrChange>
          </w:tcPr>
          <w:p w14:paraId="5EEB26B7" w14:textId="77777777" w:rsidR="00C76A19" w:rsidRPr="00C76A19" w:rsidRDefault="00C76A19" w:rsidP="00C76A19">
            <w:pPr>
              <w:rPr>
                <w:ins w:id="5073" w:author="Felix Pascal (felixpas)" w:date="2025-07-01T19:19:00Z"/>
                <w:rPrChange w:id="5074" w:author="Felix Pascal (felixpas)" w:date="2025-07-01T19:19:00Z">
                  <w:rPr>
                    <w:ins w:id="5075" w:author="Felix Pascal (felixpas)" w:date="2025-07-01T19:19:00Z"/>
                    <w:rFonts w:ascii="Calibri" w:hAnsi="Calibri" w:cs="Calibri"/>
                    <w:color w:val="000000"/>
                  </w:rPr>
                </w:rPrChange>
              </w:rPr>
              <w:pPrChange w:id="5076" w:author="Felix Pascal (felixpas)" w:date="2025-07-01T19:19:00Z">
                <w:pPr>
                  <w:jc w:val="right"/>
                </w:pPr>
              </w:pPrChange>
            </w:pPr>
            <w:ins w:id="5077" w:author="Felix Pascal (felixpas)" w:date="2025-07-01T19:19:00Z">
              <w:r w:rsidRPr="00C76A19">
                <w:rPr>
                  <w:rPrChange w:id="5078" w:author="Felix Pascal (felixpas)" w:date="2025-07-01T19:19:00Z">
                    <w:rPr>
                      <w:rFonts w:ascii="Calibri" w:hAnsi="Calibri" w:cs="Calibri"/>
                      <w:color w:val="000000"/>
                    </w:rPr>
                  </w:rPrChange>
                </w:rPr>
                <w:t>0.049783489</w:t>
              </w:r>
            </w:ins>
          </w:p>
        </w:tc>
        <w:tc>
          <w:tcPr>
            <w:tcW w:w="1418" w:type="dxa"/>
            <w:noWrap/>
            <w:hideMark/>
            <w:tcPrChange w:id="5079" w:author="Felix Pascal (felixpas)" w:date="2025-07-01T19:33:00Z">
              <w:tcPr>
                <w:tcW w:w="980" w:type="dxa"/>
                <w:noWrap/>
                <w:hideMark/>
              </w:tcPr>
            </w:tcPrChange>
          </w:tcPr>
          <w:p w14:paraId="7E3920FB" w14:textId="77777777" w:rsidR="00C76A19" w:rsidRPr="00C76A19" w:rsidRDefault="00C76A19">
            <w:pPr>
              <w:rPr>
                <w:ins w:id="5080" w:author="Felix Pascal (felixpas)" w:date="2025-07-01T19:19:00Z"/>
                <w:rPrChange w:id="5081" w:author="Felix Pascal (felixpas)" w:date="2025-07-01T19:19:00Z">
                  <w:rPr>
                    <w:ins w:id="5082" w:author="Felix Pascal (felixpas)" w:date="2025-07-01T19:19:00Z"/>
                    <w:rFonts w:ascii="Calibri" w:hAnsi="Calibri" w:cs="Calibri"/>
                    <w:color w:val="000000"/>
                  </w:rPr>
                </w:rPrChange>
              </w:rPr>
            </w:pPr>
            <w:ins w:id="5083" w:author="Felix Pascal (felixpas)" w:date="2025-07-01T19:19:00Z">
              <w:r w:rsidRPr="00C76A19">
                <w:rPr>
                  <w:rPrChange w:id="5084" w:author="Felix Pascal (felixpas)" w:date="2025-07-01T19:19:00Z">
                    <w:rPr>
                      <w:rFonts w:ascii="Calibri" w:hAnsi="Calibri" w:cs="Calibri"/>
                      <w:color w:val="000000"/>
                    </w:rPr>
                  </w:rPrChange>
                </w:rPr>
                <w:t>increasing</w:t>
              </w:r>
            </w:ins>
          </w:p>
        </w:tc>
        <w:tc>
          <w:tcPr>
            <w:tcW w:w="850" w:type="dxa"/>
            <w:noWrap/>
            <w:hideMark/>
            <w:tcPrChange w:id="5085" w:author="Felix Pascal (felixpas)" w:date="2025-07-01T19:33:00Z">
              <w:tcPr>
                <w:tcW w:w="900" w:type="dxa"/>
                <w:noWrap/>
                <w:hideMark/>
              </w:tcPr>
            </w:tcPrChange>
          </w:tcPr>
          <w:p w14:paraId="70B3299A" w14:textId="77777777" w:rsidR="00C76A19" w:rsidRPr="00C76A19" w:rsidRDefault="00C76A19" w:rsidP="00C76A19">
            <w:pPr>
              <w:rPr>
                <w:ins w:id="5086" w:author="Felix Pascal (felixpas)" w:date="2025-07-01T19:19:00Z"/>
                <w:rPrChange w:id="5087" w:author="Felix Pascal (felixpas)" w:date="2025-07-01T19:19:00Z">
                  <w:rPr>
                    <w:ins w:id="5088" w:author="Felix Pascal (felixpas)" w:date="2025-07-01T19:19:00Z"/>
                    <w:rFonts w:ascii="Calibri" w:hAnsi="Calibri" w:cs="Calibri"/>
                    <w:color w:val="000000"/>
                  </w:rPr>
                </w:rPrChange>
              </w:rPr>
              <w:pPrChange w:id="5089" w:author="Felix Pascal (felixpas)" w:date="2025-07-01T19:19:00Z">
                <w:pPr>
                  <w:jc w:val="right"/>
                </w:pPr>
              </w:pPrChange>
            </w:pPr>
            <w:ins w:id="5090" w:author="Felix Pascal (felixpas)" w:date="2025-07-01T19:19:00Z">
              <w:r w:rsidRPr="00C76A19">
                <w:rPr>
                  <w:rPrChange w:id="5091" w:author="Felix Pascal (felixpas)" w:date="2025-07-01T19:19:00Z">
                    <w:rPr>
                      <w:rFonts w:ascii="Calibri" w:hAnsi="Calibri" w:cs="Calibri"/>
                      <w:color w:val="000000"/>
                    </w:rPr>
                  </w:rPrChange>
                </w:rPr>
                <w:t>19</w:t>
              </w:r>
            </w:ins>
          </w:p>
        </w:tc>
      </w:tr>
      <w:tr w:rsidR="00D247C6" w:rsidRPr="00D247C6" w14:paraId="506689E4" w14:textId="77777777" w:rsidTr="00D247C6">
        <w:tblPrEx>
          <w:tblPrExChange w:id="5092" w:author="Felix Pascal (felixpas)" w:date="2025-07-01T19:33:00Z">
            <w:tblPrEx>
              <w:tblW w:w="9067" w:type="dxa"/>
            </w:tblPrEx>
          </w:tblPrExChange>
        </w:tblPrEx>
        <w:trPr>
          <w:trHeight w:val="288"/>
          <w:ins w:id="5093" w:author="Felix Pascal (felixpas)" w:date="2025-07-01T19:19:00Z"/>
          <w:trPrChange w:id="5094" w:author="Felix Pascal (felixpas)" w:date="2025-07-01T19:33:00Z">
            <w:trPr>
              <w:trHeight w:val="288"/>
            </w:trPr>
          </w:trPrChange>
        </w:trPr>
        <w:tc>
          <w:tcPr>
            <w:tcW w:w="3256" w:type="dxa"/>
            <w:noWrap/>
            <w:hideMark/>
            <w:tcPrChange w:id="5095" w:author="Felix Pascal (felixpas)" w:date="2025-07-01T19:33:00Z">
              <w:tcPr>
                <w:tcW w:w="2940" w:type="dxa"/>
                <w:noWrap/>
                <w:hideMark/>
              </w:tcPr>
            </w:tcPrChange>
          </w:tcPr>
          <w:p w14:paraId="2A24836B" w14:textId="77777777" w:rsidR="00C76A19" w:rsidRPr="00C76A19" w:rsidRDefault="00C76A19">
            <w:pPr>
              <w:rPr>
                <w:ins w:id="5096" w:author="Felix Pascal (felixpas)" w:date="2025-07-01T19:19:00Z"/>
                <w:rPrChange w:id="5097" w:author="Felix Pascal (felixpas)" w:date="2025-07-01T19:19:00Z">
                  <w:rPr>
                    <w:ins w:id="5098" w:author="Felix Pascal (felixpas)" w:date="2025-07-01T19:19:00Z"/>
                    <w:rFonts w:ascii="Calibri" w:hAnsi="Calibri" w:cs="Calibri"/>
                    <w:color w:val="000000"/>
                  </w:rPr>
                </w:rPrChange>
              </w:rPr>
            </w:pPr>
            <w:ins w:id="5099" w:author="Felix Pascal (felixpas)" w:date="2025-07-01T19:19:00Z">
              <w:r w:rsidRPr="00C76A19">
                <w:rPr>
                  <w:rPrChange w:id="5100" w:author="Felix Pascal (felixpas)" w:date="2025-07-01T19:19:00Z">
                    <w:rPr>
                      <w:rFonts w:ascii="Calibri" w:hAnsi="Calibri" w:cs="Calibri"/>
                      <w:color w:val="000000"/>
                    </w:rPr>
                  </w:rPrChange>
                </w:rPr>
                <w:t xml:space="preserve">Salvia </w:t>
              </w:r>
              <w:proofErr w:type="spellStart"/>
              <w:r w:rsidRPr="00C76A19">
                <w:rPr>
                  <w:rPrChange w:id="5101" w:author="Felix Pascal (felixpas)" w:date="2025-07-01T19:19:00Z">
                    <w:rPr>
                      <w:rFonts w:ascii="Calibri" w:hAnsi="Calibri" w:cs="Calibri"/>
                      <w:color w:val="000000"/>
                    </w:rPr>
                  </w:rPrChange>
                </w:rPr>
                <w:t>glutinosa</w:t>
              </w:r>
              <w:proofErr w:type="spellEnd"/>
            </w:ins>
          </w:p>
        </w:tc>
        <w:tc>
          <w:tcPr>
            <w:tcW w:w="1706" w:type="dxa"/>
            <w:noWrap/>
            <w:hideMark/>
            <w:tcPrChange w:id="5102" w:author="Felix Pascal (felixpas)" w:date="2025-07-01T19:33:00Z">
              <w:tcPr>
                <w:tcW w:w="2480" w:type="dxa"/>
                <w:noWrap/>
                <w:hideMark/>
              </w:tcPr>
            </w:tcPrChange>
          </w:tcPr>
          <w:p w14:paraId="55D25AC4" w14:textId="77777777" w:rsidR="00C76A19" w:rsidRPr="00C76A19" w:rsidRDefault="00C76A19" w:rsidP="00C76A19">
            <w:pPr>
              <w:rPr>
                <w:ins w:id="5103" w:author="Felix Pascal (felixpas)" w:date="2025-07-01T19:19:00Z"/>
                <w:rPrChange w:id="5104" w:author="Felix Pascal (felixpas)" w:date="2025-07-01T19:19:00Z">
                  <w:rPr>
                    <w:ins w:id="5105" w:author="Felix Pascal (felixpas)" w:date="2025-07-01T19:19:00Z"/>
                    <w:rFonts w:ascii="Calibri" w:hAnsi="Calibri" w:cs="Calibri"/>
                    <w:color w:val="000000"/>
                  </w:rPr>
                </w:rPrChange>
              </w:rPr>
              <w:pPrChange w:id="5106" w:author="Felix Pascal (felixpas)" w:date="2025-07-01T19:19:00Z">
                <w:pPr>
                  <w:jc w:val="right"/>
                </w:pPr>
              </w:pPrChange>
            </w:pPr>
            <w:ins w:id="5107" w:author="Felix Pascal (felixpas)" w:date="2025-07-01T19:19:00Z">
              <w:r w:rsidRPr="00C76A19">
                <w:rPr>
                  <w:rPrChange w:id="5108" w:author="Felix Pascal (felixpas)" w:date="2025-07-01T19:19:00Z">
                    <w:rPr>
                      <w:rFonts w:ascii="Calibri" w:hAnsi="Calibri" w:cs="Calibri"/>
                      <w:color w:val="000000"/>
                    </w:rPr>
                  </w:rPrChange>
                </w:rPr>
                <w:t>16.44987404</w:t>
              </w:r>
            </w:ins>
          </w:p>
        </w:tc>
        <w:tc>
          <w:tcPr>
            <w:tcW w:w="1696" w:type="dxa"/>
            <w:noWrap/>
            <w:hideMark/>
            <w:tcPrChange w:id="5109" w:author="Felix Pascal (felixpas)" w:date="2025-07-01T19:33:00Z">
              <w:tcPr>
                <w:tcW w:w="1387" w:type="dxa"/>
                <w:noWrap/>
                <w:hideMark/>
              </w:tcPr>
            </w:tcPrChange>
          </w:tcPr>
          <w:p w14:paraId="01F0E234" w14:textId="77777777" w:rsidR="00C76A19" w:rsidRPr="00C76A19" w:rsidRDefault="00C76A19" w:rsidP="00C76A19">
            <w:pPr>
              <w:rPr>
                <w:ins w:id="5110" w:author="Felix Pascal (felixpas)" w:date="2025-07-01T19:19:00Z"/>
                <w:rPrChange w:id="5111" w:author="Felix Pascal (felixpas)" w:date="2025-07-01T19:19:00Z">
                  <w:rPr>
                    <w:ins w:id="5112" w:author="Felix Pascal (felixpas)" w:date="2025-07-01T19:19:00Z"/>
                    <w:rFonts w:ascii="Calibri" w:hAnsi="Calibri" w:cs="Calibri"/>
                    <w:color w:val="000000"/>
                  </w:rPr>
                </w:rPrChange>
              </w:rPr>
              <w:pPrChange w:id="5113" w:author="Felix Pascal (felixpas)" w:date="2025-07-01T19:19:00Z">
                <w:pPr>
                  <w:jc w:val="right"/>
                </w:pPr>
              </w:pPrChange>
            </w:pPr>
            <w:ins w:id="5114" w:author="Felix Pascal (felixpas)" w:date="2025-07-01T19:19:00Z">
              <w:r w:rsidRPr="00C76A19">
                <w:rPr>
                  <w:rPrChange w:id="5115" w:author="Felix Pascal (felixpas)" w:date="2025-07-01T19:19:00Z">
                    <w:rPr>
                      <w:rFonts w:ascii="Calibri" w:hAnsi="Calibri" w:cs="Calibri"/>
                      <w:color w:val="000000"/>
                    </w:rPr>
                  </w:rPrChange>
                </w:rPr>
                <w:t>0.012637372</w:t>
              </w:r>
            </w:ins>
          </w:p>
        </w:tc>
        <w:tc>
          <w:tcPr>
            <w:tcW w:w="1418" w:type="dxa"/>
            <w:noWrap/>
            <w:hideMark/>
            <w:tcPrChange w:id="5116" w:author="Felix Pascal (felixpas)" w:date="2025-07-01T19:33:00Z">
              <w:tcPr>
                <w:tcW w:w="980" w:type="dxa"/>
                <w:noWrap/>
                <w:hideMark/>
              </w:tcPr>
            </w:tcPrChange>
          </w:tcPr>
          <w:p w14:paraId="1122A5EE" w14:textId="77777777" w:rsidR="00C76A19" w:rsidRPr="00C76A19" w:rsidRDefault="00C76A19">
            <w:pPr>
              <w:rPr>
                <w:ins w:id="5117" w:author="Felix Pascal (felixpas)" w:date="2025-07-01T19:19:00Z"/>
                <w:rPrChange w:id="5118" w:author="Felix Pascal (felixpas)" w:date="2025-07-01T19:19:00Z">
                  <w:rPr>
                    <w:ins w:id="5119" w:author="Felix Pascal (felixpas)" w:date="2025-07-01T19:19:00Z"/>
                    <w:rFonts w:ascii="Calibri" w:hAnsi="Calibri" w:cs="Calibri"/>
                    <w:color w:val="000000"/>
                  </w:rPr>
                </w:rPrChange>
              </w:rPr>
            </w:pPr>
            <w:ins w:id="5120" w:author="Felix Pascal (felixpas)" w:date="2025-07-01T19:19:00Z">
              <w:r w:rsidRPr="00C76A19">
                <w:rPr>
                  <w:rPrChange w:id="5121" w:author="Felix Pascal (felixpas)" w:date="2025-07-01T19:19:00Z">
                    <w:rPr>
                      <w:rFonts w:ascii="Calibri" w:hAnsi="Calibri" w:cs="Calibri"/>
                      <w:color w:val="000000"/>
                    </w:rPr>
                  </w:rPrChange>
                </w:rPr>
                <w:t>increasing</w:t>
              </w:r>
            </w:ins>
          </w:p>
        </w:tc>
        <w:tc>
          <w:tcPr>
            <w:tcW w:w="850" w:type="dxa"/>
            <w:noWrap/>
            <w:hideMark/>
            <w:tcPrChange w:id="5122" w:author="Felix Pascal (felixpas)" w:date="2025-07-01T19:33:00Z">
              <w:tcPr>
                <w:tcW w:w="1280" w:type="dxa"/>
                <w:gridSpan w:val="2"/>
                <w:noWrap/>
                <w:hideMark/>
              </w:tcPr>
            </w:tcPrChange>
          </w:tcPr>
          <w:p w14:paraId="79446869" w14:textId="77777777" w:rsidR="00C76A19" w:rsidRPr="00C76A19" w:rsidRDefault="00C76A19" w:rsidP="00C76A19">
            <w:pPr>
              <w:rPr>
                <w:ins w:id="5123" w:author="Felix Pascal (felixpas)" w:date="2025-07-01T19:19:00Z"/>
                <w:rPrChange w:id="5124" w:author="Felix Pascal (felixpas)" w:date="2025-07-01T19:19:00Z">
                  <w:rPr>
                    <w:ins w:id="5125" w:author="Felix Pascal (felixpas)" w:date="2025-07-01T19:19:00Z"/>
                    <w:rFonts w:ascii="Calibri" w:hAnsi="Calibri" w:cs="Calibri"/>
                    <w:color w:val="000000"/>
                  </w:rPr>
                </w:rPrChange>
              </w:rPr>
              <w:pPrChange w:id="5126" w:author="Felix Pascal (felixpas)" w:date="2025-07-01T19:19:00Z">
                <w:pPr>
                  <w:jc w:val="right"/>
                </w:pPr>
              </w:pPrChange>
            </w:pPr>
            <w:ins w:id="5127" w:author="Felix Pascal (felixpas)" w:date="2025-07-01T19:19:00Z">
              <w:r w:rsidRPr="00C76A19">
                <w:rPr>
                  <w:rPrChange w:id="5128" w:author="Felix Pascal (felixpas)" w:date="2025-07-01T19:19:00Z">
                    <w:rPr>
                      <w:rFonts w:ascii="Calibri" w:hAnsi="Calibri" w:cs="Calibri"/>
                      <w:color w:val="000000"/>
                    </w:rPr>
                  </w:rPrChange>
                </w:rPr>
                <w:t>32</w:t>
              </w:r>
            </w:ins>
          </w:p>
        </w:tc>
      </w:tr>
      <w:tr w:rsidR="00C76A19" w:rsidRPr="00C76A19" w14:paraId="5F738B92" w14:textId="77777777" w:rsidTr="00D247C6">
        <w:trPr>
          <w:trHeight w:val="288"/>
          <w:ins w:id="5129" w:author="Felix Pascal (felixpas)" w:date="2025-07-01T19:19:00Z"/>
          <w:trPrChange w:id="5130" w:author="Felix Pascal (felixpas)" w:date="2025-07-01T19:33:00Z">
            <w:trPr>
              <w:gridAfter w:val="0"/>
              <w:trHeight w:val="288"/>
            </w:trPr>
          </w:trPrChange>
        </w:trPr>
        <w:tc>
          <w:tcPr>
            <w:tcW w:w="3256" w:type="dxa"/>
            <w:noWrap/>
            <w:hideMark/>
            <w:tcPrChange w:id="5131" w:author="Felix Pascal (felixpas)" w:date="2025-07-01T19:33:00Z">
              <w:tcPr>
                <w:tcW w:w="2940" w:type="dxa"/>
                <w:noWrap/>
                <w:hideMark/>
              </w:tcPr>
            </w:tcPrChange>
          </w:tcPr>
          <w:p w14:paraId="08C4D283" w14:textId="77777777" w:rsidR="00C76A19" w:rsidRPr="00C76A19" w:rsidRDefault="00C76A19">
            <w:pPr>
              <w:rPr>
                <w:ins w:id="5132" w:author="Felix Pascal (felixpas)" w:date="2025-07-01T19:19:00Z"/>
                <w:rPrChange w:id="5133" w:author="Felix Pascal (felixpas)" w:date="2025-07-01T19:19:00Z">
                  <w:rPr>
                    <w:ins w:id="5134" w:author="Felix Pascal (felixpas)" w:date="2025-07-01T19:19:00Z"/>
                    <w:rFonts w:ascii="Calibri" w:hAnsi="Calibri" w:cs="Calibri"/>
                    <w:color w:val="000000"/>
                  </w:rPr>
                </w:rPrChange>
              </w:rPr>
            </w:pPr>
            <w:proofErr w:type="spellStart"/>
            <w:ins w:id="5135" w:author="Felix Pascal (felixpas)" w:date="2025-07-01T19:19:00Z">
              <w:r w:rsidRPr="00C76A19">
                <w:rPr>
                  <w:rPrChange w:id="5136" w:author="Felix Pascal (felixpas)" w:date="2025-07-01T19:19:00Z">
                    <w:rPr>
                      <w:rFonts w:ascii="Calibri" w:hAnsi="Calibri" w:cs="Calibri"/>
                      <w:color w:val="000000"/>
                    </w:rPr>
                  </w:rPrChange>
                </w:rPr>
                <w:t>Minuartia</w:t>
              </w:r>
              <w:proofErr w:type="spellEnd"/>
              <w:r w:rsidRPr="00C76A19">
                <w:rPr>
                  <w:rPrChange w:id="5137" w:author="Felix Pascal (felixpas)" w:date="2025-07-01T19:19:00Z">
                    <w:rPr>
                      <w:rFonts w:ascii="Calibri" w:hAnsi="Calibri" w:cs="Calibri"/>
                      <w:color w:val="000000"/>
                    </w:rPr>
                  </w:rPrChange>
                </w:rPr>
                <w:t xml:space="preserve"> </w:t>
              </w:r>
              <w:proofErr w:type="spellStart"/>
              <w:r w:rsidRPr="00C76A19">
                <w:rPr>
                  <w:rPrChange w:id="5138" w:author="Felix Pascal (felixpas)" w:date="2025-07-01T19:19:00Z">
                    <w:rPr>
                      <w:rFonts w:ascii="Calibri" w:hAnsi="Calibri" w:cs="Calibri"/>
                      <w:color w:val="000000"/>
                    </w:rPr>
                  </w:rPrChange>
                </w:rPr>
                <w:t>sedoides</w:t>
              </w:r>
              <w:proofErr w:type="spellEnd"/>
            </w:ins>
          </w:p>
        </w:tc>
        <w:tc>
          <w:tcPr>
            <w:tcW w:w="1706" w:type="dxa"/>
            <w:noWrap/>
            <w:hideMark/>
            <w:tcPrChange w:id="5139" w:author="Felix Pascal (felixpas)" w:date="2025-07-01T19:33:00Z">
              <w:tcPr>
                <w:tcW w:w="2480" w:type="dxa"/>
                <w:noWrap/>
                <w:hideMark/>
              </w:tcPr>
            </w:tcPrChange>
          </w:tcPr>
          <w:p w14:paraId="01CCA789" w14:textId="77777777" w:rsidR="00C76A19" w:rsidRPr="00C76A19" w:rsidRDefault="00C76A19" w:rsidP="00C76A19">
            <w:pPr>
              <w:rPr>
                <w:ins w:id="5140" w:author="Felix Pascal (felixpas)" w:date="2025-07-01T19:19:00Z"/>
                <w:rPrChange w:id="5141" w:author="Felix Pascal (felixpas)" w:date="2025-07-01T19:19:00Z">
                  <w:rPr>
                    <w:ins w:id="5142" w:author="Felix Pascal (felixpas)" w:date="2025-07-01T19:19:00Z"/>
                    <w:rFonts w:ascii="Calibri" w:hAnsi="Calibri" w:cs="Calibri"/>
                    <w:color w:val="000000"/>
                  </w:rPr>
                </w:rPrChange>
              </w:rPr>
              <w:pPrChange w:id="5143" w:author="Felix Pascal (felixpas)" w:date="2025-07-01T19:19:00Z">
                <w:pPr>
                  <w:jc w:val="right"/>
                </w:pPr>
              </w:pPrChange>
            </w:pPr>
            <w:ins w:id="5144" w:author="Felix Pascal (felixpas)" w:date="2025-07-01T19:19:00Z">
              <w:r w:rsidRPr="00C76A19">
                <w:rPr>
                  <w:rPrChange w:id="5145" w:author="Felix Pascal (felixpas)" w:date="2025-07-01T19:19:00Z">
                    <w:rPr>
                      <w:rFonts w:ascii="Calibri" w:hAnsi="Calibri" w:cs="Calibri"/>
                      <w:color w:val="000000"/>
                    </w:rPr>
                  </w:rPrChange>
                </w:rPr>
                <w:t>15.84359241</w:t>
              </w:r>
            </w:ins>
          </w:p>
        </w:tc>
        <w:tc>
          <w:tcPr>
            <w:tcW w:w="1696" w:type="dxa"/>
            <w:noWrap/>
            <w:hideMark/>
            <w:tcPrChange w:id="5146" w:author="Felix Pascal (felixpas)" w:date="2025-07-01T19:33:00Z">
              <w:tcPr>
                <w:tcW w:w="1300" w:type="dxa"/>
                <w:noWrap/>
                <w:hideMark/>
              </w:tcPr>
            </w:tcPrChange>
          </w:tcPr>
          <w:p w14:paraId="2343F23C" w14:textId="77777777" w:rsidR="00C76A19" w:rsidRPr="00C76A19" w:rsidRDefault="00C76A19" w:rsidP="00C76A19">
            <w:pPr>
              <w:rPr>
                <w:ins w:id="5147" w:author="Felix Pascal (felixpas)" w:date="2025-07-01T19:19:00Z"/>
                <w:rPrChange w:id="5148" w:author="Felix Pascal (felixpas)" w:date="2025-07-01T19:19:00Z">
                  <w:rPr>
                    <w:ins w:id="5149" w:author="Felix Pascal (felixpas)" w:date="2025-07-01T19:19:00Z"/>
                    <w:rFonts w:ascii="Calibri" w:hAnsi="Calibri" w:cs="Calibri"/>
                    <w:color w:val="000000"/>
                  </w:rPr>
                </w:rPrChange>
              </w:rPr>
              <w:pPrChange w:id="5150" w:author="Felix Pascal (felixpas)" w:date="2025-07-01T19:19:00Z">
                <w:pPr>
                  <w:jc w:val="right"/>
                </w:pPr>
              </w:pPrChange>
            </w:pPr>
            <w:ins w:id="5151" w:author="Felix Pascal (felixpas)" w:date="2025-07-01T19:19:00Z">
              <w:r w:rsidRPr="00C76A19">
                <w:rPr>
                  <w:rPrChange w:id="5152" w:author="Felix Pascal (felixpas)" w:date="2025-07-01T19:19:00Z">
                    <w:rPr>
                      <w:rFonts w:ascii="Calibri" w:hAnsi="Calibri" w:cs="Calibri"/>
                      <w:color w:val="000000"/>
                    </w:rPr>
                  </w:rPrChange>
                </w:rPr>
                <w:t>0.000113714</w:t>
              </w:r>
            </w:ins>
          </w:p>
        </w:tc>
        <w:tc>
          <w:tcPr>
            <w:tcW w:w="1418" w:type="dxa"/>
            <w:noWrap/>
            <w:hideMark/>
            <w:tcPrChange w:id="5153" w:author="Felix Pascal (felixpas)" w:date="2025-07-01T19:33:00Z">
              <w:tcPr>
                <w:tcW w:w="980" w:type="dxa"/>
                <w:noWrap/>
                <w:hideMark/>
              </w:tcPr>
            </w:tcPrChange>
          </w:tcPr>
          <w:p w14:paraId="00B0BBDF" w14:textId="77777777" w:rsidR="00C76A19" w:rsidRPr="00C76A19" w:rsidRDefault="00C76A19">
            <w:pPr>
              <w:rPr>
                <w:ins w:id="5154" w:author="Felix Pascal (felixpas)" w:date="2025-07-01T19:19:00Z"/>
                <w:rPrChange w:id="5155" w:author="Felix Pascal (felixpas)" w:date="2025-07-01T19:19:00Z">
                  <w:rPr>
                    <w:ins w:id="5156" w:author="Felix Pascal (felixpas)" w:date="2025-07-01T19:19:00Z"/>
                    <w:rFonts w:ascii="Calibri" w:hAnsi="Calibri" w:cs="Calibri"/>
                    <w:color w:val="000000"/>
                  </w:rPr>
                </w:rPrChange>
              </w:rPr>
            </w:pPr>
            <w:ins w:id="5157" w:author="Felix Pascal (felixpas)" w:date="2025-07-01T19:19:00Z">
              <w:r w:rsidRPr="00C76A19">
                <w:rPr>
                  <w:rPrChange w:id="5158" w:author="Felix Pascal (felixpas)" w:date="2025-07-01T19:19:00Z">
                    <w:rPr>
                      <w:rFonts w:ascii="Calibri" w:hAnsi="Calibri" w:cs="Calibri"/>
                      <w:color w:val="000000"/>
                    </w:rPr>
                  </w:rPrChange>
                </w:rPr>
                <w:t>increasing</w:t>
              </w:r>
            </w:ins>
          </w:p>
        </w:tc>
        <w:tc>
          <w:tcPr>
            <w:tcW w:w="850" w:type="dxa"/>
            <w:noWrap/>
            <w:hideMark/>
            <w:tcPrChange w:id="5159" w:author="Felix Pascal (felixpas)" w:date="2025-07-01T19:33:00Z">
              <w:tcPr>
                <w:tcW w:w="900" w:type="dxa"/>
                <w:noWrap/>
                <w:hideMark/>
              </w:tcPr>
            </w:tcPrChange>
          </w:tcPr>
          <w:p w14:paraId="17241CDA" w14:textId="77777777" w:rsidR="00C76A19" w:rsidRPr="00C76A19" w:rsidRDefault="00C76A19" w:rsidP="00C76A19">
            <w:pPr>
              <w:rPr>
                <w:ins w:id="5160" w:author="Felix Pascal (felixpas)" w:date="2025-07-01T19:19:00Z"/>
                <w:rPrChange w:id="5161" w:author="Felix Pascal (felixpas)" w:date="2025-07-01T19:19:00Z">
                  <w:rPr>
                    <w:ins w:id="5162" w:author="Felix Pascal (felixpas)" w:date="2025-07-01T19:19:00Z"/>
                    <w:rFonts w:ascii="Calibri" w:hAnsi="Calibri" w:cs="Calibri"/>
                    <w:color w:val="000000"/>
                  </w:rPr>
                </w:rPrChange>
              </w:rPr>
              <w:pPrChange w:id="5163" w:author="Felix Pascal (felixpas)" w:date="2025-07-01T19:19:00Z">
                <w:pPr>
                  <w:jc w:val="right"/>
                </w:pPr>
              </w:pPrChange>
            </w:pPr>
            <w:ins w:id="5164" w:author="Felix Pascal (felixpas)" w:date="2025-07-01T19:19:00Z">
              <w:r w:rsidRPr="00C76A19">
                <w:rPr>
                  <w:rPrChange w:id="5165" w:author="Felix Pascal (felixpas)" w:date="2025-07-01T19:19:00Z">
                    <w:rPr>
                      <w:rFonts w:ascii="Calibri" w:hAnsi="Calibri" w:cs="Calibri"/>
                      <w:color w:val="000000"/>
                    </w:rPr>
                  </w:rPrChange>
                </w:rPr>
                <w:t>121</w:t>
              </w:r>
            </w:ins>
          </w:p>
        </w:tc>
      </w:tr>
      <w:tr w:rsidR="00D247C6" w:rsidRPr="00D247C6" w14:paraId="251D075A" w14:textId="77777777" w:rsidTr="00D247C6">
        <w:tblPrEx>
          <w:tblPrExChange w:id="5166" w:author="Felix Pascal (felixpas)" w:date="2025-07-01T19:33:00Z">
            <w:tblPrEx>
              <w:tblW w:w="9067" w:type="dxa"/>
            </w:tblPrEx>
          </w:tblPrExChange>
        </w:tblPrEx>
        <w:trPr>
          <w:trHeight w:val="288"/>
          <w:ins w:id="5167" w:author="Felix Pascal (felixpas)" w:date="2025-07-01T19:19:00Z"/>
          <w:trPrChange w:id="5168" w:author="Felix Pascal (felixpas)" w:date="2025-07-01T19:33:00Z">
            <w:trPr>
              <w:trHeight w:val="288"/>
            </w:trPr>
          </w:trPrChange>
        </w:trPr>
        <w:tc>
          <w:tcPr>
            <w:tcW w:w="3256" w:type="dxa"/>
            <w:noWrap/>
            <w:hideMark/>
            <w:tcPrChange w:id="5169" w:author="Felix Pascal (felixpas)" w:date="2025-07-01T19:33:00Z">
              <w:tcPr>
                <w:tcW w:w="2940" w:type="dxa"/>
                <w:noWrap/>
                <w:hideMark/>
              </w:tcPr>
            </w:tcPrChange>
          </w:tcPr>
          <w:p w14:paraId="6EBE441A" w14:textId="77777777" w:rsidR="00C76A19" w:rsidRPr="00C76A19" w:rsidRDefault="00C76A19">
            <w:pPr>
              <w:rPr>
                <w:ins w:id="5170" w:author="Felix Pascal (felixpas)" w:date="2025-07-01T19:19:00Z"/>
                <w:rPrChange w:id="5171" w:author="Felix Pascal (felixpas)" w:date="2025-07-01T19:19:00Z">
                  <w:rPr>
                    <w:ins w:id="5172" w:author="Felix Pascal (felixpas)" w:date="2025-07-01T19:19:00Z"/>
                    <w:rFonts w:ascii="Calibri" w:hAnsi="Calibri" w:cs="Calibri"/>
                    <w:color w:val="000000"/>
                  </w:rPr>
                </w:rPrChange>
              </w:rPr>
            </w:pPr>
            <w:proofErr w:type="spellStart"/>
            <w:ins w:id="5173" w:author="Felix Pascal (felixpas)" w:date="2025-07-01T19:19:00Z">
              <w:r w:rsidRPr="00C76A19">
                <w:rPr>
                  <w:rPrChange w:id="5174" w:author="Felix Pascal (felixpas)" w:date="2025-07-01T19:19:00Z">
                    <w:rPr>
                      <w:rFonts w:ascii="Calibri" w:hAnsi="Calibri" w:cs="Calibri"/>
                      <w:color w:val="000000"/>
                    </w:rPr>
                  </w:rPrChange>
                </w:rPr>
                <w:t>Digitaria</w:t>
              </w:r>
              <w:proofErr w:type="spellEnd"/>
              <w:r w:rsidRPr="00C76A19">
                <w:rPr>
                  <w:rPrChange w:id="5175" w:author="Felix Pascal (felixpas)" w:date="2025-07-01T19:19:00Z">
                    <w:rPr>
                      <w:rFonts w:ascii="Calibri" w:hAnsi="Calibri" w:cs="Calibri"/>
                      <w:color w:val="000000"/>
                    </w:rPr>
                  </w:rPrChange>
                </w:rPr>
                <w:t xml:space="preserve"> </w:t>
              </w:r>
              <w:proofErr w:type="spellStart"/>
              <w:r w:rsidRPr="00C76A19">
                <w:rPr>
                  <w:rPrChange w:id="5176" w:author="Felix Pascal (felixpas)" w:date="2025-07-01T19:19:00Z">
                    <w:rPr>
                      <w:rFonts w:ascii="Calibri" w:hAnsi="Calibri" w:cs="Calibri"/>
                      <w:color w:val="000000"/>
                    </w:rPr>
                  </w:rPrChange>
                </w:rPr>
                <w:t>sanguinalis</w:t>
              </w:r>
              <w:proofErr w:type="spellEnd"/>
              <w:r w:rsidRPr="00C76A19">
                <w:rPr>
                  <w:rPrChange w:id="5177" w:author="Felix Pascal (felixpas)" w:date="2025-07-01T19:19:00Z">
                    <w:rPr>
                      <w:rFonts w:ascii="Calibri" w:hAnsi="Calibri" w:cs="Calibri"/>
                      <w:color w:val="000000"/>
                    </w:rPr>
                  </w:rPrChange>
                </w:rPr>
                <w:t xml:space="preserve"> </w:t>
              </w:r>
              <w:proofErr w:type="spellStart"/>
              <w:r w:rsidRPr="00C76A19">
                <w:rPr>
                  <w:rPrChange w:id="5178" w:author="Felix Pascal (felixpas)" w:date="2025-07-01T19:19:00Z">
                    <w:rPr>
                      <w:rFonts w:ascii="Calibri" w:hAnsi="Calibri" w:cs="Calibri"/>
                      <w:color w:val="000000"/>
                    </w:rPr>
                  </w:rPrChange>
                </w:rPr>
                <w:t>aggr</w:t>
              </w:r>
              <w:proofErr w:type="spellEnd"/>
              <w:r w:rsidRPr="00C76A19">
                <w:rPr>
                  <w:rPrChange w:id="5179" w:author="Felix Pascal (felixpas)" w:date="2025-07-01T19:19:00Z">
                    <w:rPr>
                      <w:rFonts w:ascii="Calibri" w:hAnsi="Calibri" w:cs="Calibri"/>
                      <w:color w:val="000000"/>
                    </w:rPr>
                  </w:rPrChange>
                </w:rPr>
                <w:t>.</w:t>
              </w:r>
            </w:ins>
          </w:p>
        </w:tc>
        <w:tc>
          <w:tcPr>
            <w:tcW w:w="1706" w:type="dxa"/>
            <w:noWrap/>
            <w:hideMark/>
            <w:tcPrChange w:id="5180" w:author="Felix Pascal (felixpas)" w:date="2025-07-01T19:33:00Z">
              <w:tcPr>
                <w:tcW w:w="2480" w:type="dxa"/>
                <w:noWrap/>
                <w:hideMark/>
              </w:tcPr>
            </w:tcPrChange>
          </w:tcPr>
          <w:p w14:paraId="14479CB9" w14:textId="77777777" w:rsidR="00C76A19" w:rsidRPr="00C76A19" w:rsidRDefault="00C76A19" w:rsidP="00C76A19">
            <w:pPr>
              <w:rPr>
                <w:ins w:id="5181" w:author="Felix Pascal (felixpas)" w:date="2025-07-01T19:19:00Z"/>
                <w:rPrChange w:id="5182" w:author="Felix Pascal (felixpas)" w:date="2025-07-01T19:19:00Z">
                  <w:rPr>
                    <w:ins w:id="5183" w:author="Felix Pascal (felixpas)" w:date="2025-07-01T19:19:00Z"/>
                    <w:rFonts w:ascii="Calibri" w:hAnsi="Calibri" w:cs="Calibri"/>
                    <w:color w:val="000000"/>
                  </w:rPr>
                </w:rPrChange>
              </w:rPr>
              <w:pPrChange w:id="5184" w:author="Felix Pascal (felixpas)" w:date="2025-07-01T19:19:00Z">
                <w:pPr>
                  <w:jc w:val="right"/>
                </w:pPr>
              </w:pPrChange>
            </w:pPr>
            <w:ins w:id="5185" w:author="Felix Pascal (felixpas)" w:date="2025-07-01T19:19:00Z">
              <w:r w:rsidRPr="00C76A19">
                <w:rPr>
                  <w:rPrChange w:id="5186" w:author="Felix Pascal (felixpas)" w:date="2025-07-01T19:19:00Z">
                    <w:rPr>
                      <w:rFonts w:ascii="Calibri" w:hAnsi="Calibri" w:cs="Calibri"/>
                      <w:color w:val="000000"/>
                    </w:rPr>
                  </w:rPrChange>
                </w:rPr>
                <w:t>15.72549744</w:t>
              </w:r>
            </w:ins>
          </w:p>
        </w:tc>
        <w:tc>
          <w:tcPr>
            <w:tcW w:w="1696" w:type="dxa"/>
            <w:noWrap/>
            <w:hideMark/>
            <w:tcPrChange w:id="5187" w:author="Felix Pascal (felixpas)" w:date="2025-07-01T19:33:00Z">
              <w:tcPr>
                <w:tcW w:w="1387" w:type="dxa"/>
                <w:noWrap/>
                <w:hideMark/>
              </w:tcPr>
            </w:tcPrChange>
          </w:tcPr>
          <w:p w14:paraId="1A5421AD" w14:textId="77777777" w:rsidR="00C76A19" w:rsidRPr="00C76A19" w:rsidRDefault="00C76A19" w:rsidP="00C76A19">
            <w:pPr>
              <w:rPr>
                <w:ins w:id="5188" w:author="Felix Pascal (felixpas)" w:date="2025-07-01T19:19:00Z"/>
                <w:rPrChange w:id="5189" w:author="Felix Pascal (felixpas)" w:date="2025-07-01T19:19:00Z">
                  <w:rPr>
                    <w:ins w:id="5190" w:author="Felix Pascal (felixpas)" w:date="2025-07-01T19:19:00Z"/>
                    <w:rFonts w:ascii="Calibri" w:hAnsi="Calibri" w:cs="Calibri"/>
                    <w:color w:val="000000"/>
                  </w:rPr>
                </w:rPrChange>
              </w:rPr>
              <w:pPrChange w:id="5191" w:author="Felix Pascal (felixpas)" w:date="2025-07-01T19:19:00Z">
                <w:pPr>
                  <w:jc w:val="right"/>
                </w:pPr>
              </w:pPrChange>
            </w:pPr>
            <w:ins w:id="5192" w:author="Felix Pascal (felixpas)" w:date="2025-07-01T19:19:00Z">
              <w:r w:rsidRPr="00C76A19">
                <w:rPr>
                  <w:rPrChange w:id="5193" w:author="Felix Pascal (felixpas)" w:date="2025-07-01T19:19:00Z">
                    <w:rPr>
                      <w:rFonts w:ascii="Calibri" w:hAnsi="Calibri" w:cs="Calibri"/>
                      <w:color w:val="000000"/>
                    </w:rPr>
                  </w:rPrChange>
                </w:rPr>
                <w:t>2.26098E-11</w:t>
              </w:r>
            </w:ins>
          </w:p>
        </w:tc>
        <w:tc>
          <w:tcPr>
            <w:tcW w:w="1418" w:type="dxa"/>
            <w:noWrap/>
            <w:hideMark/>
            <w:tcPrChange w:id="5194" w:author="Felix Pascal (felixpas)" w:date="2025-07-01T19:33:00Z">
              <w:tcPr>
                <w:tcW w:w="980" w:type="dxa"/>
                <w:noWrap/>
                <w:hideMark/>
              </w:tcPr>
            </w:tcPrChange>
          </w:tcPr>
          <w:p w14:paraId="289CB3BB" w14:textId="77777777" w:rsidR="00C76A19" w:rsidRPr="00C76A19" w:rsidRDefault="00C76A19">
            <w:pPr>
              <w:rPr>
                <w:ins w:id="5195" w:author="Felix Pascal (felixpas)" w:date="2025-07-01T19:19:00Z"/>
                <w:rPrChange w:id="5196" w:author="Felix Pascal (felixpas)" w:date="2025-07-01T19:19:00Z">
                  <w:rPr>
                    <w:ins w:id="5197" w:author="Felix Pascal (felixpas)" w:date="2025-07-01T19:19:00Z"/>
                    <w:rFonts w:ascii="Calibri" w:hAnsi="Calibri" w:cs="Calibri"/>
                    <w:color w:val="000000"/>
                  </w:rPr>
                </w:rPrChange>
              </w:rPr>
            </w:pPr>
            <w:ins w:id="5198" w:author="Felix Pascal (felixpas)" w:date="2025-07-01T19:19:00Z">
              <w:r w:rsidRPr="00C76A19">
                <w:rPr>
                  <w:rPrChange w:id="5199" w:author="Felix Pascal (felixpas)" w:date="2025-07-01T19:19:00Z">
                    <w:rPr>
                      <w:rFonts w:ascii="Calibri" w:hAnsi="Calibri" w:cs="Calibri"/>
                      <w:color w:val="000000"/>
                    </w:rPr>
                  </w:rPrChange>
                </w:rPr>
                <w:t>increasing</w:t>
              </w:r>
            </w:ins>
          </w:p>
        </w:tc>
        <w:tc>
          <w:tcPr>
            <w:tcW w:w="850" w:type="dxa"/>
            <w:noWrap/>
            <w:hideMark/>
            <w:tcPrChange w:id="5200" w:author="Felix Pascal (felixpas)" w:date="2025-07-01T19:33:00Z">
              <w:tcPr>
                <w:tcW w:w="1280" w:type="dxa"/>
                <w:gridSpan w:val="2"/>
                <w:noWrap/>
                <w:hideMark/>
              </w:tcPr>
            </w:tcPrChange>
          </w:tcPr>
          <w:p w14:paraId="1EA7C428" w14:textId="77777777" w:rsidR="00C76A19" w:rsidRPr="00C76A19" w:rsidRDefault="00C76A19" w:rsidP="00C76A19">
            <w:pPr>
              <w:rPr>
                <w:ins w:id="5201" w:author="Felix Pascal (felixpas)" w:date="2025-07-01T19:19:00Z"/>
                <w:rPrChange w:id="5202" w:author="Felix Pascal (felixpas)" w:date="2025-07-01T19:19:00Z">
                  <w:rPr>
                    <w:ins w:id="5203" w:author="Felix Pascal (felixpas)" w:date="2025-07-01T19:19:00Z"/>
                    <w:rFonts w:ascii="Calibri" w:hAnsi="Calibri" w:cs="Calibri"/>
                    <w:color w:val="000000"/>
                  </w:rPr>
                </w:rPrChange>
              </w:rPr>
              <w:pPrChange w:id="5204" w:author="Felix Pascal (felixpas)" w:date="2025-07-01T19:19:00Z">
                <w:pPr>
                  <w:jc w:val="right"/>
                </w:pPr>
              </w:pPrChange>
            </w:pPr>
            <w:ins w:id="5205" w:author="Felix Pascal (felixpas)" w:date="2025-07-01T19:19:00Z">
              <w:r w:rsidRPr="00C76A19">
                <w:rPr>
                  <w:rPrChange w:id="5206" w:author="Felix Pascal (felixpas)" w:date="2025-07-01T19:19:00Z">
                    <w:rPr>
                      <w:rFonts w:ascii="Calibri" w:hAnsi="Calibri" w:cs="Calibri"/>
                      <w:color w:val="000000"/>
                    </w:rPr>
                  </w:rPrChange>
                </w:rPr>
                <w:t>143</w:t>
              </w:r>
            </w:ins>
          </w:p>
        </w:tc>
      </w:tr>
      <w:tr w:rsidR="00C76A19" w:rsidRPr="00C76A19" w14:paraId="50A3232C" w14:textId="77777777" w:rsidTr="00D247C6">
        <w:trPr>
          <w:trHeight w:val="288"/>
          <w:ins w:id="5207" w:author="Felix Pascal (felixpas)" w:date="2025-07-01T19:19:00Z"/>
          <w:trPrChange w:id="5208" w:author="Felix Pascal (felixpas)" w:date="2025-07-01T19:33:00Z">
            <w:trPr>
              <w:gridAfter w:val="0"/>
              <w:trHeight w:val="288"/>
            </w:trPr>
          </w:trPrChange>
        </w:trPr>
        <w:tc>
          <w:tcPr>
            <w:tcW w:w="3256" w:type="dxa"/>
            <w:noWrap/>
            <w:hideMark/>
            <w:tcPrChange w:id="5209" w:author="Felix Pascal (felixpas)" w:date="2025-07-01T19:33:00Z">
              <w:tcPr>
                <w:tcW w:w="2940" w:type="dxa"/>
                <w:noWrap/>
                <w:hideMark/>
              </w:tcPr>
            </w:tcPrChange>
          </w:tcPr>
          <w:p w14:paraId="65AFD2D9" w14:textId="77777777" w:rsidR="00C76A19" w:rsidRPr="00C76A19" w:rsidRDefault="00C76A19">
            <w:pPr>
              <w:rPr>
                <w:ins w:id="5210" w:author="Felix Pascal (felixpas)" w:date="2025-07-01T19:19:00Z"/>
                <w:rPrChange w:id="5211" w:author="Felix Pascal (felixpas)" w:date="2025-07-01T19:19:00Z">
                  <w:rPr>
                    <w:ins w:id="5212" w:author="Felix Pascal (felixpas)" w:date="2025-07-01T19:19:00Z"/>
                    <w:rFonts w:ascii="Calibri" w:hAnsi="Calibri" w:cs="Calibri"/>
                    <w:color w:val="000000"/>
                  </w:rPr>
                </w:rPrChange>
              </w:rPr>
            </w:pPr>
            <w:ins w:id="5213" w:author="Felix Pascal (felixpas)" w:date="2025-07-01T19:19:00Z">
              <w:r w:rsidRPr="00C76A19">
                <w:rPr>
                  <w:rPrChange w:id="5214" w:author="Felix Pascal (felixpas)" w:date="2025-07-01T19:19:00Z">
                    <w:rPr>
                      <w:rFonts w:ascii="Calibri" w:hAnsi="Calibri" w:cs="Calibri"/>
                      <w:color w:val="000000"/>
                    </w:rPr>
                  </w:rPrChange>
                </w:rPr>
                <w:t xml:space="preserve">Impatiens </w:t>
              </w:r>
              <w:proofErr w:type="spellStart"/>
              <w:r w:rsidRPr="00C76A19">
                <w:rPr>
                  <w:rPrChange w:id="5215" w:author="Felix Pascal (felixpas)" w:date="2025-07-01T19:19:00Z">
                    <w:rPr>
                      <w:rFonts w:ascii="Calibri" w:hAnsi="Calibri" w:cs="Calibri"/>
                      <w:color w:val="000000"/>
                    </w:rPr>
                  </w:rPrChange>
                </w:rPr>
                <w:t>glandulifera</w:t>
              </w:r>
              <w:proofErr w:type="spellEnd"/>
            </w:ins>
          </w:p>
        </w:tc>
        <w:tc>
          <w:tcPr>
            <w:tcW w:w="1706" w:type="dxa"/>
            <w:noWrap/>
            <w:hideMark/>
            <w:tcPrChange w:id="5216" w:author="Felix Pascal (felixpas)" w:date="2025-07-01T19:33:00Z">
              <w:tcPr>
                <w:tcW w:w="2480" w:type="dxa"/>
                <w:noWrap/>
                <w:hideMark/>
              </w:tcPr>
            </w:tcPrChange>
          </w:tcPr>
          <w:p w14:paraId="2538AFCB" w14:textId="77777777" w:rsidR="00C76A19" w:rsidRPr="00C76A19" w:rsidRDefault="00C76A19" w:rsidP="00C76A19">
            <w:pPr>
              <w:rPr>
                <w:ins w:id="5217" w:author="Felix Pascal (felixpas)" w:date="2025-07-01T19:19:00Z"/>
                <w:rPrChange w:id="5218" w:author="Felix Pascal (felixpas)" w:date="2025-07-01T19:19:00Z">
                  <w:rPr>
                    <w:ins w:id="5219" w:author="Felix Pascal (felixpas)" w:date="2025-07-01T19:19:00Z"/>
                    <w:rFonts w:ascii="Calibri" w:hAnsi="Calibri" w:cs="Calibri"/>
                    <w:color w:val="000000"/>
                  </w:rPr>
                </w:rPrChange>
              </w:rPr>
              <w:pPrChange w:id="5220" w:author="Felix Pascal (felixpas)" w:date="2025-07-01T19:19:00Z">
                <w:pPr>
                  <w:jc w:val="right"/>
                </w:pPr>
              </w:pPrChange>
            </w:pPr>
            <w:ins w:id="5221" w:author="Felix Pascal (felixpas)" w:date="2025-07-01T19:19:00Z">
              <w:r w:rsidRPr="00C76A19">
                <w:rPr>
                  <w:rPrChange w:id="5222" w:author="Felix Pascal (felixpas)" w:date="2025-07-01T19:19:00Z">
                    <w:rPr>
                      <w:rFonts w:ascii="Calibri" w:hAnsi="Calibri" w:cs="Calibri"/>
                      <w:color w:val="000000"/>
                    </w:rPr>
                  </w:rPrChange>
                </w:rPr>
                <w:t>15.52081973</w:t>
              </w:r>
            </w:ins>
          </w:p>
        </w:tc>
        <w:tc>
          <w:tcPr>
            <w:tcW w:w="1696" w:type="dxa"/>
            <w:noWrap/>
            <w:hideMark/>
            <w:tcPrChange w:id="5223" w:author="Felix Pascal (felixpas)" w:date="2025-07-01T19:33:00Z">
              <w:tcPr>
                <w:tcW w:w="1300" w:type="dxa"/>
                <w:noWrap/>
                <w:hideMark/>
              </w:tcPr>
            </w:tcPrChange>
          </w:tcPr>
          <w:p w14:paraId="0ABCB3E0" w14:textId="77777777" w:rsidR="00C76A19" w:rsidRPr="00C76A19" w:rsidRDefault="00C76A19" w:rsidP="00C76A19">
            <w:pPr>
              <w:rPr>
                <w:ins w:id="5224" w:author="Felix Pascal (felixpas)" w:date="2025-07-01T19:19:00Z"/>
                <w:rPrChange w:id="5225" w:author="Felix Pascal (felixpas)" w:date="2025-07-01T19:19:00Z">
                  <w:rPr>
                    <w:ins w:id="5226" w:author="Felix Pascal (felixpas)" w:date="2025-07-01T19:19:00Z"/>
                    <w:rFonts w:ascii="Calibri" w:hAnsi="Calibri" w:cs="Calibri"/>
                    <w:color w:val="000000"/>
                  </w:rPr>
                </w:rPrChange>
              </w:rPr>
              <w:pPrChange w:id="5227" w:author="Felix Pascal (felixpas)" w:date="2025-07-01T19:19:00Z">
                <w:pPr>
                  <w:jc w:val="right"/>
                </w:pPr>
              </w:pPrChange>
            </w:pPr>
            <w:ins w:id="5228" w:author="Felix Pascal (felixpas)" w:date="2025-07-01T19:19:00Z">
              <w:r w:rsidRPr="00C76A19">
                <w:rPr>
                  <w:rPrChange w:id="5229" w:author="Felix Pascal (felixpas)" w:date="2025-07-01T19:19:00Z">
                    <w:rPr>
                      <w:rFonts w:ascii="Calibri" w:hAnsi="Calibri" w:cs="Calibri"/>
                      <w:color w:val="000000"/>
                    </w:rPr>
                  </w:rPrChange>
                </w:rPr>
                <w:t>0.019501248</w:t>
              </w:r>
            </w:ins>
          </w:p>
        </w:tc>
        <w:tc>
          <w:tcPr>
            <w:tcW w:w="1418" w:type="dxa"/>
            <w:noWrap/>
            <w:hideMark/>
            <w:tcPrChange w:id="5230" w:author="Felix Pascal (felixpas)" w:date="2025-07-01T19:33:00Z">
              <w:tcPr>
                <w:tcW w:w="980" w:type="dxa"/>
                <w:noWrap/>
                <w:hideMark/>
              </w:tcPr>
            </w:tcPrChange>
          </w:tcPr>
          <w:p w14:paraId="044D438A" w14:textId="77777777" w:rsidR="00C76A19" w:rsidRPr="00C76A19" w:rsidRDefault="00C76A19">
            <w:pPr>
              <w:rPr>
                <w:ins w:id="5231" w:author="Felix Pascal (felixpas)" w:date="2025-07-01T19:19:00Z"/>
                <w:rPrChange w:id="5232" w:author="Felix Pascal (felixpas)" w:date="2025-07-01T19:19:00Z">
                  <w:rPr>
                    <w:ins w:id="5233" w:author="Felix Pascal (felixpas)" w:date="2025-07-01T19:19:00Z"/>
                    <w:rFonts w:ascii="Calibri" w:hAnsi="Calibri" w:cs="Calibri"/>
                    <w:color w:val="000000"/>
                  </w:rPr>
                </w:rPrChange>
              </w:rPr>
            </w:pPr>
            <w:ins w:id="5234" w:author="Felix Pascal (felixpas)" w:date="2025-07-01T19:19:00Z">
              <w:r w:rsidRPr="00C76A19">
                <w:rPr>
                  <w:rPrChange w:id="5235" w:author="Felix Pascal (felixpas)" w:date="2025-07-01T19:19:00Z">
                    <w:rPr>
                      <w:rFonts w:ascii="Calibri" w:hAnsi="Calibri" w:cs="Calibri"/>
                      <w:color w:val="000000"/>
                    </w:rPr>
                  </w:rPrChange>
                </w:rPr>
                <w:t>increasing</w:t>
              </w:r>
            </w:ins>
          </w:p>
        </w:tc>
        <w:tc>
          <w:tcPr>
            <w:tcW w:w="850" w:type="dxa"/>
            <w:noWrap/>
            <w:hideMark/>
            <w:tcPrChange w:id="5236" w:author="Felix Pascal (felixpas)" w:date="2025-07-01T19:33:00Z">
              <w:tcPr>
                <w:tcW w:w="900" w:type="dxa"/>
                <w:noWrap/>
                <w:hideMark/>
              </w:tcPr>
            </w:tcPrChange>
          </w:tcPr>
          <w:p w14:paraId="2324AA39" w14:textId="77777777" w:rsidR="00C76A19" w:rsidRPr="00C76A19" w:rsidRDefault="00C76A19" w:rsidP="00C76A19">
            <w:pPr>
              <w:rPr>
                <w:ins w:id="5237" w:author="Felix Pascal (felixpas)" w:date="2025-07-01T19:19:00Z"/>
                <w:rPrChange w:id="5238" w:author="Felix Pascal (felixpas)" w:date="2025-07-01T19:19:00Z">
                  <w:rPr>
                    <w:ins w:id="5239" w:author="Felix Pascal (felixpas)" w:date="2025-07-01T19:19:00Z"/>
                    <w:rFonts w:ascii="Calibri" w:hAnsi="Calibri" w:cs="Calibri"/>
                    <w:color w:val="000000"/>
                  </w:rPr>
                </w:rPrChange>
              </w:rPr>
              <w:pPrChange w:id="5240" w:author="Felix Pascal (felixpas)" w:date="2025-07-01T19:19:00Z">
                <w:pPr>
                  <w:jc w:val="right"/>
                </w:pPr>
              </w:pPrChange>
            </w:pPr>
            <w:ins w:id="5241" w:author="Felix Pascal (felixpas)" w:date="2025-07-01T19:19:00Z">
              <w:r w:rsidRPr="00C76A19">
                <w:rPr>
                  <w:rPrChange w:id="5242" w:author="Felix Pascal (felixpas)" w:date="2025-07-01T19:19:00Z">
                    <w:rPr>
                      <w:rFonts w:ascii="Calibri" w:hAnsi="Calibri" w:cs="Calibri"/>
                      <w:color w:val="000000"/>
                    </w:rPr>
                  </w:rPrChange>
                </w:rPr>
                <w:t>16</w:t>
              </w:r>
            </w:ins>
          </w:p>
        </w:tc>
      </w:tr>
      <w:tr w:rsidR="00D247C6" w:rsidRPr="00D247C6" w14:paraId="0F29C4F8" w14:textId="77777777" w:rsidTr="00D247C6">
        <w:tblPrEx>
          <w:tblPrExChange w:id="5243" w:author="Felix Pascal (felixpas)" w:date="2025-07-01T19:33:00Z">
            <w:tblPrEx>
              <w:tblW w:w="9067" w:type="dxa"/>
            </w:tblPrEx>
          </w:tblPrExChange>
        </w:tblPrEx>
        <w:trPr>
          <w:trHeight w:val="288"/>
          <w:ins w:id="5244" w:author="Felix Pascal (felixpas)" w:date="2025-07-01T19:19:00Z"/>
          <w:trPrChange w:id="5245" w:author="Felix Pascal (felixpas)" w:date="2025-07-01T19:33:00Z">
            <w:trPr>
              <w:trHeight w:val="288"/>
            </w:trPr>
          </w:trPrChange>
        </w:trPr>
        <w:tc>
          <w:tcPr>
            <w:tcW w:w="3256" w:type="dxa"/>
            <w:noWrap/>
            <w:hideMark/>
            <w:tcPrChange w:id="5246" w:author="Felix Pascal (felixpas)" w:date="2025-07-01T19:33:00Z">
              <w:tcPr>
                <w:tcW w:w="2940" w:type="dxa"/>
                <w:noWrap/>
                <w:hideMark/>
              </w:tcPr>
            </w:tcPrChange>
          </w:tcPr>
          <w:p w14:paraId="1D89405A" w14:textId="77777777" w:rsidR="00C76A19" w:rsidRPr="00C76A19" w:rsidRDefault="00C76A19">
            <w:pPr>
              <w:rPr>
                <w:ins w:id="5247" w:author="Felix Pascal (felixpas)" w:date="2025-07-01T19:19:00Z"/>
                <w:rPrChange w:id="5248" w:author="Felix Pascal (felixpas)" w:date="2025-07-01T19:19:00Z">
                  <w:rPr>
                    <w:ins w:id="5249" w:author="Felix Pascal (felixpas)" w:date="2025-07-01T19:19:00Z"/>
                    <w:rFonts w:ascii="Calibri" w:hAnsi="Calibri" w:cs="Calibri"/>
                    <w:color w:val="000000"/>
                  </w:rPr>
                </w:rPrChange>
              </w:rPr>
            </w:pPr>
            <w:ins w:id="5250" w:author="Felix Pascal (felixpas)" w:date="2025-07-01T19:19:00Z">
              <w:r w:rsidRPr="00C76A19">
                <w:rPr>
                  <w:rPrChange w:id="5251" w:author="Felix Pascal (felixpas)" w:date="2025-07-01T19:19:00Z">
                    <w:rPr>
                      <w:rFonts w:ascii="Calibri" w:hAnsi="Calibri" w:cs="Calibri"/>
                      <w:color w:val="000000"/>
                    </w:rPr>
                  </w:rPrChange>
                </w:rPr>
                <w:t xml:space="preserve">Geranium </w:t>
              </w:r>
              <w:proofErr w:type="spellStart"/>
              <w:r w:rsidRPr="00C76A19">
                <w:rPr>
                  <w:rPrChange w:id="5252" w:author="Felix Pascal (felixpas)" w:date="2025-07-01T19:19:00Z">
                    <w:rPr>
                      <w:rFonts w:ascii="Calibri" w:hAnsi="Calibri" w:cs="Calibri"/>
                      <w:color w:val="000000"/>
                    </w:rPr>
                  </w:rPrChange>
                </w:rPr>
                <w:t>dissectum</w:t>
              </w:r>
              <w:proofErr w:type="spellEnd"/>
            </w:ins>
          </w:p>
        </w:tc>
        <w:tc>
          <w:tcPr>
            <w:tcW w:w="1706" w:type="dxa"/>
            <w:noWrap/>
            <w:hideMark/>
            <w:tcPrChange w:id="5253" w:author="Felix Pascal (felixpas)" w:date="2025-07-01T19:33:00Z">
              <w:tcPr>
                <w:tcW w:w="2480" w:type="dxa"/>
                <w:noWrap/>
                <w:hideMark/>
              </w:tcPr>
            </w:tcPrChange>
          </w:tcPr>
          <w:p w14:paraId="35768FB8" w14:textId="77777777" w:rsidR="00C76A19" w:rsidRPr="00C76A19" w:rsidRDefault="00C76A19" w:rsidP="00C76A19">
            <w:pPr>
              <w:rPr>
                <w:ins w:id="5254" w:author="Felix Pascal (felixpas)" w:date="2025-07-01T19:19:00Z"/>
                <w:rPrChange w:id="5255" w:author="Felix Pascal (felixpas)" w:date="2025-07-01T19:19:00Z">
                  <w:rPr>
                    <w:ins w:id="5256" w:author="Felix Pascal (felixpas)" w:date="2025-07-01T19:19:00Z"/>
                    <w:rFonts w:ascii="Calibri" w:hAnsi="Calibri" w:cs="Calibri"/>
                    <w:color w:val="000000"/>
                  </w:rPr>
                </w:rPrChange>
              </w:rPr>
              <w:pPrChange w:id="5257" w:author="Felix Pascal (felixpas)" w:date="2025-07-01T19:19:00Z">
                <w:pPr>
                  <w:jc w:val="right"/>
                </w:pPr>
              </w:pPrChange>
            </w:pPr>
            <w:ins w:id="5258" w:author="Felix Pascal (felixpas)" w:date="2025-07-01T19:19:00Z">
              <w:r w:rsidRPr="00C76A19">
                <w:rPr>
                  <w:rPrChange w:id="5259" w:author="Felix Pascal (felixpas)" w:date="2025-07-01T19:19:00Z">
                    <w:rPr>
                      <w:rFonts w:ascii="Calibri" w:hAnsi="Calibri" w:cs="Calibri"/>
                      <w:color w:val="000000"/>
                    </w:rPr>
                  </w:rPrChange>
                </w:rPr>
                <w:t>15.47923123</w:t>
              </w:r>
            </w:ins>
          </w:p>
        </w:tc>
        <w:tc>
          <w:tcPr>
            <w:tcW w:w="1696" w:type="dxa"/>
            <w:noWrap/>
            <w:hideMark/>
            <w:tcPrChange w:id="5260" w:author="Felix Pascal (felixpas)" w:date="2025-07-01T19:33:00Z">
              <w:tcPr>
                <w:tcW w:w="1387" w:type="dxa"/>
                <w:noWrap/>
                <w:hideMark/>
              </w:tcPr>
            </w:tcPrChange>
          </w:tcPr>
          <w:p w14:paraId="20744336" w14:textId="77777777" w:rsidR="00C76A19" w:rsidRPr="00C76A19" w:rsidRDefault="00C76A19" w:rsidP="00C76A19">
            <w:pPr>
              <w:rPr>
                <w:ins w:id="5261" w:author="Felix Pascal (felixpas)" w:date="2025-07-01T19:19:00Z"/>
                <w:rPrChange w:id="5262" w:author="Felix Pascal (felixpas)" w:date="2025-07-01T19:19:00Z">
                  <w:rPr>
                    <w:ins w:id="5263" w:author="Felix Pascal (felixpas)" w:date="2025-07-01T19:19:00Z"/>
                    <w:rFonts w:ascii="Calibri" w:hAnsi="Calibri" w:cs="Calibri"/>
                    <w:color w:val="000000"/>
                  </w:rPr>
                </w:rPrChange>
              </w:rPr>
              <w:pPrChange w:id="5264" w:author="Felix Pascal (felixpas)" w:date="2025-07-01T19:19:00Z">
                <w:pPr>
                  <w:jc w:val="right"/>
                </w:pPr>
              </w:pPrChange>
            </w:pPr>
            <w:ins w:id="5265" w:author="Felix Pascal (felixpas)" w:date="2025-07-01T19:19:00Z">
              <w:r w:rsidRPr="00C76A19">
                <w:rPr>
                  <w:rPrChange w:id="5266" w:author="Felix Pascal (felixpas)" w:date="2025-07-01T19:19:00Z">
                    <w:rPr>
                      <w:rFonts w:ascii="Calibri" w:hAnsi="Calibri" w:cs="Calibri"/>
                      <w:color w:val="000000"/>
                    </w:rPr>
                  </w:rPrChange>
                </w:rPr>
                <w:t>1.9201E-07</w:t>
              </w:r>
            </w:ins>
          </w:p>
        </w:tc>
        <w:tc>
          <w:tcPr>
            <w:tcW w:w="1418" w:type="dxa"/>
            <w:noWrap/>
            <w:hideMark/>
            <w:tcPrChange w:id="5267" w:author="Felix Pascal (felixpas)" w:date="2025-07-01T19:33:00Z">
              <w:tcPr>
                <w:tcW w:w="980" w:type="dxa"/>
                <w:noWrap/>
                <w:hideMark/>
              </w:tcPr>
            </w:tcPrChange>
          </w:tcPr>
          <w:p w14:paraId="27433F64" w14:textId="77777777" w:rsidR="00C76A19" w:rsidRPr="00C76A19" w:rsidRDefault="00C76A19">
            <w:pPr>
              <w:rPr>
                <w:ins w:id="5268" w:author="Felix Pascal (felixpas)" w:date="2025-07-01T19:19:00Z"/>
                <w:rPrChange w:id="5269" w:author="Felix Pascal (felixpas)" w:date="2025-07-01T19:19:00Z">
                  <w:rPr>
                    <w:ins w:id="5270" w:author="Felix Pascal (felixpas)" w:date="2025-07-01T19:19:00Z"/>
                    <w:rFonts w:ascii="Calibri" w:hAnsi="Calibri" w:cs="Calibri"/>
                    <w:color w:val="000000"/>
                  </w:rPr>
                </w:rPrChange>
              </w:rPr>
            </w:pPr>
            <w:ins w:id="5271" w:author="Felix Pascal (felixpas)" w:date="2025-07-01T19:19:00Z">
              <w:r w:rsidRPr="00C76A19">
                <w:rPr>
                  <w:rPrChange w:id="5272" w:author="Felix Pascal (felixpas)" w:date="2025-07-01T19:19:00Z">
                    <w:rPr>
                      <w:rFonts w:ascii="Calibri" w:hAnsi="Calibri" w:cs="Calibri"/>
                      <w:color w:val="000000"/>
                    </w:rPr>
                  </w:rPrChange>
                </w:rPr>
                <w:t>increasing</w:t>
              </w:r>
            </w:ins>
          </w:p>
        </w:tc>
        <w:tc>
          <w:tcPr>
            <w:tcW w:w="850" w:type="dxa"/>
            <w:noWrap/>
            <w:hideMark/>
            <w:tcPrChange w:id="5273" w:author="Felix Pascal (felixpas)" w:date="2025-07-01T19:33:00Z">
              <w:tcPr>
                <w:tcW w:w="1280" w:type="dxa"/>
                <w:gridSpan w:val="2"/>
                <w:noWrap/>
                <w:hideMark/>
              </w:tcPr>
            </w:tcPrChange>
          </w:tcPr>
          <w:p w14:paraId="59E3B1D3" w14:textId="77777777" w:rsidR="00C76A19" w:rsidRPr="00C76A19" w:rsidRDefault="00C76A19" w:rsidP="00C76A19">
            <w:pPr>
              <w:rPr>
                <w:ins w:id="5274" w:author="Felix Pascal (felixpas)" w:date="2025-07-01T19:19:00Z"/>
                <w:rPrChange w:id="5275" w:author="Felix Pascal (felixpas)" w:date="2025-07-01T19:19:00Z">
                  <w:rPr>
                    <w:ins w:id="5276" w:author="Felix Pascal (felixpas)" w:date="2025-07-01T19:19:00Z"/>
                    <w:rFonts w:ascii="Calibri" w:hAnsi="Calibri" w:cs="Calibri"/>
                    <w:color w:val="000000"/>
                  </w:rPr>
                </w:rPrChange>
              </w:rPr>
              <w:pPrChange w:id="5277" w:author="Felix Pascal (felixpas)" w:date="2025-07-01T19:19:00Z">
                <w:pPr>
                  <w:jc w:val="right"/>
                </w:pPr>
              </w:pPrChange>
            </w:pPr>
            <w:ins w:id="5278" w:author="Felix Pascal (felixpas)" w:date="2025-07-01T19:19:00Z">
              <w:r w:rsidRPr="00C76A19">
                <w:rPr>
                  <w:rPrChange w:id="5279" w:author="Felix Pascal (felixpas)" w:date="2025-07-01T19:19:00Z">
                    <w:rPr>
                      <w:rFonts w:ascii="Calibri" w:hAnsi="Calibri" w:cs="Calibri"/>
                      <w:color w:val="000000"/>
                    </w:rPr>
                  </w:rPrChange>
                </w:rPr>
                <w:t>86</w:t>
              </w:r>
            </w:ins>
          </w:p>
        </w:tc>
      </w:tr>
      <w:tr w:rsidR="00C76A19" w:rsidRPr="00C76A19" w14:paraId="3C427078" w14:textId="77777777" w:rsidTr="00D247C6">
        <w:trPr>
          <w:trHeight w:val="288"/>
          <w:ins w:id="5280" w:author="Felix Pascal (felixpas)" w:date="2025-07-01T19:19:00Z"/>
          <w:trPrChange w:id="5281" w:author="Felix Pascal (felixpas)" w:date="2025-07-01T19:33:00Z">
            <w:trPr>
              <w:gridAfter w:val="0"/>
              <w:trHeight w:val="288"/>
            </w:trPr>
          </w:trPrChange>
        </w:trPr>
        <w:tc>
          <w:tcPr>
            <w:tcW w:w="3256" w:type="dxa"/>
            <w:noWrap/>
            <w:hideMark/>
            <w:tcPrChange w:id="5282" w:author="Felix Pascal (felixpas)" w:date="2025-07-01T19:33:00Z">
              <w:tcPr>
                <w:tcW w:w="2940" w:type="dxa"/>
                <w:noWrap/>
                <w:hideMark/>
              </w:tcPr>
            </w:tcPrChange>
          </w:tcPr>
          <w:p w14:paraId="5076255A" w14:textId="77777777" w:rsidR="00C76A19" w:rsidRPr="00C76A19" w:rsidRDefault="00C76A19">
            <w:pPr>
              <w:rPr>
                <w:ins w:id="5283" w:author="Felix Pascal (felixpas)" w:date="2025-07-01T19:19:00Z"/>
                <w:rPrChange w:id="5284" w:author="Felix Pascal (felixpas)" w:date="2025-07-01T19:19:00Z">
                  <w:rPr>
                    <w:ins w:id="5285" w:author="Felix Pascal (felixpas)" w:date="2025-07-01T19:19:00Z"/>
                    <w:rFonts w:ascii="Calibri" w:hAnsi="Calibri" w:cs="Calibri"/>
                    <w:color w:val="000000"/>
                  </w:rPr>
                </w:rPrChange>
              </w:rPr>
            </w:pPr>
            <w:ins w:id="5286" w:author="Felix Pascal (felixpas)" w:date="2025-07-01T19:19:00Z">
              <w:r w:rsidRPr="00C76A19">
                <w:rPr>
                  <w:rPrChange w:id="5287" w:author="Felix Pascal (felixpas)" w:date="2025-07-01T19:19:00Z">
                    <w:rPr>
                      <w:rFonts w:ascii="Calibri" w:hAnsi="Calibri" w:cs="Calibri"/>
                      <w:color w:val="000000"/>
                    </w:rPr>
                  </w:rPrChange>
                </w:rPr>
                <w:t xml:space="preserve">Malva </w:t>
              </w:r>
              <w:proofErr w:type="spellStart"/>
              <w:r w:rsidRPr="00C76A19">
                <w:rPr>
                  <w:rPrChange w:id="5288" w:author="Felix Pascal (felixpas)" w:date="2025-07-01T19:19:00Z">
                    <w:rPr>
                      <w:rFonts w:ascii="Calibri" w:hAnsi="Calibri" w:cs="Calibri"/>
                      <w:color w:val="000000"/>
                    </w:rPr>
                  </w:rPrChange>
                </w:rPr>
                <w:t>neglecta</w:t>
              </w:r>
              <w:proofErr w:type="spellEnd"/>
            </w:ins>
          </w:p>
        </w:tc>
        <w:tc>
          <w:tcPr>
            <w:tcW w:w="1706" w:type="dxa"/>
            <w:noWrap/>
            <w:hideMark/>
            <w:tcPrChange w:id="5289" w:author="Felix Pascal (felixpas)" w:date="2025-07-01T19:33:00Z">
              <w:tcPr>
                <w:tcW w:w="2480" w:type="dxa"/>
                <w:noWrap/>
                <w:hideMark/>
              </w:tcPr>
            </w:tcPrChange>
          </w:tcPr>
          <w:p w14:paraId="5F83BD91" w14:textId="77777777" w:rsidR="00C76A19" w:rsidRPr="00C76A19" w:rsidRDefault="00C76A19" w:rsidP="00C76A19">
            <w:pPr>
              <w:rPr>
                <w:ins w:id="5290" w:author="Felix Pascal (felixpas)" w:date="2025-07-01T19:19:00Z"/>
                <w:rPrChange w:id="5291" w:author="Felix Pascal (felixpas)" w:date="2025-07-01T19:19:00Z">
                  <w:rPr>
                    <w:ins w:id="5292" w:author="Felix Pascal (felixpas)" w:date="2025-07-01T19:19:00Z"/>
                    <w:rFonts w:ascii="Calibri" w:hAnsi="Calibri" w:cs="Calibri"/>
                    <w:color w:val="000000"/>
                  </w:rPr>
                </w:rPrChange>
              </w:rPr>
              <w:pPrChange w:id="5293" w:author="Felix Pascal (felixpas)" w:date="2025-07-01T19:19:00Z">
                <w:pPr>
                  <w:jc w:val="right"/>
                </w:pPr>
              </w:pPrChange>
            </w:pPr>
            <w:ins w:id="5294" w:author="Felix Pascal (felixpas)" w:date="2025-07-01T19:19:00Z">
              <w:r w:rsidRPr="00C76A19">
                <w:rPr>
                  <w:rPrChange w:id="5295" w:author="Felix Pascal (felixpas)" w:date="2025-07-01T19:19:00Z">
                    <w:rPr>
                      <w:rFonts w:ascii="Calibri" w:hAnsi="Calibri" w:cs="Calibri"/>
                      <w:color w:val="000000"/>
                    </w:rPr>
                  </w:rPrChange>
                </w:rPr>
                <w:t>15.41398337</w:t>
              </w:r>
            </w:ins>
          </w:p>
        </w:tc>
        <w:tc>
          <w:tcPr>
            <w:tcW w:w="1696" w:type="dxa"/>
            <w:noWrap/>
            <w:hideMark/>
            <w:tcPrChange w:id="5296" w:author="Felix Pascal (felixpas)" w:date="2025-07-01T19:33:00Z">
              <w:tcPr>
                <w:tcW w:w="1300" w:type="dxa"/>
                <w:noWrap/>
                <w:hideMark/>
              </w:tcPr>
            </w:tcPrChange>
          </w:tcPr>
          <w:p w14:paraId="5C0C55A4" w14:textId="77777777" w:rsidR="00C76A19" w:rsidRPr="00C76A19" w:rsidRDefault="00C76A19" w:rsidP="00C76A19">
            <w:pPr>
              <w:rPr>
                <w:ins w:id="5297" w:author="Felix Pascal (felixpas)" w:date="2025-07-01T19:19:00Z"/>
                <w:rPrChange w:id="5298" w:author="Felix Pascal (felixpas)" w:date="2025-07-01T19:19:00Z">
                  <w:rPr>
                    <w:ins w:id="5299" w:author="Felix Pascal (felixpas)" w:date="2025-07-01T19:19:00Z"/>
                    <w:rFonts w:ascii="Calibri" w:hAnsi="Calibri" w:cs="Calibri"/>
                    <w:color w:val="000000"/>
                  </w:rPr>
                </w:rPrChange>
              </w:rPr>
              <w:pPrChange w:id="5300" w:author="Felix Pascal (felixpas)" w:date="2025-07-01T19:19:00Z">
                <w:pPr>
                  <w:jc w:val="right"/>
                </w:pPr>
              </w:pPrChange>
            </w:pPr>
            <w:ins w:id="5301" w:author="Felix Pascal (felixpas)" w:date="2025-07-01T19:19:00Z">
              <w:r w:rsidRPr="00C76A19">
                <w:rPr>
                  <w:rPrChange w:id="5302" w:author="Felix Pascal (felixpas)" w:date="2025-07-01T19:19:00Z">
                    <w:rPr>
                      <w:rFonts w:ascii="Calibri" w:hAnsi="Calibri" w:cs="Calibri"/>
                      <w:color w:val="000000"/>
                    </w:rPr>
                  </w:rPrChange>
                </w:rPr>
                <w:t>0.036410135</w:t>
              </w:r>
            </w:ins>
          </w:p>
        </w:tc>
        <w:tc>
          <w:tcPr>
            <w:tcW w:w="1418" w:type="dxa"/>
            <w:noWrap/>
            <w:hideMark/>
            <w:tcPrChange w:id="5303" w:author="Felix Pascal (felixpas)" w:date="2025-07-01T19:33:00Z">
              <w:tcPr>
                <w:tcW w:w="980" w:type="dxa"/>
                <w:noWrap/>
                <w:hideMark/>
              </w:tcPr>
            </w:tcPrChange>
          </w:tcPr>
          <w:p w14:paraId="603E58FB" w14:textId="77777777" w:rsidR="00C76A19" w:rsidRPr="00C76A19" w:rsidRDefault="00C76A19">
            <w:pPr>
              <w:rPr>
                <w:ins w:id="5304" w:author="Felix Pascal (felixpas)" w:date="2025-07-01T19:19:00Z"/>
                <w:rPrChange w:id="5305" w:author="Felix Pascal (felixpas)" w:date="2025-07-01T19:19:00Z">
                  <w:rPr>
                    <w:ins w:id="5306" w:author="Felix Pascal (felixpas)" w:date="2025-07-01T19:19:00Z"/>
                    <w:rFonts w:ascii="Calibri" w:hAnsi="Calibri" w:cs="Calibri"/>
                    <w:color w:val="000000"/>
                  </w:rPr>
                </w:rPrChange>
              </w:rPr>
            </w:pPr>
            <w:ins w:id="5307" w:author="Felix Pascal (felixpas)" w:date="2025-07-01T19:19:00Z">
              <w:r w:rsidRPr="00C76A19">
                <w:rPr>
                  <w:rPrChange w:id="5308" w:author="Felix Pascal (felixpas)" w:date="2025-07-01T19:19:00Z">
                    <w:rPr>
                      <w:rFonts w:ascii="Calibri" w:hAnsi="Calibri" w:cs="Calibri"/>
                      <w:color w:val="000000"/>
                    </w:rPr>
                  </w:rPrChange>
                </w:rPr>
                <w:t>increasing</w:t>
              </w:r>
            </w:ins>
          </w:p>
        </w:tc>
        <w:tc>
          <w:tcPr>
            <w:tcW w:w="850" w:type="dxa"/>
            <w:noWrap/>
            <w:hideMark/>
            <w:tcPrChange w:id="5309" w:author="Felix Pascal (felixpas)" w:date="2025-07-01T19:33:00Z">
              <w:tcPr>
                <w:tcW w:w="900" w:type="dxa"/>
                <w:noWrap/>
                <w:hideMark/>
              </w:tcPr>
            </w:tcPrChange>
          </w:tcPr>
          <w:p w14:paraId="52E87E4F" w14:textId="77777777" w:rsidR="00C76A19" w:rsidRPr="00C76A19" w:rsidRDefault="00C76A19" w:rsidP="00C76A19">
            <w:pPr>
              <w:rPr>
                <w:ins w:id="5310" w:author="Felix Pascal (felixpas)" w:date="2025-07-01T19:19:00Z"/>
                <w:rPrChange w:id="5311" w:author="Felix Pascal (felixpas)" w:date="2025-07-01T19:19:00Z">
                  <w:rPr>
                    <w:ins w:id="5312" w:author="Felix Pascal (felixpas)" w:date="2025-07-01T19:19:00Z"/>
                    <w:rFonts w:ascii="Calibri" w:hAnsi="Calibri" w:cs="Calibri"/>
                    <w:color w:val="000000"/>
                  </w:rPr>
                </w:rPrChange>
              </w:rPr>
              <w:pPrChange w:id="5313" w:author="Felix Pascal (felixpas)" w:date="2025-07-01T19:19:00Z">
                <w:pPr>
                  <w:jc w:val="right"/>
                </w:pPr>
              </w:pPrChange>
            </w:pPr>
            <w:ins w:id="5314" w:author="Felix Pascal (felixpas)" w:date="2025-07-01T19:19:00Z">
              <w:r w:rsidRPr="00C76A19">
                <w:rPr>
                  <w:rPrChange w:id="5315" w:author="Felix Pascal (felixpas)" w:date="2025-07-01T19:19:00Z">
                    <w:rPr>
                      <w:rFonts w:ascii="Calibri" w:hAnsi="Calibri" w:cs="Calibri"/>
                      <w:color w:val="000000"/>
                    </w:rPr>
                  </w:rPrChange>
                </w:rPr>
                <w:t>14</w:t>
              </w:r>
            </w:ins>
          </w:p>
        </w:tc>
      </w:tr>
      <w:tr w:rsidR="00D247C6" w:rsidRPr="00D247C6" w14:paraId="19085941" w14:textId="77777777" w:rsidTr="00D247C6">
        <w:tblPrEx>
          <w:tblPrExChange w:id="5316" w:author="Felix Pascal (felixpas)" w:date="2025-07-01T19:33:00Z">
            <w:tblPrEx>
              <w:tblW w:w="9067" w:type="dxa"/>
            </w:tblPrEx>
          </w:tblPrExChange>
        </w:tblPrEx>
        <w:trPr>
          <w:trHeight w:val="288"/>
          <w:ins w:id="5317" w:author="Felix Pascal (felixpas)" w:date="2025-07-01T19:19:00Z"/>
          <w:trPrChange w:id="5318" w:author="Felix Pascal (felixpas)" w:date="2025-07-01T19:33:00Z">
            <w:trPr>
              <w:trHeight w:val="288"/>
            </w:trPr>
          </w:trPrChange>
        </w:trPr>
        <w:tc>
          <w:tcPr>
            <w:tcW w:w="3256" w:type="dxa"/>
            <w:noWrap/>
            <w:hideMark/>
            <w:tcPrChange w:id="5319" w:author="Felix Pascal (felixpas)" w:date="2025-07-01T19:33:00Z">
              <w:tcPr>
                <w:tcW w:w="2940" w:type="dxa"/>
                <w:noWrap/>
                <w:hideMark/>
              </w:tcPr>
            </w:tcPrChange>
          </w:tcPr>
          <w:p w14:paraId="5BE18847" w14:textId="77777777" w:rsidR="00C76A19" w:rsidRPr="00C76A19" w:rsidRDefault="00C76A19">
            <w:pPr>
              <w:rPr>
                <w:ins w:id="5320" w:author="Felix Pascal (felixpas)" w:date="2025-07-01T19:19:00Z"/>
                <w:rPrChange w:id="5321" w:author="Felix Pascal (felixpas)" w:date="2025-07-01T19:19:00Z">
                  <w:rPr>
                    <w:ins w:id="5322" w:author="Felix Pascal (felixpas)" w:date="2025-07-01T19:19:00Z"/>
                    <w:rFonts w:ascii="Calibri" w:hAnsi="Calibri" w:cs="Calibri"/>
                    <w:color w:val="000000"/>
                  </w:rPr>
                </w:rPrChange>
              </w:rPr>
            </w:pPr>
            <w:proofErr w:type="spellStart"/>
            <w:ins w:id="5323" w:author="Felix Pascal (felixpas)" w:date="2025-07-01T19:19:00Z">
              <w:r w:rsidRPr="00C76A19">
                <w:rPr>
                  <w:rPrChange w:id="5324" w:author="Felix Pascal (felixpas)" w:date="2025-07-01T19:19:00Z">
                    <w:rPr>
                      <w:rFonts w:ascii="Calibri" w:hAnsi="Calibri" w:cs="Calibri"/>
                      <w:color w:val="000000"/>
                    </w:rPr>
                  </w:rPrChange>
                </w:rPr>
                <w:t>Pedicularis</w:t>
              </w:r>
              <w:proofErr w:type="spellEnd"/>
              <w:r w:rsidRPr="00C76A19">
                <w:rPr>
                  <w:rPrChange w:id="5325" w:author="Felix Pascal (felixpas)" w:date="2025-07-01T19:19:00Z">
                    <w:rPr>
                      <w:rFonts w:ascii="Calibri" w:hAnsi="Calibri" w:cs="Calibri"/>
                      <w:color w:val="000000"/>
                    </w:rPr>
                  </w:rPrChange>
                </w:rPr>
                <w:t xml:space="preserve"> </w:t>
              </w:r>
              <w:proofErr w:type="spellStart"/>
              <w:r w:rsidRPr="00C76A19">
                <w:rPr>
                  <w:rPrChange w:id="5326" w:author="Felix Pascal (felixpas)" w:date="2025-07-01T19:19:00Z">
                    <w:rPr>
                      <w:rFonts w:ascii="Calibri" w:hAnsi="Calibri" w:cs="Calibri"/>
                      <w:color w:val="000000"/>
                    </w:rPr>
                  </w:rPrChange>
                </w:rPr>
                <w:t>kerneri</w:t>
              </w:r>
              <w:proofErr w:type="spellEnd"/>
            </w:ins>
          </w:p>
        </w:tc>
        <w:tc>
          <w:tcPr>
            <w:tcW w:w="1706" w:type="dxa"/>
            <w:noWrap/>
            <w:hideMark/>
            <w:tcPrChange w:id="5327" w:author="Felix Pascal (felixpas)" w:date="2025-07-01T19:33:00Z">
              <w:tcPr>
                <w:tcW w:w="2480" w:type="dxa"/>
                <w:noWrap/>
                <w:hideMark/>
              </w:tcPr>
            </w:tcPrChange>
          </w:tcPr>
          <w:p w14:paraId="76360014" w14:textId="77777777" w:rsidR="00C76A19" w:rsidRPr="00C76A19" w:rsidRDefault="00C76A19" w:rsidP="00C76A19">
            <w:pPr>
              <w:rPr>
                <w:ins w:id="5328" w:author="Felix Pascal (felixpas)" w:date="2025-07-01T19:19:00Z"/>
                <w:rPrChange w:id="5329" w:author="Felix Pascal (felixpas)" w:date="2025-07-01T19:19:00Z">
                  <w:rPr>
                    <w:ins w:id="5330" w:author="Felix Pascal (felixpas)" w:date="2025-07-01T19:19:00Z"/>
                    <w:rFonts w:ascii="Calibri" w:hAnsi="Calibri" w:cs="Calibri"/>
                    <w:color w:val="000000"/>
                  </w:rPr>
                </w:rPrChange>
              </w:rPr>
              <w:pPrChange w:id="5331" w:author="Felix Pascal (felixpas)" w:date="2025-07-01T19:19:00Z">
                <w:pPr>
                  <w:jc w:val="right"/>
                </w:pPr>
              </w:pPrChange>
            </w:pPr>
            <w:ins w:id="5332" w:author="Felix Pascal (felixpas)" w:date="2025-07-01T19:19:00Z">
              <w:r w:rsidRPr="00C76A19">
                <w:rPr>
                  <w:rPrChange w:id="5333" w:author="Felix Pascal (felixpas)" w:date="2025-07-01T19:19:00Z">
                    <w:rPr>
                      <w:rFonts w:ascii="Calibri" w:hAnsi="Calibri" w:cs="Calibri"/>
                      <w:color w:val="000000"/>
                    </w:rPr>
                  </w:rPrChange>
                </w:rPr>
                <w:t>14.3373611</w:t>
              </w:r>
            </w:ins>
          </w:p>
        </w:tc>
        <w:tc>
          <w:tcPr>
            <w:tcW w:w="1696" w:type="dxa"/>
            <w:noWrap/>
            <w:hideMark/>
            <w:tcPrChange w:id="5334" w:author="Felix Pascal (felixpas)" w:date="2025-07-01T19:33:00Z">
              <w:tcPr>
                <w:tcW w:w="1387" w:type="dxa"/>
                <w:noWrap/>
                <w:hideMark/>
              </w:tcPr>
            </w:tcPrChange>
          </w:tcPr>
          <w:p w14:paraId="10ADFBE0" w14:textId="77777777" w:rsidR="00C76A19" w:rsidRPr="00C76A19" w:rsidRDefault="00C76A19" w:rsidP="00C76A19">
            <w:pPr>
              <w:rPr>
                <w:ins w:id="5335" w:author="Felix Pascal (felixpas)" w:date="2025-07-01T19:19:00Z"/>
                <w:rPrChange w:id="5336" w:author="Felix Pascal (felixpas)" w:date="2025-07-01T19:19:00Z">
                  <w:rPr>
                    <w:ins w:id="5337" w:author="Felix Pascal (felixpas)" w:date="2025-07-01T19:19:00Z"/>
                    <w:rFonts w:ascii="Calibri" w:hAnsi="Calibri" w:cs="Calibri"/>
                    <w:color w:val="000000"/>
                  </w:rPr>
                </w:rPrChange>
              </w:rPr>
              <w:pPrChange w:id="5338" w:author="Felix Pascal (felixpas)" w:date="2025-07-01T19:19:00Z">
                <w:pPr>
                  <w:jc w:val="right"/>
                </w:pPr>
              </w:pPrChange>
            </w:pPr>
            <w:ins w:id="5339" w:author="Felix Pascal (felixpas)" w:date="2025-07-01T19:19:00Z">
              <w:r w:rsidRPr="00C76A19">
                <w:rPr>
                  <w:rPrChange w:id="5340" w:author="Felix Pascal (felixpas)" w:date="2025-07-01T19:19:00Z">
                    <w:rPr>
                      <w:rFonts w:ascii="Calibri" w:hAnsi="Calibri" w:cs="Calibri"/>
                      <w:color w:val="000000"/>
                    </w:rPr>
                  </w:rPrChange>
                </w:rPr>
                <w:t>0.010917387</w:t>
              </w:r>
            </w:ins>
          </w:p>
        </w:tc>
        <w:tc>
          <w:tcPr>
            <w:tcW w:w="1418" w:type="dxa"/>
            <w:noWrap/>
            <w:hideMark/>
            <w:tcPrChange w:id="5341" w:author="Felix Pascal (felixpas)" w:date="2025-07-01T19:33:00Z">
              <w:tcPr>
                <w:tcW w:w="980" w:type="dxa"/>
                <w:noWrap/>
                <w:hideMark/>
              </w:tcPr>
            </w:tcPrChange>
          </w:tcPr>
          <w:p w14:paraId="7DA4768B" w14:textId="77777777" w:rsidR="00C76A19" w:rsidRPr="00C76A19" w:rsidRDefault="00C76A19">
            <w:pPr>
              <w:rPr>
                <w:ins w:id="5342" w:author="Felix Pascal (felixpas)" w:date="2025-07-01T19:19:00Z"/>
                <w:rPrChange w:id="5343" w:author="Felix Pascal (felixpas)" w:date="2025-07-01T19:19:00Z">
                  <w:rPr>
                    <w:ins w:id="5344" w:author="Felix Pascal (felixpas)" w:date="2025-07-01T19:19:00Z"/>
                    <w:rFonts w:ascii="Calibri" w:hAnsi="Calibri" w:cs="Calibri"/>
                    <w:color w:val="000000"/>
                  </w:rPr>
                </w:rPrChange>
              </w:rPr>
            </w:pPr>
            <w:ins w:id="5345" w:author="Felix Pascal (felixpas)" w:date="2025-07-01T19:19:00Z">
              <w:r w:rsidRPr="00C76A19">
                <w:rPr>
                  <w:rPrChange w:id="5346" w:author="Felix Pascal (felixpas)" w:date="2025-07-01T19:19:00Z">
                    <w:rPr>
                      <w:rFonts w:ascii="Calibri" w:hAnsi="Calibri" w:cs="Calibri"/>
                      <w:color w:val="000000"/>
                    </w:rPr>
                  </w:rPrChange>
                </w:rPr>
                <w:t>increasing</w:t>
              </w:r>
            </w:ins>
          </w:p>
        </w:tc>
        <w:tc>
          <w:tcPr>
            <w:tcW w:w="850" w:type="dxa"/>
            <w:noWrap/>
            <w:hideMark/>
            <w:tcPrChange w:id="5347" w:author="Felix Pascal (felixpas)" w:date="2025-07-01T19:33:00Z">
              <w:tcPr>
                <w:tcW w:w="1280" w:type="dxa"/>
                <w:gridSpan w:val="2"/>
                <w:noWrap/>
                <w:hideMark/>
              </w:tcPr>
            </w:tcPrChange>
          </w:tcPr>
          <w:p w14:paraId="2964BF37" w14:textId="77777777" w:rsidR="00C76A19" w:rsidRPr="00C76A19" w:rsidRDefault="00C76A19" w:rsidP="00C76A19">
            <w:pPr>
              <w:rPr>
                <w:ins w:id="5348" w:author="Felix Pascal (felixpas)" w:date="2025-07-01T19:19:00Z"/>
                <w:rPrChange w:id="5349" w:author="Felix Pascal (felixpas)" w:date="2025-07-01T19:19:00Z">
                  <w:rPr>
                    <w:ins w:id="5350" w:author="Felix Pascal (felixpas)" w:date="2025-07-01T19:19:00Z"/>
                    <w:rFonts w:ascii="Calibri" w:hAnsi="Calibri" w:cs="Calibri"/>
                    <w:color w:val="000000"/>
                  </w:rPr>
                </w:rPrChange>
              </w:rPr>
              <w:pPrChange w:id="5351" w:author="Felix Pascal (felixpas)" w:date="2025-07-01T19:19:00Z">
                <w:pPr>
                  <w:jc w:val="right"/>
                </w:pPr>
              </w:pPrChange>
            </w:pPr>
            <w:ins w:id="5352" w:author="Felix Pascal (felixpas)" w:date="2025-07-01T19:19:00Z">
              <w:r w:rsidRPr="00C76A19">
                <w:rPr>
                  <w:rPrChange w:id="5353" w:author="Felix Pascal (felixpas)" w:date="2025-07-01T19:19:00Z">
                    <w:rPr>
                      <w:rFonts w:ascii="Calibri" w:hAnsi="Calibri" w:cs="Calibri"/>
                      <w:color w:val="000000"/>
                    </w:rPr>
                  </w:rPrChange>
                </w:rPr>
                <w:t>47</w:t>
              </w:r>
            </w:ins>
          </w:p>
        </w:tc>
      </w:tr>
      <w:tr w:rsidR="00C76A19" w:rsidRPr="00C76A19" w14:paraId="493F7DF9" w14:textId="77777777" w:rsidTr="00D247C6">
        <w:trPr>
          <w:trHeight w:val="288"/>
          <w:ins w:id="5354" w:author="Felix Pascal (felixpas)" w:date="2025-07-01T19:19:00Z"/>
          <w:trPrChange w:id="5355" w:author="Felix Pascal (felixpas)" w:date="2025-07-01T19:33:00Z">
            <w:trPr>
              <w:gridAfter w:val="0"/>
              <w:trHeight w:val="288"/>
            </w:trPr>
          </w:trPrChange>
        </w:trPr>
        <w:tc>
          <w:tcPr>
            <w:tcW w:w="3256" w:type="dxa"/>
            <w:noWrap/>
            <w:hideMark/>
            <w:tcPrChange w:id="5356" w:author="Felix Pascal (felixpas)" w:date="2025-07-01T19:33:00Z">
              <w:tcPr>
                <w:tcW w:w="2940" w:type="dxa"/>
                <w:noWrap/>
                <w:hideMark/>
              </w:tcPr>
            </w:tcPrChange>
          </w:tcPr>
          <w:p w14:paraId="7054D5E5" w14:textId="77777777" w:rsidR="00C76A19" w:rsidRPr="00C76A19" w:rsidRDefault="00C76A19">
            <w:pPr>
              <w:rPr>
                <w:ins w:id="5357" w:author="Felix Pascal (felixpas)" w:date="2025-07-01T19:19:00Z"/>
                <w:rPrChange w:id="5358" w:author="Felix Pascal (felixpas)" w:date="2025-07-01T19:19:00Z">
                  <w:rPr>
                    <w:ins w:id="5359" w:author="Felix Pascal (felixpas)" w:date="2025-07-01T19:19:00Z"/>
                    <w:rFonts w:ascii="Calibri" w:hAnsi="Calibri" w:cs="Calibri"/>
                    <w:color w:val="000000"/>
                  </w:rPr>
                </w:rPrChange>
              </w:rPr>
            </w:pPr>
            <w:ins w:id="5360" w:author="Felix Pascal (felixpas)" w:date="2025-07-01T19:19:00Z">
              <w:r w:rsidRPr="00C76A19">
                <w:rPr>
                  <w:rPrChange w:id="5361" w:author="Felix Pascal (felixpas)" w:date="2025-07-01T19:19:00Z">
                    <w:rPr>
                      <w:rFonts w:ascii="Calibri" w:hAnsi="Calibri" w:cs="Calibri"/>
                      <w:color w:val="000000"/>
                    </w:rPr>
                  </w:rPrChange>
                </w:rPr>
                <w:t xml:space="preserve">Arenaria </w:t>
              </w:r>
              <w:proofErr w:type="spellStart"/>
              <w:r w:rsidRPr="00C76A19">
                <w:rPr>
                  <w:rPrChange w:id="5362" w:author="Felix Pascal (felixpas)" w:date="2025-07-01T19:19:00Z">
                    <w:rPr>
                      <w:rFonts w:ascii="Calibri" w:hAnsi="Calibri" w:cs="Calibri"/>
                      <w:color w:val="000000"/>
                    </w:rPr>
                  </w:rPrChange>
                </w:rPr>
                <w:t>serpyllifolia</w:t>
              </w:r>
              <w:proofErr w:type="spellEnd"/>
              <w:r w:rsidRPr="00C76A19">
                <w:rPr>
                  <w:rPrChange w:id="5363" w:author="Felix Pascal (felixpas)" w:date="2025-07-01T19:19:00Z">
                    <w:rPr>
                      <w:rFonts w:ascii="Calibri" w:hAnsi="Calibri" w:cs="Calibri"/>
                      <w:color w:val="000000"/>
                    </w:rPr>
                  </w:rPrChange>
                </w:rPr>
                <w:t xml:space="preserve"> </w:t>
              </w:r>
              <w:proofErr w:type="spellStart"/>
              <w:r w:rsidRPr="00C76A19">
                <w:rPr>
                  <w:rPrChange w:id="5364" w:author="Felix Pascal (felixpas)" w:date="2025-07-01T19:19:00Z">
                    <w:rPr>
                      <w:rFonts w:ascii="Calibri" w:hAnsi="Calibri" w:cs="Calibri"/>
                      <w:color w:val="000000"/>
                    </w:rPr>
                  </w:rPrChange>
                </w:rPr>
                <w:t>aggr</w:t>
              </w:r>
              <w:proofErr w:type="spellEnd"/>
              <w:r w:rsidRPr="00C76A19">
                <w:rPr>
                  <w:rPrChange w:id="5365" w:author="Felix Pascal (felixpas)" w:date="2025-07-01T19:19:00Z">
                    <w:rPr>
                      <w:rFonts w:ascii="Calibri" w:hAnsi="Calibri" w:cs="Calibri"/>
                      <w:color w:val="000000"/>
                    </w:rPr>
                  </w:rPrChange>
                </w:rPr>
                <w:t>.</w:t>
              </w:r>
            </w:ins>
          </w:p>
        </w:tc>
        <w:tc>
          <w:tcPr>
            <w:tcW w:w="1706" w:type="dxa"/>
            <w:noWrap/>
            <w:hideMark/>
            <w:tcPrChange w:id="5366" w:author="Felix Pascal (felixpas)" w:date="2025-07-01T19:33:00Z">
              <w:tcPr>
                <w:tcW w:w="2480" w:type="dxa"/>
                <w:noWrap/>
                <w:hideMark/>
              </w:tcPr>
            </w:tcPrChange>
          </w:tcPr>
          <w:p w14:paraId="019EB6BE" w14:textId="77777777" w:rsidR="00C76A19" w:rsidRPr="00C76A19" w:rsidRDefault="00C76A19" w:rsidP="00C76A19">
            <w:pPr>
              <w:rPr>
                <w:ins w:id="5367" w:author="Felix Pascal (felixpas)" w:date="2025-07-01T19:19:00Z"/>
                <w:rPrChange w:id="5368" w:author="Felix Pascal (felixpas)" w:date="2025-07-01T19:19:00Z">
                  <w:rPr>
                    <w:ins w:id="5369" w:author="Felix Pascal (felixpas)" w:date="2025-07-01T19:19:00Z"/>
                    <w:rFonts w:ascii="Calibri" w:hAnsi="Calibri" w:cs="Calibri"/>
                    <w:color w:val="000000"/>
                  </w:rPr>
                </w:rPrChange>
              </w:rPr>
              <w:pPrChange w:id="5370" w:author="Felix Pascal (felixpas)" w:date="2025-07-01T19:19:00Z">
                <w:pPr>
                  <w:jc w:val="right"/>
                </w:pPr>
              </w:pPrChange>
            </w:pPr>
            <w:ins w:id="5371" w:author="Felix Pascal (felixpas)" w:date="2025-07-01T19:19:00Z">
              <w:r w:rsidRPr="00C76A19">
                <w:rPr>
                  <w:rPrChange w:id="5372" w:author="Felix Pascal (felixpas)" w:date="2025-07-01T19:19:00Z">
                    <w:rPr>
                      <w:rFonts w:ascii="Calibri" w:hAnsi="Calibri" w:cs="Calibri"/>
                      <w:color w:val="000000"/>
                    </w:rPr>
                  </w:rPrChange>
                </w:rPr>
                <w:t>14.15197644</w:t>
              </w:r>
            </w:ins>
          </w:p>
        </w:tc>
        <w:tc>
          <w:tcPr>
            <w:tcW w:w="1696" w:type="dxa"/>
            <w:noWrap/>
            <w:hideMark/>
            <w:tcPrChange w:id="5373" w:author="Felix Pascal (felixpas)" w:date="2025-07-01T19:33:00Z">
              <w:tcPr>
                <w:tcW w:w="1300" w:type="dxa"/>
                <w:noWrap/>
                <w:hideMark/>
              </w:tcPr>
            </w:tcPrChange>
          </w:tcPr>
          <w:p w14:paraId="40D556F0" w14:textId="77777777" w:rsidR="00C76A19" w:rsidRPr="00C76A19" w:rsidRDefault="00C76A19" w:rsidP="00C76A19">
            <w:pPr>
              <w:rPr>
                <w:ins w:id="5374" w:author="Felix Pascal (felixpas)" w:date="2025-07-01T19:19:00Z"/>
                <w:rPrChange w:id="5375" w:author="Felix Pascal (felixpas)" w:date="2025-07-01T19:19:00Z">
                  <w:rPr>
                    <w:ins w:id="5376" w:author="Felix Pascal (felixpas)" w:date="2025-07-01T19:19:00Z"/>
                    <w:rFonts w:ascii="Calibri" w:hAnsi="Calibri" w:cs="Calibri"/>
                    <w:color w:val="000000"/>
                  </w:rPr>
                </w:rPrChange>
              </w:rPr>
              <w:pPrChange w:id="5377" w:author="Felix Pascal (felixpas)" w:date="2025-07-01T19:19:00Z">
                <w:pPr>
                  <w:jc w:val="right"/>
                </w:pPr>
              </w:pPrChange>
            </w:pPr>
            <w:ins w:id="5378" w:author="Felix Pascal (felixpas)" w:date="2025-07-01T19:19:00Z">
              <w:r w:rsidRPr="00C76A19">
                <w:rPr>
                  <w:rPrChange w:id="5379" w:author="Felix Pascal (felixpas)" w:date="2025-07-01T19:19:00Z">
                    <w:rPr>
                      <w:rFonts w:ascii="Calibri" w:hAnsi="Calibri" w:cs="Calibri"/>
                      <w:color w:val="000000"/>
                    </w:rPr>
                  </w:rPrChange>
                </w:rPr>
                <w:t>7.69772E-07</w:t>
              </w:r>
            </w:ins>
          </w:p>
        </w:tc>
        <w:tc>
          <w:tcPr>
            <w:tcW w:w="1418" w:type="dxa"/>
            <w:noWrap/>
            <w:hideMark/>
            <w:tcPrChange w:id="5380" w:author="Felix Pascal (felixpas)" w:date="2025-07-01T19:33:00Z">
              <w:tcPr>
                <w:tcW w:w="980" w:type="dxa"/>
                <w:noWrap/>
                <w:hideMark/>
              </w:tcPr>
            </w:tcPrChange>
          </w:tcPr>
          <w:p w14:paraId="53750CB4" w14:textId="77777777" w:rsidR="00C76A19" w:rsidRPr="00C76A19" w:rsidRDefault="00C76A19">
            <w:pPr>
              <w:rPr>
                <w:ins w:id="5381" w:author="Felix Pascal (felixpas)" w:date="2025-07-01T19:19:00Z"/>
                <w:rPrChange w:id="5382" w:author="Felix Pascal (felixpas)" w:date="2025-07-01T19:19:00Z">
                  <w:rPr>
                    <w:ins w:id="5383" w:author="Felix Pascal (felixpas)" w:date="2025-07-01T19:19:00Z"/>
                    <w:rFonts w:ascii="Calibri" w:hAnsi="Calibri" w:cs="Calibri"/>
                    <w:color w:val="000000"/>
                  </w:rPr>
                </w:rPrChange>
              </w:rPr>
            </w:pPr>
            <w:ins w:id="5384" w:author="Felix Pascal (felixpas)" w:date="2025-07-01T19:19:00Z">
              <w:r w:rsidRPr="00C76A19">
                <w:rPr>
                  <w:rPrChange w:id="5385" w:author="Felix Pascal (felixpas)" w:date="2025-07-01T19:19:00Z">
                    <w:rPr>
                      <w:rFonts w:ascii="Calibri" w:hAnsi="Calibri" w:cs="Calibri"/>
                      <w:color w:val="000000"/>
                    </w:rPr>
                  </w:rPrChange>
                </w:rPr>
                <w:t>increasing</w:t>
              </w:r>
            </w:ins>
          </w:p>
        </w:tc>
        <w:tc>
          <w:tcPr>
            <w:tcW w:w="850" w:type="dxa"/>
            <w:noWrap/>
            <w:hideMark/>
            <w:tcPrChange w:id="5386" w:author="Felix Pascal (felixpas)" w:date="2025-07-01T19:33:00Z">
              <w:tcPr>
                <w:tcW w:w="900" w:type="dxa"/>
                <w:noWrap/>
                <w:hideMark/>
              </w:tcPr>
            </w:tcPrChange>
          </w:tcPr>
          <w:p w14:paraId="4C7540B0" w14:textId="77777777" w:rsidR="00C76A19" w:rsidRPr="00C76A19" w:rsidRDefault="00C76A19" w:rsidP="00C76A19">
            <w:pPr>
              <w:rPr>
                <w:ins w:id="5387" w:author="Felix Pascal (felixpas)" w:date="2025-07-01T19:19:00Z"/>
                <w:rPrChange w:id="5388" w:author="Felix Pascal (felixpas)" w:date="2025-07-01T19:19:00Z">
                  <w:rPr>
                    <w:ins w:id="5389" w:author="Felix Pascal (felixpas)" w:date="2025-07-01T19:19:00Z"/>
                    <w:rFonts w:ascii="Calibri" w:hAnsi="Calibri" w:cs="Calibri"/>
                    <w:color w:val="000000"/>
                  </w:rPr>
                </w:rPrChange>
              </w:rPr>
              <w:pPrChange w:id="5390" w:author="Felix Pascal (felixpas)" w:date="2025-07-01T19:19:00Z">
                <w:pPr>
                  <w:jc w:val="right"/>
                </w:pPr>
              </w:pPrChange>
            </w:pPr>
            <w:ins w:id="5391" w:author="Felix Pascal (felixpas)" w:date="2025-07-01T19:19:00Z">
              <w:r w:rsidRPr="00C76A19">
                <w:rPr>
                  <w:rPrChange w:id="5392" w:author="Felix Pascal (felixpas)" w:date="2025-07-01T19:19:00Z">
                    <w:rPr>
                      <w:rFonts w:ascii="Calibri" w:hAnsi="Calibri" w:cs="Calibri"/>
                      <w:color w:val="000000"/>
                    </w:rPr>
                  </w:rPrChange>
                </w:rPr>
                <w:t>113</w:t>
              </w:r>
            </w:ins>
          </w:p>
        </w:tc>
      </w:tr>
      <w:tr w:rsidR="00D247C6" w:rsidRPr="00D247C6" w14:paraId="2AE4A555" w14:textId="77777777" w:rsidTr="00D247C6">
        <w:tblPrEx>
          <w:tblPrExChange w:id="5393" w:author="Felix Pascal (felixpas)" w:date="2025-07-01T19:33:00Z">
            <w:tblPrEx>
              <w:tblW w:w="9067" w:type="dxa"/>
            </w:tblPrEx>
          </w:tblPrExChange>
        </w:tblPrEx>
        <w:trPr>
          <w:trHeight w:val="288"/>
          <w:ins w:id="5394" w:author="Felix Pascal (felixpas)" w:date="2025-07-01T19:19:00Z"/>
          <w:trPrChange w:id="5395" w:author="Felix Pascal (felixpas)" w:date="2025-07-01T19:33:00Z">
            <w:trPr>
              <w:trHeight w:val="288"/>
            </w:trPr>
          </w:trPrChange>
        </w:trPr>
        <w:tc>
          <w:tcPr>
            <w:tcW w:w="3256" w:type="dxa"/>
            <w:noWrap/>
            <w:hideMark/>
            <w:tcPrChange w:id="5396" w:author="Felix Pascal (felixpas)" w:date="2025-07-01T19:33:00Z">
              <w:tcPr>
                <w:tcW w:w="2940" w:type="dxa"/>
                <w:noWrap/>
                <w:hideMark/>
              </w:tcPr>
            </w:tcPrChange>
          </w:tcPr>
          <w:p w14:paraId="23D091B9" w14:textId="77777777" w:rsidR="00C76A19" w:rsidRPr="00C76A19" w:rsidRDefault="00C76A19">
            <w:pPr>
              <w:rPr>
                <w:ins w:id="5397" w:author="Felix Pascal (felixpas)" w:date="2025-07-01T19:19:00Z"/>
                <w:rPrChange w:id="5398" w:author="Felix Pascal (felixpas)" w:date="2025-07-01T19:19:00Z">
                  <w:rPr>
                    <w:ins w:id="5399" w:author="Felix Pascal (felixpas)" w:date="2025-07-01T19:19:00Z"/>
                    <w:rFonts w:ascii="Calibri" w:hAnsi="Calibri" w:cs="Calibri"/>
                    <w:color w:val="000000"/>
                  </w:rPr>
                </w:rPrChange>
              </w:rPr>
            </w:pPr>
            <w:ins w:id="5400" w:author="Felix Pascal (felixpas)" w:date="2025-07-01T19:19:00Z">
              <w:r w:rsidRPr="00C76A19">
                <w:rPr>
                  <w:rPrChange w:id="5401" w:author="Felix Pascal (felixpas)" w:date="2025-07-01T19:19:00Z">
                    <w:rPr>
                      <w:rFonts w:ascii="Calibri" w:hAnsi="Calibri" w:cs="Calibri"/>
                      <w:color w:val="000000"/>
                    </w:rPr>
                  </w:rPrChange>
                </w:rPr>
                <w:t>Arum maculatum</w:t>
              </w:r>
            </w:ins>
          </w:p>
        </w:tc>
        <w:tc>
          <w:tcPr>
            <w:tcW w:w="1706" w:type="dxa"/>
            <w:noWrap/>
            <w:hideMark/>
            <w:tcPrChange w:id="5402" w:author="Felix Pascal (felixpas)" w:date="2025-07-01T19:33:00Z">
              <w:tcPr>
                <w:tcW w:w="2480" w:type="dxa"/>
                <w:noWrap/>
                <w:hideMark/>
              </w:tcPr>
            </w:tcPrChange>
          </w:tcPr>
          <w:p w14:paraId="13733F00" w14:textId="77777777" w:rsidR="00C76A19" w:rsidRPr="00C76A19" w:rsidRDefault="00C76A19" w:rsidP="00C76A19">
            <w:pPr>
              <w:rPr>
                <w:ins w:id="5403" w:author="Felix Pascal (felixpas)" w:date="2025-07-01T19:19:00Z"/>
                <w:rPrChange w:id="5404" w:author="Felix Pascal (felixpas)" w:date="2025-07-01T19:19:00Z">
                  <w:rPr>
                    <w:ins w:id="5405" w:author="Felix Pascal (felixpas)" w:date="2025-07-01T19:19:00Z"/>
                    <w:rFonts w:ascii="Calibri" w:hAnsi="Calibri" w:cs="Calibri"/>
                    <w:color w:val="000000"/>
                  </w:rPr>
                </w:rPrChange>
              </w:rPr>
              <w:pPrChange w:id="5406" w:author="Felix Pascal (felixpas)" w:date="2025-07-01T19:19:00Z">
                <w:pPr>
                  <w:jc w:val="right"/>
                </w:pPr>
              </w:pPrChange>
            </w:pPr>
            <w:ins w:id="5407" w:author="Felix Pascal (felixpas)" w:date="2025-07-01T19:19:00Z">
              <w:r w:rsidRPr="00C76A19">
                <w:rPr>
                  <w:rPrChange w:id="5408" w:author="Felix Pascal (felixpas)" w:date="2025-07-01T19:19:00Z">
                    <w:rPr>
                      <w:rFonts w:ascii="Calibri" w:hAnsi="Calibri" w:cs="Calibri"/>
                      <w:color w:val="000000"/>
                    </w:rPr>
                  </w:rPrChange>
                </w:rPr>
                <w:t>13.80557463</w:t>
              </w:r>
            </w:ins>
          </w:p>
        </w:tc>
        <w:tc>
          <w:tcPr>
            <w:tcW w:w="1696" w:type="dxa"/>
            <w:noWrap/>
            <w:hideMark/>
            <w:tcPrChange w:id="5409" w:author="Felix Pascal (felixpas)" w:date="2025-07-01T19:33:00Z">
              <w:tcPr>
                <w:tcW w:w="1387" w:type="dxa"/>
                <w:noWrap/>
                <w:hideMark/>
              </w:tcPr>
            </w:tcPrChange>
          </w:tcPr>
          <w:p w14:paraId="47449FD7" w14:textId="77777777" w:rsidR="00C76A19" w:rsidRPr="00C76A19" w:rsidRDefault="00C76A19" w:rsidP="00C76A19">
            <w:pPr>
              <w:rPr>
                <w:ins w:id="5410" w:author="Felix Pascal (felixpas)" w:date="2025-07-01T19:19:00Z"/>
                <w:rPrChange w:id="5411" w:author="Felix Pascal (felixpas)" w:date="2025-07-01T19:19:00Z">
                  <w:rPr>
                    <w:ins w:id="5412" w:author="Felix Pascal (felixpas)" w:date="2025-07-01T19:19:00Z"/>
                    <w:rFonts w:ascii="Calibri" w:hAnsi="Calibri" w:cs="Calibri"/>
                    <w:color w:val="000000"/>
                  </w:rPr>
                </w:rPrChange>
              </w:rPr>
              <w:pPrChange w:id="5413" w:author="Felix Pascal (felixpas)" w:date="2025-07-01T19:19:00Z">
                <w:pPr>
                  <w:jc w:val="right"/>
                </w:pPr>
              </w:pPrChange>
            </w:pPr>
            <w:ins w:id="5414" w:author="Felix Pascal (felixpas)" w:date="2025-07-01T19:19:00Z">
              <w:r w:rsidRPr="00C76A19">
                <w:rPr>
                  <w:rPrChange w:id="5415" w:author="Felix Pascal (felixpas)" w:date="2025-07-01T19:19:00Z">
                    <w:rPr>
                      <w:rFonts w:ascii="Calibri" w:hAnsi="Calibri" w:cs="Calibri"/>
                      <w:color w:val="000000"/>
                    </w:rPr>
                  </w:rPrChange>
                </w:rPr>
                <w:t>0.004835942</w:t>
              </w:r>
            </w:ins>
          </w:p>
        </w:tc>
        <w:tc>
          <w:tcPr>
            <w:tcW w:w="1418" w:type="dxa"/>
            <w:noWrap/>
            <w:hideMark/>
            <w:tcPrChange w:id="5416" w:author="Felix Pascal (felixpas)" w:date="2025-07-01T19:33:00Z">
              <w:tcPr>
                <w:tcW w:w="980" w:type="dxa"/>
                <w:noWrap/>
                <w:hideMark/>
              </w:tcPr>
            </w:tcPrChange>
          </w:tcPr>
          <w:p w14:paraId="2EB4E7D4" w14:textId="77777777" w:rsidR="00C76A19" w:rsidRPr="00C76A19" w:rsidRDefault="00C76A19">
            <w:pPr>
              <w:rPr>
                <w:ins w:id="5417" w:author="Felix Pascal (felixpas)" w:date="2025-07-01T19:19:00Z"/>
                <w:rPrChange w:id="5418" w:author="Felix Pascal (felixpas)" w:date="2025-07-01T19:19:00Z">
                  <w:rPr>
                    <w:ins w:id="5419" w:author="Felix Pascal (felixpas)" w:date="2025-07-01T19:19:00Z"/>
                    <w:rFonts w:ascii="Calibri" w:hAnsi="Calibri" w:cs="Calibri"/>
                    <w:color w:val="000000"/>
                  </w:rPr>
                </w:rPrChange>
              </w:rPr>
            </w:pPr>
            <w:ins w:id="5420" w:author="Felix Pascal (felixpas)" w:date="2025-07-01T19:19:00Z">
              <w:r w:rsidRPr="00C76A19">
                <w:rPr>
                  <w:rPrChange w:id="5421" w:author="Felix Pascal (felixpas)" w:date="2025-07-01T19:19:00Z">
                    <w:rPr>
                      <w:rFonts w:ascii="Calibri" w:hAnsi="Calibri" w:cs="Calibri"/>
                      <w:color w:val="000000"/>
                    </w:rPr>
                  </w:rPrChange>
                </w:rPr>
                <w:t>increasing</w:t>
              </w:r>
            </w:ins>
          </w:p>
        </w:tc>
        <w:tc>
          <w:tcPr>
            <w:tcW w:w="850" w:type="dxa"/>
            <w:noWrap/>
            <w:hideMark/>
            <w:tcPrChange w:id="5422" w:author="Felix Pascal (felixpas)" w:date="2025-07-01T19:33:00Z">
              <w:tcPr>
                <w:tcW w:w="1280" w:type="dxa"/>
                <w:gridSpan w:val="2"/>
                <w:noWrap/>
                <w:hideMark/>
              </w:tcPr>
            </w:tcPrChange>
          </w:tcPr>
          <w:p w14:paraId="6D2E78FE" w14:textId="77777777" w:rsidR="00C76A19" w:rsidRPr="00C76A19" w:rsidRDefault="00C76A19" w:rsidP="00C76A19">
            <w:pPr>
              <w:rPr>
                <w:ins w:id="5423" w:author="Felix Pascal (felixpas)" w:date="2025-07-01T19:19:00Z"/>
                <w:rPrChange w:id="5424" w:author="Felix Pascal (felixpas)" w:date="2025-07-01T19:19:00Z">
                  <w:rPr>
                    <w:ins w:id="5425" w:author="Felix Pascal (felixpas)" w:date="2025-07-01T19:19:00Z"/>
                    <w:rFonts w:ascii="Calibri" w:hAnsi="Calibri" w:cs="Calibri"/>
                    <w:color w:val="000000"/>
                  </w:rPr>
                </w:rPrChange>
              </w:rPr>
              <w:pPrChange w:id="5426" w:author="Felix Pascal (felixpas)" w:date="2025-07-01T19:19:00Z">
                <w:pPr>
                  <w:jc w:val="right"/>
                </w:pPr>
              </w:pPrChange>
            </w:pPr>
            <w:ins w:id="5427" w:author="Felix Pascal (felixpas)" w:date="2025-07-01T19:19:00Z">
              <w:r w:rsidRPr="00C76A19">
                <w:rPr>
                  <w:rPrChange w:id="5428" w:author="Felix Pascal (felixpas)" w:date="2025-07-01T19:19:00Z">
                    <w:rPr>
                      <w:rFonts w:ascii="Calibri" w:hAnsi="Calibri" w:cs="Calibri"/>
                      <w:color w:val="000000"/>
                    </w:rPr>
                  </w:rPrChange>
                </w:rPr>
                <w:t>100</w:t>
              </w:r>
            </w:ins>
          </w:p>
        </w:tc>
      </w:tr>
      <w:tr w:rsidR="00C76A19" w:rsidRPr="00C76A19" w14:paraId="7B6B5893" w14:textId="77777777" w:rsidTr="00D247C6">
        <w:trPr>
          <w:trHeight w:val="288"/>
          <w:ins w:id="5429" w:author="Felix Pascal (felixpas)" w:date="2025-07-01T19:19:00Z"/>
          <w:trPrChange w:id="5430" w:author="Felix Pascal (felixpas)" w:date="2025-07-01T19:33:00Z">
            <w:trPr>
              <w:gridAfter w:val="0"/>
              <w:trHeight w:val="288"/>
            </w:trPr>
          </w:trPrChange>
        </w:trPr>
        <w:tc>
          <w:tcPr>
            <w:tcW w:w="3256" w:type="dxa"/>
            <w:noWrap/>
            <w:hideMark/>
            <w:tcPrChange w:id="5431" w:author="Felix Pascal (felixpas)" w:date="2025-07-01T19:33:00Z">
              <w:tcPr>
                <w:tcW w:w="2940" w:type="dxa"/>
                <w:noWrap/>
                <w:hideMark/>
              </w:tcPr>
            </w:tcPrChange>
          </w:tcPr>
          <w:p w14:paraId="20A76780" w14:textId="77777777" w:rsidR="00C76A19" w:rsidRPr="00C76A19" w:rsidRDefault="00C76A19">
            <w:pPr>
              <w:rPr>
                <w:ins w:id="5432" w:author="Felix Pascal (felixpas)" w:date="2025-07-01T19:19:00Z"/>
                <w:rPrChange w:id="5433" w:author="Felix Pascal (felixpas)" w:date="2025-07-01T19:19:00Z">
                  <w:rPr>
                    <w:ins w:id="5434" w:author="Felix Pascal (felixpas)" w:date="2025-07-01T19:19:00Z"/>
                    <w:rFonts w:ascii="Calibri" w:hAnsi="Calibri" w:cs="Calibri"/>
                    <w:color w:val="000000"/>
                  </w:rPr>
                </w:rPrChange>
              </w:rPr>
            </w:pPr>
            <w:proofErr w:type="spellStart"/>
            <w:ins w:id="5435" w:author="Felix Pascal (felixpas)" w:date="2025-07-01T19:19:00Z">
              <w:r w:rsidRPr="00C76A19">
                <w:rPr>
                  <w:rPrChange w:id="5436" w:author="Felix Pascal (felixpas)" w:date="2025-07-01T19:19:00Z">
                    <w:rPr>
                      <w:rFonts w:ascii="Calibri" w:hAnsi="Calibri" w:cs="Calibri"/>
                      <w:color w:val="000000"/>
                    </w:rPr>
                  </w:rPrChange>
                </w:rPr>
                <w:t>Setaria</w:t>
              </w:r>
              <w:proofErr w:type="spellEnd"/>
              <w:r w:rsidRPr="00C76A19">
                <w:rPr>
                  <w:rPrChange w:id="5437" w:author="Felix Pascal (felixpas)" w:date="2025-07-01T19:19:00Z">
                    <w:rPr>
                      <w:rFonts w:ascii="Calibri" w:hAnsi="Calibri" w:cs="Calibri"/>
                      <w:color w:val="000000"/>
                    </w:rPr>
                  </w:rPrChange>
                </w:rPr>
                <w:t xml:space="preserve"> pumila</w:t>
              </w:r>
            </w:ins>
          </w:p>
        </w:tc>
        <w:tc>
          <w:tcPr>
            <w:tcW w:w="1706" w:type="dxa"/>
            <w:noWrap/>
            <w:hideMark/>
            <w:tcPrChange w:id="5438" w:author="Felix Pascal (felixpas)" w:date="2025-07-01T19:33:00Z">
              <w:tcPr>
                <w:tcW w:w="2480" w:type="dxa"/>
                <w:noWrap/>
                <w:hideMark/>
              </w:tcPr>
            </w:tcPrChange>
          </w:tcPr>
          <w:p w14:paraId="513A6720" w14:textId="77777777" w:rsidR="00C76A19" w:rsidRPr="00C76A19" w:rsidRDefault="00C76A19" w:rsidP="00C76A19">
            <w:pPr>
              <w:rPr>
                <w:ins w:id="5439" w:author="Felix Pascal (felixpas)" w:date="2025-07-01T19:19:00Z"/>
                <w:rPrChange w:id="5440" w:author="Felix Pascal (felixpas)" w:date="2025-07-01T19:19:00Z">
                  <w:rPr>
                    <w:ins w:id="5441" w:author="Felix Pascal (felixpas)" w:date="2025-07-01T19:19:00Z"/>
                    <w:rFonts w:ascii="Calibri" w:hAnsi="Calibri" w:cs="Calibri"/>
                    <w:color w:val="000000"/>
                  </w:rPr>
                </w:rPrChange>
              </w:rPr>
              <w:pPrChange w:id="5442" w:author="Felix Pascal (felixpas)" w:date="2025-07-01T19:19:00Z">
                <w:pPr>
                  <w:jc w:val="right"/>
                </w:pPr>
              </w:pPrChange>
            </w:pPr>
            <w:ins w:id="5443" w:author="Felix Pascal (felixpas)" w:date="2025-07-01T19:19:00Z">
              <w:r w:rsidRPr="00C76A19">
                <w:rPr>
                  <w:rPrChange w:id="5444" w:author="Felix Pascal (felixpas)" w:date="2025-07-01T19:19:00Z">
                    <w:rPr>
                      <w:rFonts w:ascii="Calibri" w:hAnsi="Calibri" w:cs="Calibri"/>
                      <w:color w:val="000000"/>
                    </w:rPr>
                  </w:rPrChange>
                </w:rPr>
                <w:t>13.58091035</w:t>
              </w:r>
            </w:ins>
          </w:p>
        </w:tc>
        <w:tc>
          <w:tcPr>
            <w:tcW w:w="1696" w:type="dxa"/>
            <w:noWrap/>
            <w:hideMark/>
            <w:tcPrChange w:id="5445" w:author="Felix Pascal (felixpas)" w:date="2025-07-01T19:33:00Z">
              <w:tcPr>
                <w:tcW w:w="1300" w:type="dxa"/>
                <w:noWrap/>
                <w:hideMark/>
              </w:tcPr>
            </w:tcPrChange>
          </w:tcPr>
          <w:p w14:paraId="4893175B" w14:textId="77777777" w:rsidR="00C76A19" w:rsidRPr="00C76A19" w:rsidRDefault="00C76A19" w:rsidP="00C76A19">
            <w:pPr>
              <w:rPr>
                <w:ins w:id="5446" w:author="Felix Pascal (felixpas)" w:date="2025-07-01T19:19:00Z"/>
                <w:rPrChange w:id="5447" w:author="Felix Pascal (felixpas)" w:date="2025-07-01T19:19:00Z">
                  <w:rPr>
                    <w:ins w:id="5448" w:author="Felix Pascal (felixpas)" w:date="2025-07-01T19:19:00Z"/>
                    <w:rFonts w:ascii="Calibri" w:hAnsi="Calibri" w:cs="Calibri"/>
                    <w:color w:val="000000"/>
                  </w:rPr>
                </w:rPrChange>
              </w:rPr>
              <w:pPrChange w:id="5449" w:author="Felix Pascal (felixpas)" w:date="2025-07-01T19:19:00Z">
                <w:pPr>
                  <w:jc w:val="right"/>
                </w:pPr>
              </w:pPrChange>
            </w:pPr>
            <w:ins w:id="5450" w:author="Felix Pascal (felixpas)" w:date="2025-07-01T19:19:00Z">
              <w:r w:rsidRPr="00C76A19">
                <w:rPr>
                  <w:rPrChange w:id="5451" w:author="Felix Pascal (felixpas)" w:date="2025-07-01T19:19:00Z">
                    <w:rPr>
                      <w:rFonts w:ascii="Calibri" w:hAnsi="Calibri" w:cs="Calibri"/>
                      <w:color w:val="000000"/>
                    </w:rPr>
                  </w:rPrChange>
                </w:rPr>
                <w:t>0.000271882</w:t>
              </w:r>
            </w:ins>
          </w:p>
        </w:tc>
        <w:tc>
          <w:tcPr>
            <w:tcW w:w="1418" w:type="dxa"/>
            <w:noWrap/>
            <w:hideMark/>
            <w:tcPrChange w:id="5452" w:author="Felix Pascal (felixpas)" w:date="2025-07-01T19:33:00Z">
              <w:tcPr>
                <w:tcW w:w="980" w:type="dxa"/>
                <w:noWrap/>
                <w:hideMark/>
              </w:tcPr>
            </w:tcPrChange>
          </w:tcPr>
          <w:p w14:paraId="4DF3EB01" w14:textId="77777777" w:rsidR="00C76A19" w:rsidRPr="00C76A19" w:rsidRDefault="00C76A19">
            <w:pPr>
              <w:rPr>
                <w:ins w:id="5453" w:author="Felix Pascal (felixpas)" w:date="2025-07-01T19:19:00Z"/>
                <w:rPrChange w:id="5454" w:author="Felix Pascal (felixpas)" w:date="2025-07-01T19:19:00Z">
                  <w:rPr>
                    <w:ins w:id="5455" w:author="Felix Pascal (felixpas)" w:date="2025-07-01T19:19:00Z"/>
                    <w:rFonts w:ascii="Calibri" w:hAnsi="Calibri" w:cs="Calibri"/>
                    <w:color w:val="000000"/>
                  </w:rPr>
                </w:rPrChange>
              </w:rPr>
            </w:pPr>
            <w:ins w:id="5456" w:author="Felix Pascal (felixpas)" w:date="2025-07-01T19:19:00Z">
              <w:r w:rsidRPr="00C76A19">
                <w:rPr>
                  <w:rPrChange w:id="5457" w:author="Felix Pascal (felixpas)" w:date="2025-07-01T19:19:00Z">
                    <w:rPr>
                      <w:rFonts w:ascii="Calibri" w:hAnsi="Calibri" w:cs="Calibri"/>
                      <w:color w:val="000000"/>
                    </w:rPr>
                  </w:rPrChange>
                </w:rPr>
                <w:t>increasing</w:t>
              </w:r>
            </w:ins>
          </w:p>
        </w:tc>
        <w:tc>
          <w:tcPr>
            <w:tcW w:w="850" w:type="dxa"/>
            <w:noWrap/>
            <w:hideMark/>
            <w:tcPrChange w:id="5458" w:author="Felix Pascal (felixpas)" w:date="2025-07-01T19:33:00Z">
              <w:tcPr>
                <w:tcW w:w="900" w:type="dxa"/>
                <w:noWrap/>
                <w:hideMark/>
              </w:tcPr>
            </w:tcPrChange>
          </w:tcPr>
          <w:p w14:paraId="218B6340" w14:textId="77777777" w:rsidR="00C76A19" w:rsidRPr="00C76A19" w:rsidRDefault="00C76A19" w:rsidP="00C76A19">
            <w:pPr>
              <w:rPr>
                <w:ins w:id="5459" w:author="Felix Pascal (felixpas)" w:date="2025-07-01T19:19:00Z"/>
                <w:rPrChange w:id="5460" w:author="Felix Pascal (felixpas)" w:date="2025-07-01T19:19:00Z">
                  <w:rPr>
                    <w:ins w:id="5461" w:author="Felix Pascal (felixpas)" w:date="2025-07-01T19:19:00Z"/>
                    <w:rFonts w:ascii="Calibri" w:hAnsi="Calibri" w:cs="Calibri"/>
                    <w:color w:val="000000"/>
                  </w:rPr>
                </w:rPrChange>
              </w:rPr>
              <w:pPrChange w:id="5462" w:author="Felix Pascal (felixpas)" w:date="2025-07-01T19:19:00Z">
                <w:pPr>
                  <w:jc w:val="right"/>
                </w:pPr>
              </w:pPrChange>
            </w:pPr>
            <w:ins w:id="5463" w:author="Felix Pascal (felixpas)" w:date="2025-07-01T19:19:00Z">
              <w:r w:rsidRPr="00C76A19">
                <w:rPr>
                  <w:rPrChange w:id="5464" w:author="Felix Pascal (felixpas)" w:date="2025-07-01T19:19:00Z">
                    <w:rPr>
                      <w:rFonts w:ascii="Calibri" w:hAnsi="Calibri" w:cs="Calibri"/>
                      <w:color w:val="000000"/>
                    </w:rPr>
                  </w:rPrChange>
                </w:rPr>
                <w:t>47</w:t>
              </w:r>
            </w:ins>
          </w:p>
        </w:tc>
      </w:tr>
      <w:tr w:rsidR="00D247C6" w:rsidRPr="00D247C6" w14:paraId="433C2DAB" w14:textId="77777777" w:rsidTr="00D247C6">
        <w:tblPrEx>
          <w:tblPrExChange w:id="5465" w:author="Felix Pascal (felixpas)" w:date="2025-07-01T19:33:00Z">
            <w:tblPrEx>
              <w:tblW w:w="9067" w:type="dxa"/>
            </w:tblPrEx>
          </w:tblPrExChange>
        </w:tblPrEx>
        <w:trPr>
          <w:trHeight w:val="288"/>
          <w:ins w:id="5466" w:author="Felix Pascal (felixpas)" w:date="2025-07-01T19:19:00Z"/>
          <w:trPrChange w:id="5467" w:author="Felix Pascal (felixpas)" w:date="2025-07-01T19:33:00Z">
            <w:trPr>
              <w:trHeight w:val="288"/>
            </w:trPr>
          </w:trPrChange>
        </w:trPr>
        <w:tc>
          <w:tcPr>
            <w:tcW w:w="3256" w:type="dxa"/>
            <w:noWrap/>
            <w:hideMark/>
            <w:tcPrChange w:id="5468" w:author="Felix Pascal (felixpas)" w:date="2025-07-01T19:33:00Z">
              <w:tcPr>
                <w:tcW w:w="2940" w:type="dxa"/>
                <w:noWrap/>
                <w:hideMark/>
              </w:tcPr>
            </w:tcPrChange>
          </w:tcPr>
          <w:p w14:paraId="603206CC" w14:textId="77777777" w:rsidR="00C76A19" w:rsidRPr="00C76A19" w:rsidRDefault="00C76A19">
            <w:pPr>
              <w:rPr>
                <w:ins w:id="5469" w:author="Felix Pascal (felixpas)" w:date="2025-07-01T19:19:00Z"/>
                <w:rPrChange w:id="5470" w:author="Felix Pascal (felixpas)" w:date="2025-07-01T19:19:00Z">
                  <w:rPr>
                    <w:ins w:id="5471" w:author="Felix Pascal (felixpas)" w:date="2025-07-01T19:19:00Z"/>
                    <w:rFonts w:ascii="Calibri" w:hAnsi="Calibri" w:cs="Calibri"/>
                    <w:color w:val="000000"/>
                  </w:rPr>
                </w:rPrChange>
              </w:rPr>
            </w:pPr>
            <w:ins w:id="5472" w:author="Felix Pascal (felixpas)" w:date="2025-07-01T19:19:00Z">
              <w:r w:rsidRPr="00C76A19">
                <w:rPr>
                  <w:rPrChange w:id="5473" w:author="Felix Pascal (felixpas)" w:date="2025-07-01T19:19:00Z">
                    <w:rPr>
                      <w:rFonts w:ascii="Calibri" w:hAnsi="Calibri" w:cs="Calibri"/>
                      <w:color w:val="000000"/>
                    </w:rPr>
                  </w:rPrChange>
                </w:rPr>
                <w:t>Rosa arvensis</w:t>
              </w:r>
            </w:ins>
          </w:p>
        </w:tc>
        <w:tc>
          <w:tcPr>
            <w:tcW w:w="1706" w:type="dxa"/>
            <w:noWrap/>
            <w:hideMark/>
            <w:tcPrChange w:id="5474" w:author="Felix Pascal (felixpas)" w:date="2025-07-01T19:33:00Z">
              <w:tcPr>
                <w:tcW w:w="2480" w:type="dxa"/>
                <w:noWrap/>
                <w:hideMark/>
              </w:tcPr>
            </w:tcPrChange>
          </w:tcPr>
          <w:p w14:paraId="7A3BA2A3" w14:textId="77777777" w:rsidR="00C76A19" w:rsidRPr="00C76A19" w:rsidRDefault="00C76A19" w:rsidP="00C76A19">
            <w:pPr>
              <w:rPr>
                <w:ins w:id="5475" w:author="Felix Pascal (felixpas)" w:date="2025-07-01T19:19:00Z"/>
                <w:rPrChange w:id="5476" w:author="Felix Pascal (felixpas)" w:date="2025-07-01T19:19:00Z">
                  <w:rPr>
                    <w:ins w:id="5477" w:author="Felix Pascal (felixpas)" w:date="2025-07-01T19:19:00Z"/>
                    <w:rFonts w:ascii="Calibri" w:hAnsi="Calibri" w:cs="Calibri"/>
                    <w:color w:val="000000"/>
                  </w:rPr>
                </w:rPrChange>
              </w:rPr>
              <w:pPrChange w:id="5478" w:author="Felix Pascal (felixpas)" w:date="2025-07-01T19:19:00Z">
                <w:pPr>
                  <w:jc w:val="right"/>
                </w:pPr>
              </w:pPrChange>
            </w:pPr>
            <w:ins w:id="5479" w:author="Felix Pascal (felixpas)" w:date="2025-07-01T19:19:00Z">
              <w:r w:rsidRPr="00C76A19">
                <w:rPr>
                  <w:rPrChange w:id="5480" w:author="Felix Pascal (felixpas)" w:date="2025-07-01T19:19:00Z">
                    <w:rPr>
                      <w:rFonts w:ascii="Calibri" w:hAnsi="Calibri" w:cs="Calibri"/>
                      <w:color w:val="000000"/>
                    </w:rPr>
                  </w:rPrChange>
                </w:rPr>
                <w:t>13.16536073</w:t>
              </w:r>
            </w:ins>
          </w:p>
        </w:tc>
        <w:tc>
          <w:tcPr>
            <w:tcW w:w="1696" w:type="dxa"/>
            <w:noWrap/>
            <w:hideMark/>
            <w:tcPrChange w:id="5481" w:author="Felix Pascal (felixpas)" w:date="2025-07-01T19:33:00Z">
              <w:tcPr>
                <w:tcW w:w="1387" w:type="dxa"/>
                <w:noWrap/>
                <w:hideMark/>
              </w:tcPr>
            </w:tcPrChange>
          </w:tcPr>
          <w:p w14:paraId="5CDB41F2" w14:textId="77777777" w:rsidR="00C76A19" w:rsidRPr="00C76A19" w:rsidRDefault="00C76A19" w:rsidP="00C76A19">
            <w:pPr>
              <w:rPr>
                <w:ins w:id="5482" w:author="Felix Pascal (felixpas)" w:date="2025-07-01T19:19:00Z"/>
                <w:rPrChange w:id="5483" w:author="Felix Pascal (felixpas)" w:date="2025-07-01T19:19:00Z">
                  <w:rPr>
                    <w:ins w:id="5484" w:author="Felix Pascal (felixpas)" w:date="2025-07-01T19:19:00Z"/>
                    <w:rFonts w:ascii="Calibri" w:hAnsi="Calibri" w:cs="Calibri"/>
                    <w:color w:val="000000"/>
                  </w:rPr>
                </w:rPrChange>
              </w:rPr>
              <w:pPrChange w:id="5485" w:author="Felix Pascal (felixpas)" w:date="2025-07-01T19:19:00Z">
                <w:pPr>
                  <w:jc w:val="right"/>
                </w:pPr>
              </w:pPrChange>
            </w:pPr>
            <w:ins w:id="5486" w:author="Felix Pascal (felixpas)" w:date="2025-07-01T19:19:00Z">
              <w:r w:rsidRPr="00C76A19">
                <w:rPr>
                  <w:rPrChange w:id="5487" w:author="Felix Pascal (felixpas)" w:date="2025-07-01T19:19:00Z">
                    <w:rPr>
                      <w:rFonts w:ascii="Calibri" w:hAnsi="Calibri" w:cs="Calibri"/>
                      <w:color w:val="000000"/>
                    </w:rPr>
                  </w:rPrChange>
                </w:rPr>
                <w:t>0.001342977</w:t>
              </w:r>
            </w:ins>
          </w:p>
        </w:tc>
        <w:tc>
          <w:tcPr>
            <w:tcW w:w="1418" w:type="dxa"/>
            <w:noWrap/>
            <w:hideMark/>
            <w:tcPrChange w:id="5488" w:author="Felix Pascal (felixpas)" w:date="2025-07-01T19:33:00Z">
              <w:tcPr>
                <w:tcW w:w="980" w:type="dxa"/>
                <w:noWrap/>
                <w:hideMark/>
              </w:tcPr>
            </w:tcPrChange>
          </w:tcPr>
          <w:p w14:paraId="627DCF22" w14:textId="77777777" w:rsidR="00C76A19" w:rsidRPr="00C76A19" w:rsidRDefault="00C76A19">
            <w:pPr>
              <w:rPr>
                <w:ins w:id="5489" w:author="Felix Pascal (felixpas)" w:date="2025-07-01T19:19:00Z"/>
                <w:rPrChange w:id="5490" w:author="Felix Pascal (felixpas)" w:date="2025-07-01T19:19:00Z">
                  <w:rPr>
                    <w:ins w:id="5491" w:author="Felix Pascal (felixpas)" w:date="2025-07-01T19:19:00Z"/>
                    <w:rFonts w:ascii="Calibri" w:hAnsi="Calibri" w:cs="Calibri"/>
                    <w:color w:val="000000"/>
                  </w:rPr>
                </w:rPrChange>
              </w:rPr>
            </w:pPr>
            <w:ins w:id="5492" w:author="Felix Pascal (felixpas)" w:date="2025-07-01T19:19:00Z">
              <w:r w:rsidRPr="00C76A19">
                <w:rPr>
                  <w:rPrChange w:id="5493" w:author="Felix Pascal (felixpas)" w:date="2025-07-01T19:19:00Z">
                    <w:rPr>
                      <w:rFonts w:ascii="Calibri" w:hAnsi="Calibri" w:cs="Calibri"/>
                      <w:color w:val="000000"/>
                    </w:rPr>
                  </w:rPrChange>
                </w:rPr>
                <w:t>increasing</w:t>
              </w:r>
            </w:ins>
          </w:p>
        </w:tc>
        <w:tc>
          <w:tcPr>
            <w:tcW w:w="850" w:type="dxa"/>
            <w:noWrap/>
            <w:hideMark/>
            <w:tcPrChange w:id="5494" w:author="Felix Pascal (felixpas)" w:date="2025-07-01T19:33:00Z">
              <w:tcPr>
                <w:tcW w:w="1280" w:type="dxa"/>
                <w:gridSpan w:val="2"/>
                <w:noWrap/>
                <w:hideMark/>
              </w:tcPr>
            </w:tcPrChange>
          </w:tcPr>
          <w:p w14:paraId="0F802C9D" w14:textId="77777777" w:rsidR="00C76A19" w:rsidRPr="00C76A19" w:rsidRDefault="00C76A19" w:rsidP="00C76A19">
            <w:pPr>
              <w:rPr>
                <w:ins w:id="5495" w:author="Felix Pascal (felixpas)" w:date="2025-07-01T19:19:00Z"/>
                <w:rPrChange w:id="5496" w:author="Felix Pascal (felixpas)" w:date="2025-07-01T19:19:00Z">
                  <w:rPr>
                    <w:ins w:id="5497" w:author="Felix Pascal (felixpas)" w:date="2025-07-01T19:19:00Z"/>
                    <w:rFonts w:ascii="Calibri" w:hAnsi="Calibri" w:cs="Calibri"/>
                    <w:color w:val="000000"/>
                  </w:rPr>
                </w:rPrChange>
              </w:rPr>
              <w:pPrChange w:id="5498" w:author="Felix Pascal (felixpas)" w:date="2025-07-01T19:19:00Z">
                <w:pPr>
                  <w:jc w:val="right"/>
                </w:pPr>
              </w:pPrChange>
            </w:pPr>
            <w:ins w:id="5499" w:author="Felix Pascal (felixpas)" w:date="2025-07-01T19:19:00Z">
              <w:r w:rsidRPr="00C76A19">
                <w:rPr>
                  <w:rPrChange w:id="5500" w:author="Felix Pascal (felixpas)" w:date="2025-07-01T19:19:00Z">
                    <w:rPr>
                      <w:rFonts w:ascii="Calibri" w:hAnsi="Calibri" w:cs="Calibri"/>
                      <w:color w:val="000000"/>
                    </w:rPr>
                  </w:rPrChange>
                </w:rPr>
                <w:t>59</w:t>
              </w:r>
            </w:ins>
          </w:p>
        </w:tc>
      </w:tr>
      <w:tr w:rsidR="00C76A19" w:rsidRPr="00C76A19" w14:paraId="150FF2E9" w14:textId="77777777" w:rsidTr="00D247C6">
        <w:trPr>
          <w:trHeight w:val="288"/>
          <w:ins w:id="5501" w:author="Felix Pascal (felixpas)" w:date="2025-07-01T19:19:00Z"/>
          <w:trPrChange w:id="5502" w:author="Felix Pascal (felixpas)" w:date="2025-07-01T19:33:00Z">
            <w:trPr>
              <w:gridAfter w:val="0"/>
              <w:trHeight w:val="288"/>
            </w:trPr>
          </w:trPrChange>
        </w:trPr>
        <w:tc>
          <w:tcPr>
            <w:tcW w:w="3256" w:type="dxa"/>
            <w:noWrap/>
            <w:hideMark/>
            <w:tcPrChange w:id="5503" w:author="Felix Pascal (felixpas)" w:date="2025-07-01T19:33:00Z">
              <w:tcPr>
                <w:tcW w:w="2940" w:type="dxa"/>
                <w:noWrap/>
                <w:hideMark/>
              </w:tcPr>
            </w:tcPrChange>
          </w:tcPr>
          <w:p w14:paraId="76B0E085" w14:textId="77777777" w:rsidR="00C76A19" w:rsidRPr="00C76A19" w:rsidRDefault="00C76A19">
            <w:pPr>
              <w:rPr>
                <w:ins w:id="5504" w:author="Felix Pascal (felixpas)" w:date="2025-07-01T19:19:00Z"/>
                <w:rPrChange w:id="5505" w:author="Felix Pascal (felixpas)" w:date="2025-07-01T19:19:00Z">
                  <w:rPr>
                    <w:ins w:id="5506" w:author="Felix Pascal (felixpas)" w:date="2025-07-01T19:19:00Z"/>
                    <w:rFonts w:ascii="Calibri" w:hAnsi="Calibri" w:cs="Calibri"/>
                    <w:color w:val="000000"/>
                  </w:rPr>
                </w:rPrChange>
              </w:rPr>
            </w:pPr>
            <w:ins w:id="5507" w:author="Felix Pascal (felixpas)" w:date="2025-07-01T19:19:00Z">
              <w:r w:rsidRPr="00C76A19">
                <w:rPr>
                  <w:rPrChange w:id="5508" w:author="Felix Pascal (felixpas)" w:date="2025-07-01T19:19:00Z">
                    <w:rPr>
                      <w:rFonts w:ascii="Calibri" w:hAnsi="Calibri" w:cs="Calibri"/>
                      <w:color w:val="000000"/>
                    </w:rPr>
                  </w:rPrChange>
                </w:rPr>
                <w:t>Portulaca oleracea</w:t>
              </w:r>
            </w:ins>
          </w:p>
        </w:tc>
        <w:tc>
          <w:tcPr>
            <w:tcW w:w="1706" w:type="dxa"/>
            <w:noWrap/>
            <w:hideMark/>
            <w:tcPrChange w:id="5509" w:author="Felix Pascal (felixpas)" w:date="2025-07-01T19:33:00Z">
              <w:tcPr>
                <w:tcW w:w="2480" w:type="dxa"/>
                <w:noWrap/>
                <w:hideMark/>
              </w:tcPr>
            </w:tcPrChange>
          </w:tcPr>
          <w:p w14:paraId="7AA241A1" w14:textId="77777777" w:rsidR="00C76A19" w:rsidRPr="00C76A19" w:rsidRDefault="00C76A19" w:rsidP="00C76A19">
            <w:pPr>
              <w:rPr>
                <w:ins w:id="5510" w:author="Felix Pascal (felixpas)" w:date="2025-07-01T19:19:00Z"/>
                <w:rPrChange w:id="5511" w:author="Felix Pascal (felixpas)" w:date="2025-07-01T19:19:00Z">
                  <w:rPr>
                    <w:ins w:id="5512" w:author="Felix Pascal (felixpas)" w:date="2025-07-01T19:19:00Z"/>
                    <w:rFonts w:ascii="Calibri" w:hAnsi="Calibri" w:cs="Calibri"/>
                    <w:color w:val="000000"/>
                  </w:rPr>
                </w:rPrChange>
              </w:rPr>
              <w:pPrChange w:id="5513" w:author="Felix Pascal (felixpas)" w:date="2025-07-01T19:19:00Z">
                <w:pPr>
                  <w:jc w:val="right"/>
                </w:pPr>
              </w:pPrChange>
            </w:pPr>
            <w:ins w:id="5514" w:author="Felix Pascal (felixpas)" w:date="2025-07-01T19:19:00Z">
              <w:r w:rsidRPr="00C76A19">
                <w:rPr>
                  <w:rPrChange w:id="5515" w:author="Felix Pascal (felixpas)" w:date="2025-07-01T19:19:00Z">
                    <w:rPr>
                      <w:rFonts w:ascii="Calibri" w:hAnsi="Calibri" w:cs="Calibri"/>
                      <w:color w:val="000000"/>
                    </w:rPr>
                  </w:rPrChange>
                </w:rPr>
                <w:t>13.10817548</w:t>
              </w:r>
            </w:ins>
          </w:p>
        </w:tc>
        <w:tc>
          <w:tcPr>
            <w:tcW w:w="1696" w:type="dxa"/>
            <w:noWrap/>
            <w:hideMark/>
            <w:tcPrChange w:id="5516" w:author="Felix Pascal (felixpas)" w:date="2025-07-01T19:33:00Z">
              <w:tcPr>
                <w:tcW w:w="1300" w:type="dxa"/>
                <w:noWrap/>
                <w:hideMark/>
              </w:tcPr>
            </w:tcPrChange>
          </w:tcPr>
          <w:p w14:paraId="3DBCAC4F" w14:textId="77777777" w:rsidR="00C76A19" w:rsidRPr="00C76A19" w:rsidRDefault="00C76A19" w:rsidP="00C76A19">
            <w:pPr>
              <w:rPr>
                <w:ins w:id="5517" w:author="Felix Pascal (felixpas)" w:date="2025-07-01T19:19:00Z"/>
                <w:rPrChange w:id="5518" w:author="Felix Pascal (felixpas)" w:date="2025-07-01T19:19:00Z">
                  <w:rPr>
                    <w:ins w:id="5519" w:author="Felix Pascal (felixpas)" w:date="2025-07-01T19:19:00Z"/>
                    <w:rFonts w:ascii="Calibri" w:hAnsi="Calibri" w:cs="Calibri"/>
                    <w:color w:val="000000"/>
                  </w:rPr>
                </w:rPrChange>
              </w:rPr>
              <w:pPrChange w:id="5520" w:author="Felix Pascal (felixpas)" w:date="2025-07-01T19:19:00Z">
                <w:pPr>
                  <w:jc w:val="right"/>
                </w:pPr>
              </w:pPrChange>
            </w:pPr>
            <w:ins w:id="5521" w:author="Felix Pascal (felixpas)" w:date="2025-07-01T19:19:00Z">
              <w:r w:rsidRPr="00C76A19">
                <w:rPr>
                  <w:rPrChange w:id="5522" w:author="Felix Pascal (felixpas)" w:date="2025-07-01T19:19:00Z">
                    <w:rPr>
                      <w:rFonts w:ascii="Calibri" w:hAnsi="Calibri" w:cs="Calibri"/>
                      <w:color w:val="000000"/>
                    </w:rPr>
                  </w:rPrChange>
                </w:rPr>
                <w:t>0.001317535</w:t>
              </w:r>
            </w:ins>
          </w:p>
        </w:tc>
        <w:tc>
          <w:tcPr>
            <w:tcW w:w="1418" w:type="dxa"/>
            <w:noWrap/>
            <w:hideMark/>
            <w:tcPrChange w:id="5523" w:author="Felix Pascal (felixpas)" w:date="2025-07-01T19:33:00Z">
              <w:tcPr>
                <w:tcW w:w="980" w:type="dxa"/>
                <w:noWrap/>
                <w:hideMark/>
              </w:tcPr>
            </w:tcPrChange>
          </w:tcPr>
          <w:p w14:paraId="0A2B1F0E" w14:textId="77777777" w:rsidR="00C76A19" w:rsidRPr="00C76A19" w:rsidRDefault="00C76A19">
            <w:pPr>
              <w:rPr>
                <w:ins w:id="5524" w:author="Felix Pascal (felixpas)" w:date="2025-07-01T19:19:00Z"/>
                <w:rPrChange w:id="5525" w:author="Felix Pascal (felixpas)" w:date="2025-07-01T19:19:00Z">
                  <w:rPr>
                    <w:ins w:id="5526" w:author="Felix Pascal (felixpas)" w:date="2025-07-01T19:19:00Z"/>
                    <w:rFonts w:ascii="Calibri" w:hAnsi="Calibri" w:cs="Calibri"/>
                    <w:color w:val="000000"/>
                  </w:rPr>
                </w:rPrChange>
              </w:rPr>
            </w:pPr>
            <w:ins w:id="5527" w:author="Felix Pascal (felixpas)" w:date="2025-07-01T19:19:00Z">
              <w:r w:rsidRPr="00C76A19">
                <w:rPr>
                  <w:rPrChange w:id="5528" w:author="Felix Pascal (felixpas)" w:date="2025-07-01T19:19:00Z">
                    <w:rPr>
                      <w:rFonts w:ascii="Calibri" w:hAnsi="Calibri" w:cs="Calibri"/>
                      <w:color w:val="000000"/>
                    </w:rPr>
                  </w:rPrChange>
                </w:rPr>
                <w:t>increasing</w:t>
              </w:r>
            </w:ins>
          </w:p>
        </w:tc>
        <w:tc>
          <w:tcPr>
            <w:tcW w:w="850" w:type="dxa"/>
            <w:noWrap/>
            <w:hideMark/>
            <w:tcPrChange w:id="5529" w:author="Felix Pascal (felixpas)" w:date="2025-07-01T19:33:00Z">
              <w:tcPr>
                <w:tcW w:w="900" w:type="dxa"/>
                <w:noWrap/>
                <w:hideMark/>
              </w:tcPr>
            </w:tcPrChange>
          </w:tcPr>
          <w:p w14:paraId="33531316" w14:textId="77777777" w:rsidR="00C76A19" w:rsidRPr="00C76A19" w:rsidRDefault="00C76A19" w:rsidP="00C76A19">
            <w:pPr>
              <w:rPr>
                <w:ins w:id="5530" w:author="Felix Pascal (felixpas)" w:date="2025-07-01T19:19:00Z"/>
                <w:rPrChange w:id="5531" w:author="Felix Pascal (felixpas)" w:date="2025-07-01T19:19:00Z">
                  <w:rPr>
                    <w:ins w:id="5532" w:author="Felix Pascal (felixpas)" w:date="2025-07-01T19:19:00Z"/>
                    <w:rFonts w:ascii="Calibri" w:hAnsi="Calibri" w:cs="Calibri"/>
                    <w:color w:val="000000"/>
                  </w:rPr>
                </w:rPrChange>
              </w:rPr>
              <w:pPrChange w:id="5533" w:author="Felix Pascal (felixpas)" w:date="2025-07-01T19:19:00Z">
                <w:pPr>
                  <w:jc w:val="right"/>
                </w:pPr>
              </w:pPrChange>
            </w:pPr>
            <w:ins w:id="5534" w:author="Felix Pascal (felixpas)" w:date="2025-07-01T19:19:00Z">
              <w:r w:rsidRPr="00C76A19">
                <w:rPr>
                  <w:rPrChange w:id="5535" w:author="Felix Pascal (felixpas)" w:date="2025-07-01T19:19:00Z">
                    <w:rPr>
                      <w:rFonts w:ascii="Calibri" w:hAnsi="Calibri" w:cs="Calibri"/>
                      <w:color w:val="000000"/>
                    </w:rPr>
                  </w:rPrChange>
                </w:rPr>
                <w:t>52</w:t>
              </w:r>
            </w:ins>
          </w:p>
        </w:tc>
      </w:tr>
      <w:tr w:rsidR="00D247C6" w:rsidRPr="00D247C6" w14:paraId="516EA39A" w14:textId="77777777" w:rsidTr="00D247C6">
        <w:tblPrEx>
          <w:tblPrExChange w:id="5536" w:author="Felix Pascal (felixpas)" w:date="2025-07-01T19:33:00Z">
            <w:tblPrEx>
              <w:tblW w:w="9067" w:type="dxa"/>
            </w:tblPrEx>
          </w:tblPrExChange>
        </w:tblPrEx>
        <w:trPr>
          <w:trHeight w:val="288"/>
          <w:ins w:id="5537" w:author="Felix Pascal (felixpas)" w:date="2025-07-01T19:19:00Z"/>
          <w:trPrChange w:id="5538" w:author="Felix Pascal (felixpas)" w:date="2025-07-01T19:33:00Z">
            <w:trPr>
              <w:trHeight w:val="288"/>
            </w:trPr>
          </w:trPrChange>
        </w:trPr>
        <w:tc>
          <w:tcPr>
            <w:tcW w:w="3256" w:type="dxa"/>
            <w:noWrap/>
            <w:hideMark/>
            <w:tcPrChange w:id="5539" w:author="Felix Pascal (felixpas)" w:date="2025-07-01T19:33:00Z">
              <w:tcPr>
                <w:tcW w:w="2940" w:type="dxa"/>
                <w:noWrap/>
                <w:hideMark/>
              </w:tcPr>
            </w:tcPrChange>
          </w:tcPr>
          <w:p w14:paraId="1FE685CD" w14:textId="77777777" w:rsidR="00C76A19" w:rsidRPr="00C76A19" w:rsidRDefault="00C76A19">
            <w:pPr>
              <w:rPr>
                <w:ins w:id="5540" w:author="Felix Pascal (felixpas)" w:date="2025-07-01T19:19:00Z"/>
                <w:rPrChange w:id="5541" w:author="Felix Pascal (felixpas)" w:date="2025-07-01T19:19:00Z">
                  <w:rPr>
                    <w:ins w:id="5542" w:author="Felix Pascal (felixpas)" w:date="2025-07-01T19:19:00Z"/>
                    <w:rFonts w:ascii="Calibri" w:hAnsi="Calibri" w:cs="Calibri"/>
                    <w:color w:val="000000"/>
                  </w:rPr>
                </w:rPrChange>
              </w:rPr>
            </w:pPr>
            <w:proofErr w:type="spellStart"/>
            <w:ins w:id="5543" w:author="Felix Pascal (felixpas)" w:date="2025-07-01T19:19:00Z">
              <w:r w:rsidRPr="00C76A19">
                <w:rPr>
                  <w:rPrChange w:id="5544" w:author="Felix Pascal (felixpas)" w:date="2025-07-01T19:19:00Z">
                    <w:rPr>
                      <w:rFonts w:ascii="Calibri" w:hAnsi="Calibri" w:cs="Calibri"/>
                      <w:color w:val="000000"/>
                    </w:rPr>
                  </w:rPrChange>
                </w:rPr>
                <w:t>Carex</w:t>
              </w:r>
              <w:proofErr w:type="spellEnd"/>
              <w:r w:rsidRPr="00C76A19">
                <w:rPr>
                  <w:rPrChange w:id="5545" w:author="Felix Pascal (felixpas)" w:date="2025-07-01T19:19:00Z">
                    <w:rPr>
                      <w:rFonts w:ascii="Calibri" w:hAnsi="Calibri" w:cs="Calibri"/>
                      <w:color w:val="000000"/>
                    </w:rPr>
                  </w:rPrChange>
                </w:rPr>
                <w:t xml:space="preserve"> </w:t>
              </w:r>
              <w:proofErr w:type="spellStart"/>
              <w:r w:rsidRPr="00C76A19">
                <w:rPr>
                  <w:rPrChange w:id="5546" w:author="Felix Pascal (felixpas)" w:date="2025-07-01T19:19:00Z">
                    <w:rPr>
                      <w:rFonts w:ascii="Calibri" w:hAnsi="Calibri" w:cs="Calibri"/>
                      <w:color w:val="000000"/>
                    </w:rPr>
                  </w:rPrChange>
                </w:rPr>
                <w:t>brizoides</w:t>
              </w:r>
              <w:proofErr w:type="spellEnd"/>
            </w:ins>
          </w:p>
        </w:tc>
        <w:tc>
          <w:tcPr>
            <w:tcW w:w="1706" w:type="dxa"/>
            <w:noWrap/>
            <w:hideMark/>
            <w:tcPrChange w:id="5547" w:author="Felix Pascal (felixpas)" w:date="2025-07-01T19:33:00Z">
              <w:tcPr>
                <w:tcW w:w="2480" w:type="dxa"/>
                <w:noWrap/>
                <w:hideMark/>
              </w:tcPr>
            </w:tcPrChange>
          </w:tcPr>
          <w:p w14:paraId="69A7C2F1" w14:textId="77777777" w:rsidR="00C76A19" w:rsidRPr="00C76A19" w:rsidRDefault="00C76A19" w:rsidP="00C76A19">
            <w:pPr>
              <w:rPr>
                <w:ins w:id="5548" w:author="Felix Pascal (felixpas)" w:date="2025-07-01T19:19:00Z"/>
                <w:rPrChange w:id="5549" w:author="Felix Pascal (felixpas)" w:date="2025-07-01T19:19:00Z">
                  <w:rPr>
                    <w:ins w:id="5550" w:author="Felix Pascal (felixpas)" w:date="2025-07-01T19:19:00Z"/>
                    <w:rFonts w:ascii="Calibri" w:hAnsi="Calibri" w:cs="Calibri"/>
                    <w:color w:val="000000"/>
                  </w:rPr>
                </w:rPrChange>
              </w:rPr>
              <w:pPrChange w:id="5551" w:author="Felix Pascal (felixpas)" w:date="2025-07-01T19:19:00Z">
                <w:pPr>
                  <w:jc w:val="right"/>
                </w:pPr>
              </w:pPrChange>
            </w:pPr>
            <w:ins w:id="5552" w:author="Felix Pascal (felixpas)" w:date="2025-07-01T19:19:00Z">
              <w:r w:rsidRPr="00C76A19">
                <w:rPr>
                  <w:rPrChange w:id="5553" w:author="Felix Pascal (felixpas)" w:date="2025-07-01T19:19:00Z">
                    <w:rPr>
                      <w:rFonts w:ascii="Calibri" w:hAnsi="Calibri" w:cs="Calibri"/>
                      <w:color w:val="000000"/>
                    </w:rPr>
                  </w:rPrChange>
                </w:rPr>
                <w:t>12.97688778</w:t>
              </w:r>
            </w:ins>
          </w:p>
        </w:tc>
        <w:tc>
          <w:tcPr>
            <w:tcW w:w="1696" w:type="dxa"/>
            <w:noWrap/>
            <w:hideMark/>
            <w:tcPrChange w:id="5554" w:author="Felix Pascal (felixpas)" w:date="2025-07-01T19:33:00Z">
              <w:tcPr>
                <w:tcW w:w="1387" w:type="dxa"/>
                <w:noWrap/>
                <w:hideMark/>
              </w:tcPr>
            </w:tcPrChange>
          </w:tcPr>
          <w:p w14:paraId="63EE7D9A" w14:textId="77777777" w:rsidR="00C76A19" w:rsidRPr="00C76A19" w:rsidRDefault="00C76A19" w:rsidP="00C76A19">
            <w:pPr>
              <w:rPr>
                <w:ins w:id="5555" w:author="Felix Pascal (felixpas)" w:date="2025-07-01T19:19:00Z"/>
                <w:rPrChange w:id="5556" w:author="Felix Pascal (felixpas)" w:date="2025-07-01T19:19:00Z">
                  <w:rPr>
                    <w:ins w:id="5557" w:author="Felix Pascal (felixpas)" w:date="2025-07-01T19:19:00Z"/>
                    <w:rFonts w:ascii="Calibri" w:hAnsi="Calibri" w:cs="Calibri"/>
                    <w:color w:val="000000"/>
                  </w:rPr>
                </w:rPrChange>
              </w:rPr>
              <w:pPrChange w:id="5558" w:author="Felix Pascal (felixpas)" w:date="2025-07-01T19:19:00Z">
                <w:pPr>
                  <w:jc w:val="right"/>
                </w:pPr>
              </w:pPrChange>
            </w:pPr>
            <w:ins w:id="5559" w:author="Felix Pascal (felixpas)" w:date="2025-07-01T19:19:00Z">
              <w:r w:rsidRPr="00C76A19">
                <w:rPr>
                  <w:rPrChange w:id="5560" w:author="Felix Pascal (felixpas)" w:date="2025-07-01T19:19:00Z">
                    <w:rPr>
                      <w:rFonts w:ascii="Calibri" w:hAnsi="Calibri" w:cs="Calibri"/>
                      <w:color w:val="000000"/>
                    </w:rPr>
                  </w:rPrChange>
                </w:rPr>
                <w:t>0.026914061</w:t>
              </w:r>
            </w:ins>
          </w:p>
        </w:tc>
        <w:tc>
          <w:tcPr>
            <w:tcW w:w="1418" w:type="dxa"/>
            <w:noWrap/>
            <w:hideMark/>
            <w:tcPrChange w:id="5561" w:author="Felix Pascal (felixpas)" w:date="2025-07-01T19:33:00Z">
              <w:tcPr>
                <w:tcW w:w="980" w:type="dxa"/>
                <w:noWrap/>
                <w:hideMark/>
              </w:tcPr>
            </w:tcPrChange>
          </w:tcPr>
          <w:p w14:paraId="4F5565EB" w14:textId="77777777" w:rsidR="00C76A19" w:rsidRPr="00C76A19" w:rsidRDefault="00C76A19">
            <w:pPr>
              <w:rPr>
                <w:ins w:id="5562" w:author="Felix Pascal (felixpas)" w:date="2025-07-01T19:19:00Z"/>
                <w:rPrChange w:id="5563" w:author="Felix Pascal (felixpas)" w:date="2025-07-01T19:19:00Z">
                  <w:rPr>
                    <w:ins w:id="5564" w:author="Felix Pascal (felixpas)" w:date="2025-07-01T19:19:00Z"/>
                    <w:rFonts w:ascii="Calibri" w:hAnsi="Calibri" w:cs="Calibri"/>
                    <w:color w:val="000000"/>
                  </w:rPr>
                </w:rPrChange>
              </w:rPr>
            </w:pPr>
            <w:ins w:id="5565" w:author="Felix Pascal (felixpas)" w:date="2025-07-01T19:19:00Z">
              <w:r w:rsidRPr="00C76A19">
                <w:rPr>
                  <w:rPrChange w:id="5566" w:author="Felix Pascal (felixpas)" w:date="2025-07-01T19:19:00Z">
                    <w:rPr>
                      <w:rFonts w:ascii="Calibri" w:hAnsi="Calibri" w:cs="Calibri"/>
                      <w:color w:val="000000"/>
                    </w:rPr>
                  </w:rPrChange>
                </w:rPr>
                <w:t>increasing</w:t>
              </w:r>
            </w:ins>
          </w:p>
        </w:tc>
        <w:tc>
          <w:tcPr>
            <w:tcW w:w="850" w:type="dxa"/>
            <w:noWrap/>
            <w:hideMark/>
            <w:tcPrChange w:id="5567" w:author="Felix Pascal (felixpas)" w:date="2025-07-01T19:33:00Z">
              <w:tcPr>
                <w:tcW w:w="1280" w:type="dxa"/>
                <w:gridSpan w:val="2"/>
                <w:noWrap/>
                <w:hideMark/>
              </w:tcPr>
            </w:tcPrChange>
          </w:tcPr>
          <w:p w14:paraId="1A33D492" w14:textId="77777777" w:rsidR="00C76A19" w:rsidRPr="00C76A19" w:rsidRDefault="00C76A19" w:rsidP="00C76A19">
            <w:pPr>
              <w:rPr>
                <w:ins w:id="5568" w:author="Felix Pascal (felixpas)" w:date="2025-07-01T19:19:00Z"/>
                <w:rPrChange w:id="5569" w:author="Felix Pascal (felixpas)" w:date="2025-07-01T19:19:00Z">
                  <w:rPr>
                    <w:ins w:id="5570" w:author="Felix Pascal (felixpas)" w:date="2025-07-01T19:19:00Z"/>
                    <w:rFonts w:ascii="Calibri" w:hAnsi="Calibri" w:cs="Calibri"/>
                    <w:color w:val="000000"/>
                  </w:rPr>
                </w:rPrChange>
              </w:rPr>
              <w:pPrChange w:id="5571" w:author="Felix Pascal (felixpas)" w:date="2025-07-01T19:19:00Z">
                <w:pPr>
                  <w:jc w:val="right"/>
                </w:pPr>
              </w:pPrChange>
            </w:pPr>
            <w:ins w:id="5572" w:author="Felix Pascal (felixpas)" w:date="2025-07-01T19:19:00Z">
              <w:r w:rsidRPr="00C76A19">
                <w:rPr>
                  <w:rPrChange w:id="5573" w:author="Felix Pascal (felixpas)" w:date="2025-07-01T19:19:00Z">
                    <w:rPr>
                      <w:rFonts w:ascii="Calibri" w:hAnsi="Calibri" w:cs="Calibri"/>
                      <w:color w:val="000000"/>
                    </w:rPr>
                  </w:rPrChange>
                </w:rPr>
                <w:t>30</w:t>
              </w:r>
            </w:ins>
          </w:p>
        </w:tc>
      </w:tr>
      <w:tr w:rsidR="00C76A19" w:rsidRPr="00C76A19" w14:paraId="101E4400" w14:textId="77777777" w:rsidTr="00D247C6">
        <w:trPr>
          <w:trHeight w:val="288"/>
          <w:ins w:id="5574" w:author="Felix Pascal (felixpas)" w:date="2025-07-01T19:19:00Z"/>
          <w:trPrChange w:id="5575" w:author="Felix Pascal (felixpas)" w:date="2025-07-01T19:33:00Z">
            <w:trPr>
              <w:gridAfter w:val="0"/>
              <w:trHeight w:val="288"/>
            </w:trPr>
          </w:trPrChange>
        </w:trPr>
        <w:tc>
          <w:tcPr>
            <w:tcW w:w="3256" w:type="dxa"/>
            <w:noWrap/>
            <w:hideMark/>
            <w:tcPrChange w:id="5576" w:author="Felix Pascal (felixpas)" w:date="2025-07-01T19:33:00Z">
              <w:tcPr>
                <w:tcW w:w="2940" w:type="dxa"/>
                <w:noWrap/>
                <w:hideMark/>
              </w:tcPr>
            </w:tcPrChange>
          </w:tcPr>
          <w:p w14:paraId="1C873E7D" w14:textId="77777777" w:rsidR="00C76A19" w:rsidRPr="00C76A19" w:rsidRDefault="00C76A19">
            <w:pPr>
              <w:rPr>
                <w:ins w:id="5577" w:author="Felix Pascal (felixpas)" w:date="2025-07-01T19:19:00Z"/>
                <w:rPrChange w:id="5578" w:author="Felix Pascal (felixpas)" w:date="2025-07-01T19:19:00Z">
                  <w:rPr>
                    <w:ins w:id="5579" w:author="Felix Pascal (felixpas)" w:date="2025-07-01T19:19:00Z"/>
                    <w:rFonts w:ascii="Calibri" w:hAnsi="Calibri" w:cs="Calibri"/>
                    <w:color w:val="000000"/>
                  </w:rPr>
                </w:rPrChange>
              </w:rPr>
            </w:pPr>
            <w:ins w:id="5580" w:author="Felix Pascal (felixpas)" w:date="2025-07-01T19:19:00Z">
              <w:r w:rsidRPr="00C76A19">
                <w:rPr>
                  <w:rPrChange w:id="5581" w:author="Felix Pascal (felixpas)" w:date="2025-07-01T19:19:00Z">
                    <w:rPr>
                      <w:rFonts w:ascii="Calibri" w:hAnsi="Calibri" w:cs="Calibri"/>
                      <w:color w:val="000000"/>
                    </w:rPr>
                  </w:rPrChange>
                </w:rPr>
                <w:t>Prunus spinosa</w:t>
              </w:r>
            </w:ins>
          </w:p>
        </w:tc>
        <w:tc>
          <w:tcPr>
            <w:tcW w:w="1706" w:type="dxa"/>
            <w:noWrap/>
            <w:hideMark/>
            <w:tcPrChange w:id="5582" w:author="Felix Pascal (felixpas)" w:date="2025-07-01T19:33:00Z">
              <w:tcPr>
                <w:tcW w:w="2480" w:type="dxa"/>
                <w:noWrap/>
                <w:hideMark/>
              </w:tcPr>
            </w:tcPrChange>
          </w:tcPr>
          <w:p w14:paraId="0B74F856" w14:textId="77777777" w:rsidR="00C76A19" w:rsidRPr="00C76A19" w:rsidRDefault="00C76A19" w:rsidP="00C76A19">
            <w:pPr>
              <w:rPr>
                <w:ins w:id="5583" w:author="Felix Pascal (felixpas)" w:date="2025-07-01T19:19:00Z"/>
                <w:rPrChange w:id="5584" w:author="Felix Pascal (felixpas)" w:date="2025-07-01T19:19:00Z">
                  <w:rPr>
                    <w:ins w:id="5585" w:author="Felix Pascal (felixpas)" w:date="2025-07-01T19:19:00Z"/>
                    <w:rFonts w:ascii="Calibri" w:hAnsi="Calibri" w:cs="Calibri"/>
                    <w:color w:val="000000"/>
                  </w:rPr>
                </w:rPrChange>
              </w:rPr>
              <w:pPrChange w:id="5586" w:author="Felix Pascal (felixpas)" w:date="2025-07-01T19:19:00Z">
                <w:pPr>
                  <w:jc w:val="right"/>
                </w:pPr>
              </w:pPrChange>
            </w:pPr>
            <w:ins w:id="5587" w:author="Felix Pascal (felixpas)" w:date="2025-07-01T19:19:00Z">
              <w:r w:rsidRPr="00C76A19">
                <w:rPr>
                  <w:rPrChange w:id="5588" w:author="Felix Pascal (felixpas)" w:date="2025-07-01T19:19:00Z">
                    <w:rPr>
                      <w:rFonts w:ascii="Calibri" w:hAnsi="Calibri" w:cs="Calibri"/>
                      <w:color w:val="000000"/>
                    </w:rPr>
                  </w:rPrChange>
                </w:rPr>
                <w:t>12.86256009</w:t>
              </w:r>
            </w:ins>
          </w:p>
        </w:tc>
        <w:tc>
          <w:tcPr>
            <w:tcW w:w="1696" w:type="dxa"/>
            <w:noWrap/>
            <w:hideMark/>
            <w:tcPrChange w:id="5589" w:author="Felix Pascal (felixpas)" w:date="2025-07-01T19:33:00Z">
              <w:tcPr>
                <w:tcW w:w="1300" w:type="dxa"/>
                <w:noWrap/>
                <w:hideMark/>
              </w:tcPr>
            </w:tcPrChange>
          </w:tcPr>
          <w:p w14:paraId="2167B431" w14:textId="77777777" w:rsidR="00C76A19" w:rsidRPr="00C76A19" w:rsidRDefault="00C76A19" w:rsidP="00C76A19">
            <w:pPr>
              <w:rPr>
                <w:ins w:id="5590" w:author="Felix Pascal (felixpas)" w:date="2025-07-01T19:19:00Z"/>
                <w:rPrChange w:id="5591" w:author="Felix Pascal (felixpas)" w:date="2025-07-01T19:19:00Z">
                  <w:rPr>
                    <w:ins w:id="5592" w:author="Felix Pascal (felixpas)" w:date="2025-07-01T19:19:00Z"/>
                    <w:rFonts w:ascii="Calibri" w:hAnsi="Calibri" w:cs="Calibri"/>
                    <w:color w:val="000000"/>
                  </w:rPr>
                </w:rPrChange>
              </w:rPr>
              <w:pPrChange w:id="5593" w:author="Felix Pascal (felixpas)" w:date="2025-07-01T19:19:00Z">
                <w:pPr>
                  <w:jc w:val="right"/>
                </w:pPr>
              </w:pPrChange>
            </w:pPr>
            <w:ins w:id="5594" w:author="Felix Pascal (felixpas)" w:date="2025-07-01T19:19:00Z">
              <w:r w:rsidRPr="00C76A19">
                <w:rPr>
                  <w:rPrChange w:id="5595" w:author="Felix Pascal (felixpas)" w:date="2025-07-01T19:19:00Z">
                    <w:rPr>
                      <w:rFonts w:ascii="Calibri" w:hAnsi="Calibri" w:cs="Calibri"/>
                      <w:color w:val="000000"/>
                    </w:rPr>
                  </w:rPrChange>
                </w:rPr>
                <w:t>0.004481076</w:t>
              </w:r>
            </w:ins>
          </w:p>
        </w:tc>
        <w:tc>
          <w:tcPr>
            <w:tcW w:w="1418" w:type="dxa"/>
            <w:noWrap/>
            <w:hideMark/>
            <w:tcPrChange w:id="5596" w:author="Felix Pascal (felixpas)" w:date="2025-07-01T19:33:00Z">
              <w:tcPr>
                <w:tcW w:w="980" w:type="dxa"/>
                <w:noWrap/>
                <w:hideMark/>
              </w:tcPr>
            </w:tcPrChange>
          </w:tcPr>
          <w:p w14:paraId="22787114" w14:textId="77777777" w:rsidR="00C76A19" w:rsidRPr="00C76A19" w:rsidRDefault="00C76A19">
            <w:pPr>
              <w:rPr>
                <w:ins w:id="5597" w:author="Felix Pascal (felixpas)" w:date="2025-07-01T19:19:00Z"/>
                <w:rPrChange w:id="5598" w:author="Felix Pascal (felixpas)" w:date="2025-07-01T19:19:00Z">
                  <w:rPr>
                    <w:ins w:id="5599" w:author="Felix Pascal (felixpas)" w:date="2025-07-01T19:19:00Z"/>
                    <w:rFonts w:ascii="Calibri" w:hAnsi="Calibri" w:cs="Calibri"/>
                    <w:color w:val="000000"/>
                  </w:rPr>
                </w:rPrChange>
              </w:rPr>
            </w:pPr>
            <w:ins w:id="5600" w:author="Felix Pascal (felixpas)" w:date="2025-07-01T19:19:00Z">
              <w:r w:rsidRPr="00C76A19">
                <w:rPr>
                  <w:rPrChange w:id="5601" w:author="Felix Pascal (felixpas)" w:date="2025-07-01T19:19:00Z">
                    <w:rPr>
                      <w:rFonts w:ascii="Calibri" w:hAnsi="Calibri" w:cs="Calibri"/>
                      <w:color w:val="000000"/>
                    </w:rPr>
                  </w:rPrChange>
                </w:rPr>
                <w:t>increasing</w:t>
              </w:r>
            </w:ins>
          </w:p>
        </w:tc>
        <w:tc>
          <w:tcPr>
            <w:tcW w:w="850" w:type="dxa"/>
            <w:noWrap/>
            <w:hideMark/>
            <w:tcPrChange w:id="5602" w:author="Felix Pascal (felixpas)" w:date="2025-07-01T19:33:00Z">
              <w:tcPr>
                <w:tcW w:w="900" w:type="dxa"/>
                <w:noWrap/>
                <w:hideMark/>
              </w:tcPr>
            </w:tcPrChange>
          </w:tcPr>
          <w:p w14:paraId="0196C55D" w14:textId="77777777" w:rsidR="00C76A19" w:rsidRPr="00C76A19" w:rsidRDefault="00C76A19" w:rsidP="00C76A19">
            <w:pPr>
              <w:rPr>
                <w:ins w:id="5603" w:author="Felix Pascal (felixpas)" w:date="2025-07-01T19:19:00Z"/>
                <w:rPrChange w:id="5604" w:author="Felix Pascal (felixpas)" w:date="2025-07-01T19:19:00Z">
                  <w:rPr>
                    <w:ins w:id="5605" w:author="Felix Pascal (felixpas)" w:date="2025-07-01T19:19:00Z"/>
                    <w:rFonts w:ascii="Calibri" w:hAnsi="Calibri" w:cs="Calibri"/>
                    <w:color w:val="000000"/>
                  </w:rPr>
                </w:rPrChange>
              </w:rPr>
              <w:pPrChange w:id="5606" w:author="Felix Pascal (felixpas)" w:date="2025-07-01T19:19:00Z">
                <w:pPr>
                  <w:jc w:val="right"/>
                </w:pPr>
              </w:pPrChange>
            </w:pPr>
            <w:ins w:id="5607" w:author="Felix Pascal (felixpas)" w:date="2025-07-01T19:19:00Z">
              <w:r w:rsidRPr="00C76A19">
                <w:rPr>
                  <w:rPrChange w:id="5608" w:author="Felix Pascal (felixpas)" w:date="2025-07-01T19:19:00Z">
                    <w:rPr>
                      <w:rFonts w:ascii="Calibri" w:hAnsi="Calibri" w:cs="Calibri"/>
                      <w:color w:val="000000"/>
                    </w:rPr>
                  </w:rPrChange>
                </w:rPr>
                <w:t>56</w:t>
              </w:r>
            </w:ins>
          </w:p>
        </w:tc>
      </w:tr>
      <w:tr w:rsidR="00D247C6" w:rsidRPr="00D247C6" w14:paraId="0974CEC0" w14:textId="77777777" w:rsidTr="00D247C6">
        <w:tblPrEx>
          <w:tblPrExChange w:id="5609" w:author="Felix Pascal (felixpas)" w:date="2025-07-01T19:33:00Z">
            <w:tblPrEx>
              <w:tblW w:w="9067" w:type="dxa"/>
            </w:tblPrEx>
          </w:tblPrExChange>
        </w:tblPrEx>
        <w:trPr>
          <w:trHeight w:val="288"/>
          <w:ins w:id="5610" w:author="Felix Pascal (felixpas)" w:date="2025-07-01T19:19:00Z"/>
          <w:trPrChange w:id="5611" w:author="Felix Pascal (felixpas)" w:date="2025-07-01T19:33:00Z">
            <w:trPr>
              <w:trHeight w:val="288"/>
            </w:trPr>
          </w:trPrChange>
        </w:trPr>
        <w:tc>
          <w:tcPr>
            <w:tcW w:w="3256" w:type="dxa"/>
            <w:noWrap/>
            <w:hideMark/>
            <w:tcPrChange w:id="5612" w:author="Felix Pascal (felixpas)" w:date="2025-07-01T19:33:00Z">
              <w:tcPr>
                <w:tcW w:w="2940" w:type="dxa"/>
                <w:noWrap/>
                <w:hideMark/>
              </w:tcPr>
            </w:tcPrChange>
          </w:tcPr>
          <w:p w14:paraId="742364DA" w14:textId="77777777" w:rsidR="00C76A19" w:rsidRPr="00C76A19" w:rsidRDefault="00C76A19">
            <w:pPr>
              <w:rPr>
                <w:ins w:id="5613" w:author="Felix Pascal (felixpas)" w:date="2025-07-01T19:19:00Z"/>
                <w:rPrChange w:id="5614" w:author="Felix Pascal (felixpas)" w:date="2025-07-01T19:19:00Z">
                  <w:rPr>
                    <w:ins w:id="5615" w:author="Felix Pascal (felixpas)" w:date="2025-07-01T19:19:00Z"/>
                    <w:rFonts w:ascii="Calibri" w:hAnsi="Calibri" w:cs="Calibri"/>
                    <w:color w:val="000000"/>
                  </w:rPr>
                </w:rPrChange>
              </w:rPr>
            </w:pPr>
            <w:proofErr w:type="spellStart"/>
            <w:ins w:id="5616" w:author="Felix Pascal (felixpas)" w:date="2025-07-01T19:19:00Z">
              <w:r w:rsidRPr="00C76A19">
                <w:rPr>
                  <w:rPrChange w:id="5617" w:author="Felix Pascal (felixpas)" w:date="2025-07-01T19:19:00Z">
                    <w:rPr>
                      <w:rFonts w:ascii="Calibri" w:hAnsi="Calibri" w:cs="Calibri"/>
                      <w:color w:val="000000"/>
                    </w:rPr>
                  </w:rPrChange>
                </w:rPr>
                <w:t>Cryptogramma</w:t>
              </w:r>
              <w:proofErr w:type="spellEnd"/>
              <w:r w:rsidRPr="00C76A19">
                <w:rPr>
                  <w:rPrChange w:id="5618" w:author="Felix Pascal (felixpas)" w:date="2025-07-01T19:19:00Z">
                    <w:rPr>
                      <w:rFonts w:ascii="Calibri" w:hAnsi="Calibri" w:cs="Calibri"/>
                      <w:color w:val="000000"/>
                    </w:rPr>
                  </w:rPrChange>
                </w:rPr>
                <w:t xml:space="preserve"> </w:t>
              </w:r>
              <w:proofErr w:type="spellStart"/>
              <w:r w:rsidRPr="00C76A19">
                <w:rPr>
                  <w:rPrChange w:id="5619" w:author="Felix Pascal (felixpas)" w:date="2025-07-01T19:19:00Z">
                    <w:rPr>
                      <w:rFonts w:ascii="Calibri" w:hAnsi="Calibri" w:cs="Calibri"/>
                      <w:color w:val="000000"/>
                    </w:rPr>
                  </w:rPrChange>
                </w:rPr>
                <w:t>crispa</w:t>
              </w:r>
              <w:proofErr w:type="spellEnd"/>
            </w:ins>
          </w:p>
        </w:tc>
        <w:tc>
          <w:tcPr>
            <w:tcW w:w="1706" w:type="dxa"/>
            <w:noWrap/>
            <w:hideMark/>
            <w:tcPrChange w:id="5620" w:author="Felix Pascal (felixpas)" w:date="2025-07-01T19:33:00Z">
              <w:tcPr>
                <w:tcW w:w="2480" w:type="dxa"/>
                <w:noWrap/>
                <w:hideMark/>
              </w:tcPr>
            </w:tcPrChange>
          </w:tcPr>
          <w:p w14:paraId="0CE0F506" w14:textId="77777777" w:rsidR="00C76A19" w:rsidRPr="00C76A19" w:rsidRDefault="00C76A19" w:rsidP="00C76A19">
            <w:pPr>
              <w:rPr>
                <w:ins w:id="5621" w:author="Felix Pascal (felixpas)" w:date="2025-07-01T19:19:00Z"/>
                <w:rPrChange w:id="5622" w:author="Felix Pascal (felixpas)" w:date="2025-07-01T19:19:00Z">
                  <w:rPr>
                    <w:ins w:id="5623" w:author="Felix Pascal (felixpas)" w:date="2025-07-01T19:19:00Z"/>
                    <w:rFonts w:ascii="Calibri" w:hAnsi="Calibri" w:cs="Calibri"/>
                    <w:color w:val="000000"/>
                  </w:rPr>
                </w:rPrChange>
              </w:rPr>
              <w:pPrChange w:id="5624" w:author="Felix Pascal (felixpas)" w:date="2025-07-01T19:19:00Z">
                <w:pPr>
                  <w:jc w:val="right"/>
                </w:pPr>
              </w:pPrChange>
            </w:pPr>
            <w:ins w:id="5625" w:author="Felix Pascal (felixpas)" w:date="2025-07-01T19:19:00Z">
              <w:r w:rsidRPr="00C76A19">
                <w:rPr>
                  <w:rPrChange w:id="5626" w:author="Felix Pascal (felixpas)" w:date="2025-07-01T19:19:00Z">
                    <w:rPr>
                      <w:rFonts w:ascii="Calibri" w:hAnsi="Calibri" w:cs="Calibri"/>
                      <w:color w:val="000000"/>
                    </w:rPr>
                  </w:rPrChange>
                </w:rPr>
                <w:t>12.64016661</w:t>
              </w:r>
            </w:ins>
          </w:p>
        </w:tc>
        <w:tc>
          <w:tcPr>
            <w:tcW w:w="1696" w:type="dxa"/>
            <w:noWrap/>
            <w:hideMark/>
            <w:tcPrChange w:id="5627" w:author="Felix Pascal (felixpas)" w:date="2025-07-01T19:33:00Z">
              <w:tcPr>
                <w:tcW w:w="1387" w:type="dxa"/>
                <w:noWrap/>
                <w:hideMark/>
              </w:tcPr>
            </w:tcPrChange>
          </w:tcPr>
          <w:p w14:paraId="2D249FC1" w14:textId="77777777" w:rsidR="00C76A19" w:rsidRPr="00C76A19" w:rsidRDefault="00C76A19" w:rsidP="00C76A19">
            <w:pPr>
              <w:rPr>
                <w:ins w:id="5628" w:author="Felix Pascal (felixpas)" w:date="2025-07-01T19:19:00Z"/>
                <w:rPrChange w:id="5629" w:author="Felix Pascal (felixpas)" w:date="2025-07-01T19:19:00Z">
                  <w:rPr>
                    <w:ins w:id="5630" w:author="Felix Pascal (felixpas)" w:date="2025-07-01T19:19:00Z"/>
                    <w:rFonts w:ascii="Calibri" w:hAnsi="Calibri" w:cs="Calibri"/>
                    <w:color w:val="000000"/>
                  </w:rPr>
                </w:rPrChange>
              </w:rPr>
              <w:pPrChange w:id="5631" w:author="Felix Pascal (felixpas)" w:date="2025-07-01T19:19:00Z">
                <w:pPr>
                  <w:jc w:val="right"/>
                </w:pPr>
              </w:pPrChange>
            </w:pPr>
            <w:ins w:id="5632" w:author="Felix Pascal (felixpas)" w:date="2025-07-01T19:19:00Z">
              <w:r w:rsidRPr="00C76A19">
                <w:rPr>
                  <w:rPrChange w:id="5633" w:author="Felix Pascal (felixpas)" w:date="2025-07-01T19:19:00Z">
                    <w:rPr>
                      <w:rFonts w:ascii="Calibri" w:hAnsi="Calibri" w:cs="Calibri"/>
                      <w:color w:val="000000"/>
                    </w:rPr>
                  </w:rPrChange>
                </w:rPr>
                <w:t>0.038118729</w:t>
              </w:r>
            </w:ins>
          </w:p>
        </w:tc>
        <w:tc>
          <w:tcPr>
            <w:tcW w:w="1418" w:type="dxa"/>
            <w:noWrap/>
            <w:hideMark/>
            <w:tcPrChange w:id="5634" w:author="Felix Pascal (felixpas)" w:date="2025-07-01T19:33:00Z">
              <w:tcPr>
                <w:tcW w:w="980" w:type="dxa"/>
                <w:noWrap/>
                <w:hideMark/>
              </w:tcPr>
            </w:tcPrChange>
          </w:tcPr>
          <w:p w14:paraId="711167E8" w14:textId="77777777" w:rsidR="00C76A19" w:rsidRPr="00C76A19" w:rsidRDefault="00C76A19">
            <w:pPr>
              <w:rPr>
                <w:ins w:id="5635" w:author="Felix Pascal (felixpas)" w:date="2025-07-01T19:19:00Z"/>
                <w:rPrChange w:id="5636" w:author="Felix Pascal (felixpas)" w:date="2025-07-01T19:19:00Z">
                  <w:rPr>
                    <w:ins w:id="5637" w:author="Felix Pascal (felixpas)" w:date="2025-07-01T19:19:00Z"/>
                    <w:rFonts w:ascii="Calibri" w:hAnsi="Calibri" w:cs="Calibri"/>
                    <w:color w:val="000000"/>
                  </w:rPr>
                </w:rPrChange>
              </w:rPr>
            </w:pPr>
            <w:ins w:id="5638" w:author="Felix Pascal (felixpas)" w:date="2025-07-01T19:19:00Z">
              <w:r w:rsidRPr="00C76A19">
                <w:rPr>
                  <w:rPrChange w:id="5639" w:author="Felix Pascal (felixpas)" w:date="2025-07-01T19:19:00Z">
                    <w:rPr>
                      <w:rFonts w:ascii="Calibri" w:hAnsi="Calibri" w:cs="Calibri"/>
                      <w:color w:val="000000"/>
                    </w:rPr>
                  </w:rPrChange>
                </w:rPr>
                <w:t>increasing</w:t>
              </w:r>
            </w:ins>
          </w:p>
        </w:tc>
        <w:tc>
          <w:tcPr>
            <w:tcW w:w="850" w:type="dxa"/>
            <w:noWrap/>
            <w:hideMark/>
            <w:tcPrChange w:id="5640" w:author="Felix Pascal (felixpas)" w:date="2025-07-01T19:33:00Z">
              <w:tcPr>
                <w:tcW w:w="1280" w:type="dxa"/>
                <w:gridSpan w:val="2"/>
                <w:noWrap/>
                <w:hideMark/>
              </w:tcPr>
            </w:tcPrChange>
          </w:tcPr>
          <w:p w14:paraId="43CC2358" w14:textId="77777777" w:rsidR="00C76A19" w:rsidRPr="00C76A19" w:rsidRDefault="00C76A19" w:rsidP="00C76A19">
            <w:pPr>
              <w:rPr>
                <w:ins w:id="5641" w:author="Felix Pascal (felixpas)" w:date="2025-07-01T19:19:00Z"/>
                <w:rPrChange w:id="5642" w:author="Felix Pascal (felixpas)" w:date="2025-07-01T19:19:00Z">
                  <w:rPr>
                    <w:ins w:id="5643" w:author="Felix Pascal (felixpas)" w:date="2025-07-01T19:19:00Z"/>
                    <w:rFonts w:ascii="Calibri" w:hAnsi="Calibri" w:cs="Calibri"/>
                    <w:color w:val="000000"/>
                  </w:rPr>
                </w:rPrChange>
              </w:rPr>
              <w:pPrChange w:id="5644" w:author="Felix Pascal (felixpas)" w:date="2025-07-01T19:19:00Z">
                <w:pPr>
                  <w:jc w:val="right"/>
                </w:pPr>
              </w:pPrChange>
            </w:pPr>
            <w:ins w:id="5645" w:author="Felix Pascal (felixpas)" w:date="2025-07-01T19:19:00Z">
              <w:r w:rsidRPr="00C76A19">
                <w:rPr>
                  <w:rPrChange w:id="5646" w:author="Felix Pascal (felixpas)" w:date="2025-07-01T19:19:00Z">
                    <w:rPr>
                      <w:rFonts w:ascii="Calibri" w:hAnsi="Calibri" w:cs="Calibri"/>
                      <w:color w:val="000000"/>
                    </w:rPr>
                  </w:rPrChange>
                </w:rPr>
                <w:t>50</w:t>
              </w:r>
            </w:ins>
          </w:p>
        </w:tc>
      </w:tr>
      <w:tr w:rsidR="00C76A19" w:rsidRPr="00C76A19" w14:paraId="5E0D7CF8" w14:textId="77777777" w:rsidTr="00D247C6">
        <w:trPr>
          <w:trHeight w:val="288"/>
          <w:ins w:id="5647" w:author="Felix Pascal (felixpas)" w:date="2025-07-01T19:19:00Z"/>
          <w:trPrChange w:id="5648" w:author="Felix Pascal (felixpas)" w:date="2025-07-01T19:33:00Z">
            <w:trPr>
              <w:gridAfter w:val="0"/>
              <w:trHeight w:val="288"/>
            </w:trPr>
          </w:trPrChange>
        </w:trPr>
        <w:tc>
          <w:tcPr>
            <w:tcW w:w="3256" w:type="dxa"/>
            <w:noWrap/>
            <w:hideMark/>
            <w:tcPrChange w:id="5649" w:author="Felix Pascal (felixpas)" w:date="2025-07-01T19:33:00Z">
              <w:tcPr>
                <w:tcW w:w="2940" w:type="dxa"/>
                <w:noWrap/>
                <w:hideMark/>
              </w:tcPr>
            </w:tcPrChange>
          </w:tcPr>
          <w:p w14:paraId="612C3ED1" w14:textId="77777777" w:rsidR="00C76A19" w:rsidRPr="00C76A19" w:rsidRDefault="00C76A19">
            <w:pPr>
              <w:rPr>
                <w:ins w:id="5650" w:author="Felix Pascal (felixpas)" w:date="2025-07-01T19:19:00Z"/>
                <w:rPrChange w:id="5651" w:author="Felix Pascal (felixpas)" w:date="2025-07-01T19:19:00Z">
                  <w:rPr>
                    <w:ins w:id="5652" w:author="Felix Pascal (felixpas)" w:date="2025-07-01T19:19:00Z"/>
                    <w:rFonts w:ascii="Calibri" w:hAnsi="Calibri" w:cs="Calibri"/>
                    <w:color w:val="000000"/>
                  </w:rPr>
                </w:rPrChange>
              </w:rPr>
            </w:pPr>
            <w:ins w:id="5653" w:author="Felix Pascal (felixpas)" w:date="2025-07-01T19:19:00Z">
              <w:r w:rsidRPr="00C76A19">
                <w:rPr>
                  <w:rPrChange w:id="5654" w:author="Felix Pascal (felixpas)" w:date="2025-07-01T19:19:00Z">
                    <w:rPr>
                      <w:rFonts w:ascii="Calibri" w:hAnsi="Calibri" w:cs="Calibri"/>
                      <w:color w:val="000000"/>
                    </w:rPr>
                  </w:rPrChange>
                </w:rPr>
                <w:t>Erigeron annuus</w:t>
              </w:r>
            </w:ins>
          </w:p>
        </w:tc>
        <w:tc>
          <w:tcPr>
            <w:tcW w:w="1706" w:type="dxa"/>
            <w:noWrap/>
            <w:hideMark/>
            <w:tcPrChange w:id="5655" w:author="Felix Pascal (felixpas)" w:date="2025-07-01T19:33:00Z">
              <w:tcPr>
                <w:tcW w:w="2480" w:type="dxa"/>
                <w:noWrap/>
                <w:hideMark/>
              </w:tcPr>
            </w:tcPrChange>
          </w:tcPr>
          <w:p w14:paraId="7972B210" w14:textId="77777777" w:rsidR="00C76A19" w:rsidRPr="00C76A19" w:rsidRDefault="00C76A19" w:rsidP="00C76A19">
            <w:pPr>
              <w:rPr>
                <w:ins w:id="5656" w:author="Felix Pascal (felixpas)" w:date="2025-07-01T19:19:00Z"/>
                <w:rPrChange w:id="5657" w:author="Felix Pascal (felixpas)" w:date="2025-07-01T19:19:00Z">
                  <w:rPr>
                    <w:ins w:id="5658" w:author="Felix Pascal (felixpas)" w:date="2025-07-01T19:19:00Z"/>
                    <w:rFonts w:ascii="Calibri" w:hAnsi="Calibri" w:cs="Calibri"/>
                    <w:color w:val="000000"/>
                  </w:rPr>
                </w:rPrChange>
              </w:rPr>
              <w:pPrChange w:id="5659" w:author="Felix Pascal (felixpas)" w:date="2025-07-01T19:19:00Z">
                <w:pPr>
                  <w:jc w:val="right"/>
                </w:pPr>
              </w:pPrChange>
            </w:pPr>
            <w:ins w:id="5660" w:author="Felix Pascal (felixpas)" w:date="2025-07-01T19:19:00Z">
              <w:r w:rsidRPr="00C76A19">
                <w:rPr>
                  <w:rPrChange w:id="5661" w:author="Felix Pascal (felixpas)" w:date="2025-07-01T19:19:00Z">
                    <w:rPr>
                      <w:rFonts w:ascii="Calibri" w:hAnsi="Calibri" w:cs="Calibri"/>
                      <w:color w:val="000000"/>
                    </w:rPr>
                  </w:rPrChange>
                </w:rPr>
                <w:t>12.61382577</w:t>
              </w:r>
            </w:ins>
          </w:p>
        </w:tc>
        <w:tc>
          <w:tcPr>
            <w:tcW w:w="1696" w:type="dxa"/>
            <w:noWrap/>
            <w:hideMark/>
            <w:tcPrChange w:id="5662" w:author="Felix Pascal (felixpas)" w:date="2025-07-01T19:33:00Z">
              <w:tcPr>
                <w:tcW w:w="1300" w:type="dxa"/>
                <w:noWrap/>
                <w:hideMark/>
              </w:tcPr>
            </w:tcPrChange>
          </w:tcPr>
          <w:p w14:paraId="4025FD5C" w14:textId="77777777" w:rsidR="00C76A19" w:rsidRPr="00C76A19" w:rsidRDefault="00C76A19" w:rsidP="00C76A19">
            <w:pPr>
              <w:rPr>
                <w:ins w:id="5663" w:author="Felix Pascal (felixpas)" w:date="2025-07-01T19:19:00Z"/>
                <w:rPrChange w:id="5664" w:author="Felix Pascal (felixpas)" w:date="2025-07-01T19:19:00Z">
                  <w:rPr>
                    <w:ins w:id="5665" w:author="Felix Pascal (felixpas)" w:date="2025-07-01T19:19:00Z"/>
                    <w:rFonts w:ascii="Calibri" w:hAnsi="Calibri" w:cs="Calibri"/>
                    <w:color w:val="000000"/>
                  </w:rPr>
                </w:rPrChange>
              </w:rPr>
              <w:pPrChange w:id="5666" w:author="Felix Pascal (felixpas)" w:date="2025-07-01T19:19:00Z">
                <w:pPr>
                  <w:jc w:val="right"/>
                </w:pPr>
              </w:pPrChange>
            </w:pPr>
            <w:ins w:id="5667" w:author="Felix Pascal (felixpas)" w:date="2025-07-01T19:19:00Z">
              <w:r w:rsidRPr="00C76A19">
                <w:rPr>
                  <w:rPrChange w:id="5668" w:author="Felix Pascal (felixpas)" w:date="2025-07-01T19:19:00Z">
                    <w:rPr>
                      <w:rFonts w:ascii="Calibri" w:hAnsi="Calibri" w:cs="Calibri"/>
                      <w:color w:val="000000"/>
                    </w:rPr>
                  </w:rPrChange>
                </w:rPr>
                <w:t>2.74342E-05</w:t>
              </w:r>
            </w:ins>
          </w:p>
        </w:tc>
        <w:tc>
          <w:tcPr>
            <w:tcW w:w="1418" w:type="dxa"/>
            <w:noWrap/>
            <w:hideMark/>
            <w:tcPrChange w:id="5669" w:author="Felix Pascal (felixpas)" w:date="2025-07-01T19:33:00Z">
              <w:tcPr>
                <w:tcW w:w="980" w:type="dxa"/>
                <w:noWrap/>
                <w:hideMark/>
              </w:tcPr>
            </w:tcPrChange>
          </w:tcPr>
          <w:p w14:paraId="0C757B7B" w14:textId="77777777" w:rsidR="00C76A19" w:rsidRPr="00C76A19" w:rsidRDefault="00C76A19">
            <w:pPr>
              <w:rPr>
                <w:ins w:id="5670" w:author="Felix Pascal (felixpas)" w:date="2025-07-01T19:19:00Z"/>
                <w:rPrChange w:id="5671" w:author="Felix Pascal (felixpas)" w:date="2025-07-01T19:19:00Z">
                  <w:rPr>
                    <w:ins w:id="5672" w:author="Felix Pascal (felixpas)" w:date="2025-07-01T19:19:00Z"/>
                    <w:rFonts w:ascii="Calibri" w:hAnsi="Calibri" w:cs="Calibri"/>
                    <w:color w:val="000000"/>
                  </w:rPr>
                </w:rPrChange>
              </w:rPr>
            </w:pPr>
            <w:ins w:id="5673" w:author="Felix Pascal (felixpas)" w:date="2025-07-01T19:19:00Z">
              <w:r w:rsidRPr="00C76A19">
                <w:rPr>
                  <w:rPrChange w:id="5674" w:author="Felix Pascal (felixpas)" w:date="2025-07-01T19:19:00Z">
                    <w:rPr>
                      <w:rFonts w:ascii="Calibri" w:hAnsi="Calibri" w:cs="Calibri"/>
                      <w:color w:val="000000"/>
                    </w:rPr>
                  </w:rPrChange>
                </w:rPr>
                <w:t>increasing</w:t>
              </w:r>
            </w:ins>
          </w:p>
        </w:tc>
        <w:tc>
          <w:tcPr>
            <w:tcW w:w="850" w:type="dxa"/>
            <w:noWrap/>
            <w:hideMark/>
            <w:tcPrChange w:id="5675" w:author="Felix Pascal (felixpas)" w:date="2025-07-01T19:33:00Z">
              <w:tcPr>
                <w:tcW w:w="900" w:type="dxa"/>
                <w:noWrap/>
                <w:hideMark/>
              </w:tcPr>
            </w:tcPrChange>
          </w:tcPr>
          <w:p w14:paraId="120ED4FC" w14:textId="77777777" w:rsidR="00C76A19" w:rsidRPr="00C76A19" w:rsidRDefault="00C76A19" w:rsidP="00C76A19">
            <w:pPr>
              <w:rPr>
                <w:ins w:id="5676" w:author="Felix Pascal (felixpas)" w:date="2025-07-01T19:19:00Z"/>
                <w:rPrChange w:id="5677" w:author="Felix Pascal (felixpas)" w:date="2025-07-01T19:19:00Z">
                  <w:rPr>
                    <w:ins w:id="5678" w:author="Felix Pascal (felixpas)" w:date="2025-07-01T19:19:00Z"/>
                    <w:rFonts w:ascii="Calibri" w:hAnsi="Calibri" w:cs="Calibri"/>
                    <w:color w:val="000000"/>
                  </w:rPr>
                </w:rPrChange>
              </w:rPr>
              <w:pPrChange w:id="5679" w:author="Felix Pascal (felixpas)" w:date="2025-07-01T19:19:00Z">
                <w:pPr>
                  <w:jc w:val="right"/>
                </w:pPr>
              </w:pPrChange>
            </w:pPr>
            <w:ins w:id="5680" w:author="Felix Pascal (felixpas)" w:date="2025-07-01T19:19:00Z">
              <w:r w:rsidRPr="00C76A19">
                <w:rPr>
                  <w:rPrChange w:id="5681" w:author="Felix Pascal (felixpas)" w:date="2025-07-01T19:19:00Z">
                    <w:rPr>
                      <w:rFonts w:ascii="Calibri" w:hAnsi="Calibri" w:cs="Calibri"/>
                      <w:color w:val="000000"/>
                    </w:rPr>
                  </w:rPrChange>
                </w:rPr>
                <w:t>73</w:t>
              </w:r>
            </w:ins>
          </w:p>
        </w:tc>
      </w:tr>
      <w:tr w:rsidR="00D247C6" w:rsidRPr="00D247C6" w14:paraId="01526FDA" w14:textId="77777777" w:rsidTr="00D247C6">
        <w:tblPrEx>
          <w:tblPrExChange w:id="5682" w:author="Felix Pascal (felixpas)" w:date="2025-07-01T19:33:00Z">
            <w:tblPrEx>
              <w:tblW w:w="9067" w:type="dxa"/>
            </w:tblPrEx>
          </w:tblPrExChange>
        </w:tblPrEx>
        <w:trPr>
          <w:trHeight w:val="288"/>
          <w:ins w:id="5683" w:author="Felix Pascal (felixpas)" w:date="2025-07-01T19:19:00Z"/>
          <w:trPrChange w:id="5684" w:author="Felix Pascal (felixpas)" w:date="2025-07-01T19:33:00Z">
            <w:trPr>
              <w:trHeight w:val="288"/>
            </w:trPr>
          </w:trPrChange>
        </w:trPr>
        <w:tc>
          <w:tcPr>
            <w:tcW w:w="3256" w:type="dxa"/>
            <w:noWrap/>
            <w:hideMark/>
            <w:tcPrChange w:id="5685" w:author="Felix Pascal (felixpas)" w:date="2025-07-01T19:33:00Z">
              <w:tcPr>
                <w:tcW w:w="2940" w:type="dxa"/>
                <w:noWrap/>
                <w:hideMark/>
              </w:tcPr>
            </w:tcPrChange>
          </w:tcPr>
          <w:p w14:paraId="4680237D" w14:textId="77777777" w:rsidR="00C76A19" w:rsidRPr="00C76A19" w:rsidRDefault="00C76A19">
            <w:pPr>
              <w:rPr>
                <w:ins w:id="5686" w:author="Felix Pascal (felixpas)" w:date="2025-07-01T19:19:00Z"/>
                <w:rPrChange w:id="5687" w:author="Felix Pascal (felixpas)" w:date="2025-07-01T19:19:00Z">
                  <w:rPr>
                    <w:ins w:id="5688" w:author="Felix Pascal (felixpas)" w:date="2025-07-01T19:19:00Z"/>
                    <w:rFonts w:ascii="Calibri" w:hAnsi="Calibri" w:cs="Calibri"/>
                    <w:color w:val="000000"/>
                  </w:rPr>
                </w:rPrChange>
              </w:rPr>
            </w:pPr>
            <w:ins w:id="5689" w:author="Felix Pascal (felixpas)" w:date="2025-07-01T19:19:00Z">
              <w:r w:rsidRPr="00C76A19">
                <w:rPr>
                  <w:rPrChange w:id="5690" w:author="Felix Pascal (felixpas)" w:date="2025-07-01T19:19:00Z">
                    <w:rPr>
                      <w:rFonts w:ascii="Calibri" w:hAnsi="Calibri" w:cs="Calibri"/>
                      <w:color w:val="000000"/>
                    </w:rPr>
                  </w:rPrChange>
                </w:rPr>
                <w:t>Poa minor</w:t>
              </w:r>
            </w:ins>
          </w:p>
        </w:tc>
        <w:tc>
          <w:tcPr>
            <w:tcW w:w="1706" w:type="dxa"/>
            <w:noWrap/>
            <w:hideMark/>
            <w:tcPrChange w:id="5691" w:author="Felix Pascal (felixpas)" w:date="2025-07-01T19:33:00Z">
              <w:tcPr>
                <w:tcW w:w="2480" w:type="dxa"/>
                <w:noWrap/>
                <w:hideMark/>
              </w:tcPr>
            </w:tcPrChange>
          </w:tcPr>
          <w:p w14:paraId="3CDE53BE" w14:textId="77777777" w:rsidR="00C76A19" w:rsidRPr="00C76A19" w:rsidRDefault="00C76A19" w:rsidP="00C76A19">
            <w:pPr>
              <w:rPr>
                <w:ins w:id="5692" w:author="Felix Pascal (felixpas)" w:date="2025-07-01T19:19:00Z"/>
                <w:rPrChange w:id="5693" w:author="Felix Pascal (felixpas)" w:date="2025-07-01T19:19:00Z">
                  <w:rPr>
                    <w:ins w:id="5694" w:author="Felix Pascal (felixpas)" w:date="2025-07-01T19:19:00Z"/>
                    <w:rFonts w:ascii="Calibri" w:hAnsi="Calibri" w:cs="Calibri"/>
                    <w:color w:val="000000"/>
                  </w:rPr>
                </w:rPrChange>
              </w:rPr>
              <w:pPrChange w:id="5695" w:author="Felix Pascal (felixpas)" w:date="2025-07-01T19:19:00Z">
                <w:pPr>
                  <w:jc w:val="right"/>
                </w:pPr>
              </w:pPrChange>
            </w:pPr>
            <w:ins w:id="5696" w:author="Felix Pascal (felixpas)" w:date="2025-07-01T19:19:00Z">
              <w:r w:rsidRPr="00C76A19">
                <w:rPr>
                  <w:rPrChange w:id="5697" w:author="Felix Pascal (felixpas)" w:date="2025-07-01T19:19:00Z">
                    <w:rPr>
                      <w:rFonts w:ascii="Calibri" w:hAnsi="Calibri" w:cs="Calibri"/>
                      <w:color w:val="000000"/>
                    </w:rPr>
                  </w:rPrChange>
                </w:rPr>
                <w:t>12.52100694</w:t>
              </w:r>
            </w:ins>
          </w:p>
        </w:tc>
        <w:tc>
          <w:tcPr>
            <w:tcW w:w="1696" w:type="dxa"/>
            <w:noWrap/>
            <w:hideMark/>
            <w:tcPrChange w:id="5698" w:author="Felix Pascal (felixpas)" w:date="2025-07-01T19:33:00Z">
              <w:tcPr>
                <w:tcW w:w="1387" w:type="dxa"/>
                <w:noWrap/>
                <w:hideMark/>
              </w:tcPr>
            </w:tcPrChange>
          </w:tcPr>
          <w:p w14:paraId="383F77FD" w14:textId="77777777" w:rsidR="00C76A19" w:rsidRPr="00C76A19" w:rsidRDefault="00C76A19" w:rsidP="00C76A19">
            <w:pPr>
              <w:rPr>
                <w:ins w:id="5699" w:author="Felix Pascal (felixpas)" w:date="2025-07-01T19:19:00Z"/>
                <w:rPrChange w:id="5700" w:author="Felix Pascal (felixpas)" w:date="2025-07-01T19:19:00Z">
                  <w:rPr>
                    <w:ins w:id="5701" w:author="Felix Pascal (felixpas)" w:date="2025-07-01T19:19:00Z"/>
                    <w:rFonts w:ascii="Calibri" w:hAnsi="Calibri" w:cs="Calibri"/>
                    <w:color w:val="000000"/>
                  </w:rPr>
                </w:rPrChange>
              </w:rPr>
              <w:pPrChange w:id="5702" w:author="Felix Pascal (felixpas)" w:date="2025-07-01T19:19:00Z">
                <w:pPr>
                  <w:jc w:val="right"/>
                </w:pPr>
              </w:pPrChange>
            </w:pPr>
            <w:ins w:id="5703" w:author="Felix Pascal (felixpas)" w:date="2025-07-01T19:19:00Z">
              <w:r w:rsidRPr="00C76A19">
                <w:rPr>
                  <w:rPrChange w:id="5704" w:author="Felix Pascal (felixpas)" w:date="2025-07-01T19:19:00Z">
                    <w:rPr>
                      <w:rFonts w:ascii="Calibri" w:hAnsi="Calibri" w:cs="Calibri"/>
                      <w:color w:val="000000"/>
                    </w:rPr>
                  </w:rPrChange>
                </w:rPr>
                <w:t>0.00215841</w:t>
              </w:r>
            </w:ins>
          </w:p>
        </w:tc>
        <w:tc>
          <w:tcPr>
            <w:tcW w:w="1418" w:type="dxa"/>
            <w:noWrap/>
            <w:hideMark/>
            <w:tcPrChange w:id="5705" w:author="Felix Pascal (felixpas)" w:date="2025-07-01T19:33:00Z">
              <w:tcPr>
                <w:tcW w:w="980" w:type="dxa"/>
                <w:noWrap/>
                <w:hideMark/>
              </w:tcPr>
            </w:tcPrChange>
          </w:tcPr>
          <w:p w14:paraId="75EB0830" w14:textId="77777777" w:rsidR="00C76A19" w:rsidRPr="00C76A19" w:rsidRDefault="00C76A19">
            <w:pPr>
              <w:rPr>
                <w:ins w:id="5706" w:author="Felix Pascal (felixpas)" w:date="2025-07-01T19:19:00Z"/>
                <w:rPrChange w:id="5707" w:author="Felix Pascal (felixpas)" w:date="2025-07-01T19:19:00Z">
                  <w:rPr>
                    <w:ins w:id="5708" w:author="Felix Pascal (felixpas)" w:date="2025-07-01T19:19:00Z"/>
                    <w:rFonts w:ascii="Calibri" w:hAnsi="Calibri" w:cs="Calibri"/>
                    <w:color w:val="000000"/>
                  </w:rPr>
                </w:rPrChange>
              </w:rPr>
            </w:pPr>
            <w:ins w:id="5709" w:author="Felix Pascal (felixpas)" w:date="2025-07-01T19:19:00Z">
              <w:r w:rsidRPr="00C76A19">
                <w:rPr>
                  <w:rPrChange w:id="5710" w:author="Felix Pascal (felixpas)" w:date="2025-07-01T19:19:00Z">
                    <w:rPr>
                      <w:rFonts w:ascii="Calibri" w:hAnsi="Calibri" w:cs="Calibri"/>
                      <w:color w:val="000000"/>
                    </w:rPr>
                  </w:rPrChange>
                </w:rPr>
                <w:t>increasing</w:t>
              </w:r>
            </w:ins>
          </w:p>
        </w:tc>
        <w:tc>
          <w:tcPr>
            <w:tcW w:w="850" w:type="dxa"/>
            <w:noWrap/>
            <w:hideMark/>
            <w:tcPrChange w:id="5711" w:author="Felix Pascal (felixpas)" w:date="2025-07-01T19:33:00Z">
              <w:tcPr>
                <w:tcW w:w="1280" w:type="dxa"/>
                <w:gridSpan w:val="2"/>
                <w:noWrap/>
                <w:hideMark/>
              </w:tcPr>
            </w:tcPrChange>
          </w:tcPr>
          <w:p w14:paraId="54A60D20" w14:textId="77777777" w:rsidR="00C76A19" w:rsidRPr="00C76A19" w:rsidRDefault="00C76A19" w:rsidP="00C76A19">
            <w:pPr>
              <w:rPr>
                <w:ins w:id="5712" w:author="Felix Pascal (felixpas)" w:date="2025-07-01T19:19:00Z"/>
                <w:rPrChange w:id="5713" w:author="Felix Pascal (felixpas)" w:date="2025-07-01T19:19:00Z">
                  <w:rPr>
                    <w:ins w:id="5714" w:author="Felix Pascal (felixpas)" w:date="2025-07-01T19:19:00Z"/>
                    <w:rFonts w:ascii="Calibri" w:hAnsi="Calibri" w:cs="Calibri"/>
                    <w:color w:val="000000"/>
                  </w:rPr>
                </w:rPrChange>
              </w:rPr>
              <w:pPrChange w:id="5715" w:author="Felix Pascal (felixpas)" w:date="2025-07-01T19:19:00Z">
                <w:pPr>
                  <w:jc w:val="right"/>
                </w:pPr>
              </w:pPrChange>
            </w:pPr>
            <w:ins w:id="5716" w:author="Felix Pascal (felixpas)" w:date="2025-07-01T19:19:00Z">
              <w:r w:rsidRPr="00C76A19">
                <w:rPr>
                  <w:rPrChange w:id="5717" w:author="Felix Pascal (felixpas)" w:date="2025-07-01T19:19:00Z">
                    <w:rPr>
                      <w:rFonts w:ascii="Calibri" w:hAnsi="Calibri" w:cs="Calibri"/>
                      <w:color w:val="000000"/>
                    </w:rPr>
                  </w:rPrChange>
                </w:rPr>
                <w:t>66</w:t>
              </w:r>
            </w:ins>
          </w:p>
        </w:tc>
      </w:tr>
      <w:tr w:rsidR="00C76A19" w:rsidRPr="00C76A19" w14:paraId="13226E9E" w14:textId="77777777" w:rsidTr="00D247C6">
        <w:trPr>
          <w:trHeight w:val="288"/>
          <w:ins w:id="5718" w:author="Felix Pascal (felixpas)" w:date="2025-07-01T19:19:00Z"/>
          <w:trPrChange w:id="5719" w:author="Felix Pascal (felixpas)" w:date="2025-07-01T19:33:00Z">
            <w:trPr>
              <w:gridAfter w:val="0"/>
              <w:trHeight w:val="288"/>
            </w:trPr>
          </w:trPrChange>
        </w:trPr>
        <w:tc>
          <w:tcPr>
            <w:tcW w:w="3256" w:type="dxa"/>
            <w:noWrap/>
            <w:hideMark/>
            <w:tcPrChange w:id="5720" w:author="Felix Pascal (felixpas)" w:date="2025-07-01T19:33:00Z">
              <w:tcPr>
                <w:tcW w:w="2940" w:type="dxa"/>
                <w:noWrap/>
                <w:hideMark/>
              </w:tcPr>
            </w:tcPrChange>
          </w:tcPr>
          <w:p w14:paraId="5299AEE6" w14:textId="77777777" w:rsidR="00C76A19" w:rsidRPr="00C76A19" w:rsidRDefault="00C76A19">
            <w:pPr>
              <w:rPr>
                <w:ins w:id="5721" w:author="Felix Pascal (felixpas)" w:date="2025-07-01T19:19:00Z"/>
                <w:rPrChange w:id="5722" w:author="Felix Pascal (felixpas)" w:date="2025-07-01T19:19:00Z">
                  <w:rPr>
                    <w:ins w:id="5723" w:author="Felix Pascal (felixpas)" w:date="2025-07-01T19:19:00Z"/>
                    <w:rFonts w:ascii="Calibri" w:hAnsi="Calibri" w:cs="Calibri"/>
                    <w:color w:val="000000"/>
                  </w:rPr>
                </w:rPrChange>
              </w:rPr>
            </w:pPr>
            <w:ins w:id="5724" w:author="Felix Pascal (felixpas)" w:date="2025-07-01T19:19:00Z">
              <w:r w:rsidRPr="00C76A19">
                <w:rPr>
                  <w:rPrChange w:id="5725" w:author="Felix Pascal (felixpas)" w:date="2025-07-01T19:19:00Z">
                    <w:rPr>
                      <w:rFonts w:ascii="Calibri" w:hAnsi="Calibri" w:cs="Calibri"/>
                      <w:color w:val="000000"/>
                    </w:rPr>
                  </w:rPrChange>
                </w:rPr>
                <w:t xml:space="preserve">Euphrasia </w:t>
              </w:r>
              <w:proofErr w:type="spellStart"/>
              <w:r w:rsidRPr="00C76A19">
                <w:rPr>
                  <w:rPrChange w:id="5726" w:author="Felix Pascal (felixpas)" w:date="2025-07-01T19:19:00Z">
                    <w:rPr>
                      <w:rFonts w:ascii="Calibri" w:hAnsi="Calibri" w:cs="Calibri"/>
                      <w:color w:val="000000"/>
                    </w:rPr>
                  </w:rPrChange>
                </w:rPr>
                <w:t>hirtella</w:t>
              </w:r>
              <w:proofErr w:type="spellEnd"/>
            </w:ins>
          </w:p>
        </w:tc>
        <w:tc>
          <w:tcPr>
            <w:tcW w:w="1706" w:type="dxa"/>
            <w:noWrap/>
            <w:hideMark/>
            <w:tcPrChange w:id="5727" w:author="Felix Pascal (felixpas)" w:date="2025-07-01T19:33:00Z">
              <w:tcPr>
                <w:tcW w:w="2480" w:type="dxa"/>
                <w:noWrap/>
                <w:hideMark/>
              </w:tcPr>
            </w:tcPrChange>
          </w:tcPr>
          <w:p w14:paraId="6CD789F1" w14:textId="77777777" w:rsidR="00C76A19" w:rsidRPr="00C76A19" w:rsidRDefault="00C76A19" w:rsidP="00C76A19">
            <w:pPr>
              <w:rPr>
                <w:ins w:id="5728" w:author="Felix Pascal (felixpas)" w:date="2025-07-01T19:19:00Z"/>
                <w:rPrChange w:id="5729" w:author="Felix Pascal (felixpas)" w:date="2025-07-01T19:19:00Z">
                  <w:rPr>
                    <w:ins w:id="5730" w:author="Felix Pascal (felixpas)" w:date="2025-07-01T19:19:00Z"/>
                    <w:rFonts w:ascii="Calibri" w:hAnsi="Calibri" w:cs="Calibri"/>
                    <w:color w:val="000000"/>
                  </w:rPr>
                </w:rPrChange>
              </w:rPr>
              <w:pPrChange w:id="5731" w:author="Felix Pascal (felixpas)" w:date="2025-07-01T19:19:00Z">
                <w:pPr>
                  <w:jc w:val="right"/>
                </w:pPr>
              </w:pPrChange>
            </w:pPr>
            <w:ins w:id="5732" w:author="Felix Pascal (felixpas)" w:date="2025-07-01T19:19:00Z">
              <w:r w:rsidRPr="00C76A19">
                <w:rPr>
                  <w:rPrChange w:id="5733" w:author="Felix Pascal (felixpas)" w:date="2025-07-01T19:19:00Z">
                    <w:rPr>
                      <w:rFonts w:ascii="Calibri" w:hAnsi="Calibri" w:cs="Calibri"/>
                      <w:color w:val="000000"/>
                    </w:rPr>
                  </w:rPrChange>
                </w:rPr>
                <w:t>12.5042957</w:t>
              </w:r>
            </w:ins>
          </w:p>
        </w:tc>
        <w:tc>
          <w:tcPr>
            <w:tcW w:w="1696" w:type="dxa"/>
            <w:noWrap/>
            <w:hideMark/>
            <w:tcPrChange w:id="5734" w:author="Felix Pascal (felixpas)" w:date="2025-07-01T19:33:00Z">
              <w:tcPr>
                <w:tcW w:w="1300" w:type="dxa"/>
                <w:noWrap/>
                <w:hideMark/>
              </w:tcPr>
            </w:tcPrChange>
          </w:tcPr>
          <w:p w14:paraId="23D3C66F" w14:textId="77777777" w:rsidR="00C76A19" w:rsidRPr="00C76A19" w:rsidRDefault="00C76A19" w:rsidP="00C76A19">
            <w:pPr>
              <w:rPr>
                <w:ins w:id="5735" w:author="Felix Pascal (felixpas)" w:date="2025-07-01T19:19:00Z"/>
                <w:rPrChange w:id="5736" w:author="Felix Pascal (felixpas)" w:date="2025-07-01T19:19:00Z">
                  <w:rPr>
                    <w:ins w:id="5737" w:author="Felix Pascal (felixpas)" w:date="2025-07-01T19:19:00Z"/>
                    <w:rFonts w:ascii="Calibri" w:hAnsi="Calibri" w:cs="Calibri"/>
                    <w:color w:val="000000"/>
                  </w:rPr>
                </w:rPrChange>
              </w:rPr>
              <w:pPrChange w:id="5738" w:author="Felix Pascal (felixpas)" w:date="2025-07-01T19:19:00Z">
                <w:pPr>
                  <w:jc w:val="right"/>
                </w:pPr>
              </w:pPrChange>
            </w:pPr>
            <w:ins w:id="5739" w:author="Felix Pascal (felixpas)" w:date="2025-07-01T19:19:00Z">
              <w:r w:rsidRPr="00C76A19">
                <w:rPr>
                  <w:rPrChange w:id="5740" w:author="Felix Pascal (felixpas)" w:date="2025-07-01T19:19:00Z">
                    <w:rPr>
                      <w:rFonts w:ascii="Calibri" w:hAnsi="Calibri" w:cs="Calibri"/>
                      <w:color w:val="000000"/>
                    </w:rPr>
                  </w:rPrChange>
                </w:rPr>
                <w:t>0.043871135</w:t>
              </w:r>
            </w:ins>
          </w:p>
        </w:tc>
        <w:tc>
          <w:tcPr>
            <w:tcW w:w="1418" w:type="dxa"/>
            <w:noWrap/>
            <w:hideMark/>
            <w:tcPrChange w:id="5741" w:author="Felix Pascal (felixpas)" w:date="2025-07-01T19:33:00Z">
              <w:tcPr>
                <w:tcW w:w="980" w:type="dxa"/>
                <w:noWrap/>
                <w:hideMark/>
              </w:tcPr>
            </w:tcPrChange>
          </w:tcPr>
          <w:p w14:paraId="0E7048C0" w14:textId="77777777" w:rsidR="00C76A19" w:rsidRPr="00C76A19" w:rsidRDefault="00C76A19">
            <w:pPr>
              <w:rPr>
                <w:ins w:id="5742" w:author="Felix Pascal (felixpas)" w:date="2025-07-01T19:19:00Z"/>
                <w:rPrChange w:id="5743" w:author="Felix Pascal (felixpas)" w:date="2025-07-01T19:19:00Z">
                  <w:rPr>
                    <w:ins w:id="5744" w:author="Felix Pascal (felixpas)" w:date="2025-07-01T19:19:00Z"/>
                    <w:rFonts w:ascii="Calibri" w:hAnsi="Calibri" w:cs="Calibri"/>
                    <w:color w:val="000000"/>
                  </w:rPr>
                </w:rPrChange>
              </w:rPr>
            </w:pPr>
            <w:ins w:id="5745" w:author="Felix Pascal (felixpas)" w:date="2025-07-01T19:19:00Z">
              <w:r w:rsidRPr="00C76A19">
                <w:rPr>
                  <w:rPrChange w:id="5746" w:author="Felix Pascal (felixpas)" w:date="2025-07-01T19:19:00Z">
                    <w:rPr>
                      <w:rFonts w:ascii="Calibri" w:hAnsi="Calibri" w:cs="Calibri"/>
                      <w:color w:val="000000"/>
                    </w:rPr>
                  </w:rPrChange>
                </w:rPr>
                <w:t>increasing</w:t>
              </w:r>
            </w:ins>
          </w:p>
        </w:tc>
        <w:tc>
          <w:tcPr>
            <w:tcW w:w="850" w:type="dxa"/>
            <w:noWrap/>
            <w:hideMark/>
            <w:tcPrChange w:id="5747" w:author="Felix Pascal (felixpas)" w:date="2025-07-01T19:33:00Z">
              <w:tcPr>
                <w:tcW w:w="900" w:type="dxa"/>
                <w:noWrap/>
                <w:hideMark/>
              </w:tcPr>
            </w:tcPrChange>
          </w:tcPr>
          <w:p w14:paraId="04A3989D" w14:textId="77777777" w:rsidR="00C76A19" w:rsidRPr="00C76A19" w:rsidRDefault="00C76A19" w:rsidP="00C76A19">
            <w:pPr>
              <w:rPr>
                <w:ins w:id="5748" w:author="Felix Pascal (felixpas)" w:date="2025-07-01T19:19:00Z"/>
                <w:rPrChange w:id="5749" w:author="Felix Pascal (felixpas)" w:date="2025-07-01T19:19:00Z">
                  <w:rPr>
                    <w:ins w:id="5750" w:author="Felix Pascal (felixpas)" w:date="2025-07-01T19:19:00Z"/>
                    <w:rFonts w:ascii="Calibri" w:hAnsi="Calibri" w:cs="Calibri"/>
                    <w:color w:val="000000"/>
                  </w:rPr>
                </w:rPrChange>
              </w:rPr>
              <w:pPrChange w:id="5751" w:author="Felix Pascal (felixpas)" w:date="2025-07-01T19:19:00Z">
                <w:pPr>
                  <w:jc w:val="right"/>
                </w:pPr>
              </w:pPrChange>
            </w:pPr>
            <w:ins w:id="5752" w:author="Felix Pascal (felixpas)" w:date="2025-07-01T19:19:00Z">
              <w:r w:rsidRPr="00C76A19">
                <w:rPr>
                  <w:rPrChange w:id="5753" w:author="Felix Pascal (felixpas)" w:date="2025-07-01T19:19:00Z">
                    <w:rPr>
                      <w:rFonts w:ascii="Calibri" w:hAnsi="Calibri" w:cs="Calibri"/>
                      <w:color w:val="000000"/>
                    </w:rPr>
                  </w:rPrChange>
                </w:rPr>
                <w:t>15</w:t>
              </w:r>
            </w:ins>
          </w:p>
        </w:tc>
      </w:tr>
      <w:tr w:rsidR="00D247C6" w:rsidRPr="00D247C6" w14:paraId="69157EE0" w14:textId="77777777" w:rsidTr="00D247C6">
        <w:tblPrEx>
          <w:tblPrExChange w:id="5754" w:author="Felix Pascal (felixpas)" w:date="2025-07-01T19:33:00Z">
            <w:tblPrEx>
              <w:tblW w:w="9067" w:type="dxa"/>
            </w:tblPrEx>
          </w:tblPrExChange>
        </w:tblPrEx>
        <w:trPr>
          <w:trHeight w:val="288"/>
          <w:ins w:id="5755" w:author="Felix Pascal (felixpas)" w:date="2025-07-01T19:19:00Z"/>
          <w:trPrChange w:id="5756" w:author="Felix Pascal (felixpas)" w:date="2025-07-01T19:33:00Z">
            <w:trPr>
              <w:trHeight w:val="288"/>
            </w:trPr>
          </w:trPrChange>
        </w:trPr>
        <w:tc>
          <w:tcPr>
            <w:tcW w:w="3256" w:type="dxa"/>
            <w:noWrap/>
            <w:hideMark/>
            <w:tcPrChange w:id="5757" w:author="Felix Pascal (felixpas)" w:date="2025-07-01T19:33:00Z">
              <w:tcPr>
                <w:tcW w:w="2940" w:type="dxa"/>
                <w:noWrap/>
                <w:hideMark/>
              </w:tcPr>
            </w:tcPrChange>
          </w:tcPr>
          <w:p w14:paraId="2AFA63FD" w14:textId="77777777" w:rsidR="00C76A19" w:rsidRPr="00C76A19" w:rsidRDefault="00C76A19">
            <w:pPr>
              <w:rPr>
                <w:ins w:id="5758" w:author="Felix Pascal (felixpas)" w:date="2025-07-01T19:19:00Z"/>
                <w:rPrChange w:id="5759" w:author="Felix Pascal (felixpas)" w:date="2025-07-01T19:19:00Z">
                  <w:rPr>
                    <w:ins w:id="5760" w:author="Felix Pascal (felixpas)" w:date="2025-07-01T19:19:00Z"/>
                    <w:rFonts w:ascii="Calibri" w:hAnsi="Calibri" w:cs="Calibri"/>
                    <w:color w:val="000000"/>
                  </w:rPr>
                </w:rPrChange>
              </w:rPr>
            </w:pPr>
            <w:ins w:id="5761" w:author="Felix Pascal (felixpas)" w:date="2025-07-01T19:19:00Z">
              <w:r w:rsidRPr="00C76A19">
                <w:rPr>
                  <w:rPrChange w:id="5762" w:author="Felix Pascal (felixpas)" w:date="2025-07-01T19:19:00Z">
                    <w:rPr>
                      <w:rFonts w:ascii="Calibri" w:hAnsi="Calibri" w:cs="Calibri"/>
                      <w:color w:val="000000"/>
                    </w:rPr>
                  </w:rPrChange>
                </w:rPr>
                <w:lastRenderedPageBreak/>
                <w:t>Verbena officinalis</w:t>
              </w:r>
            </w:ins>
          </w:p>
        </w:tc>
        <w:tc>
          <w:tcPr>
            <w:tcW w:w="1706" w:type="dxa"/>
            <w:noWrap/>
            <w:hideMark/>
            <w:tcPrChange w:id="5763" w:author="Felix Pascal (felixpas)" w:date="2025-07-01T19:33:00Z">
              <w:tcPr>
                <w:tcW w:w="2480" w:type="dxa"/>
                <w:noWrap/>
                <w:hideMark/>
              </w:tcPr>
            </w:tcPrChange>
          </w:tcPr>
          <w:p w14:paraId="62DAAA6A" w14:textId="77777777" w:rsidR="00C76A19" w:rsidRPr="00C76A19" w:rsidRDefault="00C76A19" w:rsidP="00C76A19">
            <w:pPr>
              <w:rPr>
                <w:ins w:id="5764" w:author="Felix Pascal (felixpas)" w:date="2025-07-01T19:19:00Z"/>
                <w:rPrChange w:id="5765" w:author="Felix Pascal (felixpas)" w:date="2025-07-01T19:19:00Z">
                  <w:rPr>
                    <w:ins w:id="5766" w:author="Felix Pascal (felixpas)" w:date="2025-07-01T19:19:00Z"/>
                    <w:rFonts w:ascii="Calibri" w:hAnsi="Calibri" w:cs="Calibri"/>
                    <w:color w:val="000000"/>
                  </w:rPr>
                </w:rPrChange>
              </w:rPr>
              <w:pPrChange w:id="5767" w:author="Felix Pascal (felixpas)" w:date="2025-07-01T19:19:00Z">
                <w:pPr>
                  <w:jc w:val="right"/>
                </w:pPr>
              </w:pPrChange>
            </w:pPr>
            <w:ins w:id="5768" w:author="Felix Pascal (felixpas)" w:date="2025-07-01T19:19:00Z">
              <w:r w:rsidRPr="00C76A19">
                <w:rPr>
                  <w:rPrChange w:id="5769" w:author="Felix Pascal (felixpas)" w:date="2025-07-01T19:19:00Z">
                    <w:rPr>
                      <w:rFonts w:ascii="Calibri" w:hAnsi="Calibri" w:cs="Calibri"/>
                      <w:color w:val="000000"/>
                    </w:rPr>
                  </w:rPrChange>
                </w:rPr>
                <w:t>12.29953717</w:t>
              </w:r>
            </w:ins>
          </w:p>
        </w:tc>
        <w:tc>
          <w:tcPr>
            <w:tcW w:w="1696" w:type="dxa"/>
            <w:noWrap/>
            <w:hideMark/>
            <w:tcPrChange w:id="5770" w:author="Felix Pascal (felixpas)" w:date="2025-07-01T19:33:00Z">
              <w:tcPr>
                <w:tcW w:w="1387" w:type="dxa"/>
                <w:noWrap/>
                <w:hideMark/>
              </w:tcPr>
            </w:tcPrChange>
          </w:tcPr>
          <w:p w14:paraId="79C8859D" w14:textId="77777777" w:rsidR="00C76A19" w:rsidRPr="00C76A19" w:rsidRDefault="00C76A19" w:rsidP="00C76A19">
            <w:pPr>
              <w:rPr>
                <w:ins w:id="5771" w:author="Felix Pascal (felixpas)" w:date="2025-07-01T19:19:00Z"/>
                <w:rPrChange w:id="5772" w:author="Felix Pascal (felixpas)" w:date="2025-07-01T19:19:00Z">
                  <w:rPr>
                    <w:ins w:id="5773" w:author="Felix Pascal (felixpas)" w:date="2025-07-01T19:19:00Z"/>
                    <w:rFonts w:ascii="Calibri" w:hAnsi="Calibri" w:cs="Calibri"/>
                    <w:color w:val="000000"/>
                  </w:rPr>
                </w:rPrChange>
              </w:rPr>
              <w:pPrChange w:id="5774" w:author="Felix Pascal (felixpas)" w:date="2025-07-01T19:19:00Z">
                <w:pPr>
                  <w:jc w:val="right"/>
                </w:pPr>
              </w:pPrChange>
            </w:pPr>
            <w:ins w:id="5775" w:author="Felix Pascal (felixpas)" w:date="2025-07-01T19:19:00Z">
              <w:r w:rsidRPr="00C76A19">
                <w:rPr>
                  <w:rPrChange w:id="5776" w:author="Felix Pascal (felixpas)" w:date="2025-07-01T19:19:00Z">
                    <w:rPr>
                      <w:rFonts w:ascii="Calibri" w:hAnsi="Calibri" w:cs="Calibri"/>
                      <w:color w:val="000000"/>
                    </w:rPr>
                  </w:rPrChange>
                </w:rPr>
                <w:t>0.030538925</w:t>
              </w:r>
            </w:ins>
          </w:p>
        </w:tc>
        <w:tc>
          <w:tcPr>
            <w:tcW w:w="1418" w:type="dxa"/>
            <w:noWrap/>
            <w:hideMark/>
            <w:tcPrChange w:id="5777" w:author="Felix Pascal (felixpas)" w:date="2025-07-01T19:33:00Z">
              <w:tcPr>
                <w:tcW w:w="980" w:type="dxa"/>
                <w:noWrap/>
                <w:hideMark/>
              </w:tcPr>
            </w:tcPrChange>
          </w:tcPr>
          <w:p w14:paraId="1CBAC176" w14:textId="77777777" w:rsidR="00C76A19" w:rsidRPr="00C76A19" w:rsidRDefault="00C76A19">
            <w:pPr>
              <w:rPr>
                <w:ins w:id="5778" w:author="Felix Pascal (felixpas)" w:date="2025-07-01T19:19:00Z"/>
                <w:rPrChange w:id="5779" w:author="Felix Pascal (felixpas)" w:date="2025-07-01T19:19:00Z">
                  <w:rPr>
                    <w:ins w:id="5780" w:author="Felix Pascal (felixpas)" w:date="2025-07-01T19:19:00Z"/>
                    <w:rFonts w:ascii="Calibri" w:hAnsi="Calibri" w:cs="Calibri"/>
                    <w:color w:val="000000"/>
                  </w:rPr>
                </w:rPrChange>
              </w:rPr>
            </w:pPr>
            <w:ins w:id="5781" w:author="Felix Pascal (felixpas)" w:date="2025-07-01T19:19:00Z">
              <w:r w:rsidRPr="00C76A19">
                <w:rPr>
                  <w:rPrChange w:id="5782" w:author="Felix Pascal (felixpas)" w:date="2025-07-01T19:19:00Z">
                    <w:rPr>
                      <w:rFonts w:ascii="Calibri" w:hAnsi="Calibri" w:cs="Calibri"/>
                      <w:color w:val="000000"/>
                    </w:rPr>
                  </w:rPrChange>
                </w:rPr>
                <w:t>increasing</w:t>
              </w:r>
            </w:ins>
          </w:p>
        </w:tc>
        <w:tc>
          <w:tcPr>
            <w:tcW w:w="850" w:type="dxa"/>
            <w:noWrap/>
            <w:hideMark/>
            <w:tcPrChange w:id="5783" w:author="Felix Pascal (felixpas)" w:date="2025-07-01T19:33:00Z">
              <w:tcPr>
                <w:tcW w:w="1280" w:type="dxa"/>
                <w:gridSpan w:val="2"/>
                <w:noWrap/>
                <w:hideMark/>
              </w:tcPr>
            </w:tcPrChange>
          </w:tcPr>
          <w:p w14:paraId="439C9539" w14:textId="77777777" w:rsidR="00C76A19" w:rsidRPr="00C76A19" w:rsidRDefault="00C76A19" w:rsidP="00C76A19">
            <w:pPr>
              <w:rPr>
                <w:ins w:id="5784" w:author="Felix Pascal (felixpas)" w:date="2025-07-01T19:19:00Z"/>
                <w:rPrChange w:id="5785" w:author="Felix Pascal (felixpas)" w:date="2025-07-01T19:19:00Z">
                  <w:rPr>
                    <w:ins w:id="5786" w:author="Felix Pascal (felixpas)" w:date="2025-07-01T19:19:00Z"/>
                    <w:rFonts w:ascii="Calibri" w:hAnsi="Calibri" w:cs="Calibri"/>
                    <w:color w:val="000000"/>
                  </w:rPr>
                </w:rPrChange>
              </w:rPr>
              <w:pPrChange w:id="5787" w:author="Felix Pascal (felixpas)" w:date="2025-07-01T19:19:00Z">
                <w:pPr>
                  <w:jc w:val="right"/>
                </w:pPr>
              </w:pPrChange>
            </w:pPr>
            <w:ins w:id="5788" w:author="Felix Pascal (felixpas)" w:date="2025-07-01T19:19:00Z">
              <w:r w:rsidRPr="00C76A19">
                <w:rPr>
                  <w:rPrChange w:id="5789" w:author="Felix Pascal (felixpas)" w:date="2025-07-01T19:19:00Z">
                    <w:rPr>
                      <w:rFonts w:ascii="Calibri" w:hAnsi="Calibri" w:cs="Calibri"/>
                      <w:color w:val="000000"/>
                    </w:rPr>
                  </w:rPrChange>
                </w:rPr>
                <w:t>27</w:t>
              </w:r>
            </w:ins>
          </w:p>
        </w:tc>
      </w:tr>
      <w:tr w:rsidR="00C76A19" w:rsidRPr="00C76A19" w14:paraId="12F4052D" w14:textId="77777777" w:rsidTr="00D247C6">
        <w:trPr>
          <w:trHeight w:val="288"/>
          <w:ins w:id="5790" w:author="Felix Pascal (felixpas)" w:date="2025-07-01T19:19:00Z"/>
          <w:trPrChange w:id="5791" w:author="Felix Pascal (felixpas)" w:date="2025-07-01T19:33:00Z">
            <w:trPr>
              <w:gridAfter w:val="0"/>
              <w:trHeight w:val="288"/>
            </w:trPr>
          </w:trPrChange>
        </w:trPr>
        <w:tc>
          <w:tcPr>
            <w:tcW w:w="3256" w:type="dxa"/>
            <w:noWrap/>
            <w:hideMark/>
            <w:tcPrChange w:id="5792" w:author="Felix Pascal (felixpas)" w:date="2025-07-01T19:33:00Z">
              <w:tcPr>
                <w:tcW w:w="2940" w:type="dxa"/>
                <w:noWrap/>
                <w:hideMark/>
              </w:tcPr>
            </w:tcPrChange>
          </w:tcPr>
          <w:p w14:paraId="78B1490A" w14:textId="77777777" w:rsidR="00C76A19" w:rsidRPr="00C76A19" w:rsidRDefault="00C76A19">
            <w:pPr>
              <w:rPr>
                <w:ins w:id="5793" w:author="Felix Pascal (felixpas)" w:date="2025-07-01T19:19:00Z"/>
                <w:rPrChange w:id="5794" w:author="Felix Pascal (felixpas)" w:date="2025-07-01T19:19:00Z">
                  <w:rPr>
                    <w:ins w:id="5795" w:author="Felix Pascal (felixpas)" w:date="2025-07-01T19:19:00Z"/>
                    <w:rFonts w:ascii="Calibri" w:hAnsi="Calibri" w:cs="Calibri"/>
                    <w:color w:val="000000"/>
                  </w:rPr>
                </w:rPrChange>
              </w:rPr>
            </w:pPr>
            <w:ins w:id="5796" w:author="Felix Pascal (felixpas)" w:date="2025-07-01T19:19:00Z">
              <w:r w:rsidRPr="00C76A19">
                <w:rPr>
                  <w:rPrChange w:id="5797" w:author="Felix Pascal (felixpas)" w:date="2025-07-01T19:19:00Z">
                    <w:rPr>
                      <w:rFonts w:ascii="Calibri" w:hAnsi="Calibri" w:cs="Calibri"/>
                      <w:color w:val="000000"/>
                    </w:rPr>
                  </w:rPrChange>
                </w:rPr>
                <w:t xml:space="preserve">Geranium </w:t>
              </w:r>
              <w:proofErr w:type="spellStart"/>
              <w:r w:rsidRPr="00C76A19">
                <w:rPr>
                  <w:rPrChange w:id="5798" w:author="Felix Pascal (felixpas)" w:date="2025-07-01T19:19:00Z">
                    <w:rPr>
                      <w:rFonts w:ascii="Calibri" w:hAnsi="Calibri" w:cs="Calibri"/>
                      <w:color w:val="000000"/>
                    </w:rPr>
                  </w:rPrChange>
                </w:rPr>
                <w:t>molle</w:t>
              </w:r>
              <w:proofErr w:type="spellEnd"/>
            </w:ins>
          </w:p>
        </w:tc>
        <w:tc>
          <w:tcPr>
            <w:tcW w:w="1706" w:type="dxa"/>
            <w:noWrap/>
            <w:hideMark/>
            <w:tcPrChange w:id="5799" w:author="Felix Pascal (felixpas)" w:date="2025-07-01T19:33:00Z">
              <w:tcPr>
                <w:tcW w:w="2480" w:type="dxa"/>
                <w:noWrap/>
                <w:hideMark/>
              </w:tcPr>
            </w:tcPrChange>
          </w:tcPr>
          <w:p w14:paraId="444BF387" w14:textId="77777777" w:rsidR="00C76A19" w:rsidRPr="00C76A19" w:rsidRDefault="00C76A19" w:rsidP="00C76A19">
            <w:pPr>
              <w:rPr>
                <w:ins w:id="5800" w:author="Felix Pascal (felixpas)" w:date="2025-07-01T19:19:00Z"/>
                <w:rPrChange w:id="5801" w:author="Felix Pascal (felixpas)" w:date="2025-07-01T19:19:00Z">
                  <w:rPr>
                    <w:ins w:id="5802" w:author="Felix Pascal (felixpas)" w:date="2025-07-01T19:19:00Z"/>
                    <w:rFonts w:ascii="Calibri" w:hAnsi="Calibri" w:cs="Calibri"/>
                    <w:color w:val="000000"/>
                  </w:rPr>
                </w:rPrChange>
              </w:rPr>
              <w:pPrChange w:id="5803" w:author="Felix Pascal (felixpas)" w:date="2025-07-01T19:19:00Z">
                <w:pPr>
                  <w:jc w:val="right"/>
                </w:pPr>
              </w:pPrChange>
            </w:pPr>
            <w:ins w:id="5804" w:author="Felix Pascal (felixpas)" w:date="2025-07-01T19:19:00Z">
              <w:r w:rsidRPr="00C76A19">
                <w:rPr>
                  <w:rPrChange w:id="5805" w:author="Felix Pascal (felixpas)" w:date="2025-07-01T19:19:00Z">
                    <w:rPr>
                      <w:rFonts w:ascii="Calibri" w:hAnsi="Calibri" w:cs="Calibri"/>
                      <w:color w:val="000000"/>
                    </w:rPr>
                  </w:rPrChange>
                </w:rPr>
                <w:t>11.93444627</w:t>
              </w:r>
            </w:ins>
          </w:p>
        </w:tc>
        <w:tc>
          <w:tcPr>
            <w:tcW w:w="1696" w:type="dxa"/>
            <w:noWrap/>
            <w:hideMark/>
            <w:tcPrChange w:id="5806" w:author="Felix Pascal (felixpas)" w:date="2025-07-01T19:33:00Z">
              <w:tcPr>
                <w:tcW w:w="1300" w:type="dxa"/>
                <w:noWrap/>
                <w:hideMark/>
              </w:tcPr>
            </w:tcPrChange>
          </w:tcPr>
          <w:p w14:paraId="30CA554A" w14:textId="77777777" w:rsidR="00C76A19" w:rsidRPr="00C76A19" w:rsidRDefault="00C76A19" w:rsidP="00C76A19">
            <w:pPr>
              <w:rPr>
                <w:ins w:id="5807" w:author="Felix Pascal (felixpas)" w:date="2025-07-01T19:19:00Z"/>
                <w:rPrChange w:id="5808" w:author="Felix Pascal (felixpas)" w:date="2025-07-01T19:19:00Z">
                  <w:rPr>
                    <w:ins w:id="5809" w:author="Felix Pascal (felixpas)" w:date="2025-07-01T19:19:00Z"/>
                    <w:rFonts w:ascii="Calibri" w:hAnsi="Calibri" w:cs="Calibri"/>
                    <w:color w:val="000000"/>
                  </w:rPr>
                </w:rPrChange>
              </w:rPr>
              <w:pPrChange w:id="5810" w:author="Felix Pascal (felixpas)" w:date="2025-07-01T19:19:00Z">
                <w:pPr>
                  <w:jc w:val="right"/>
                </w:pPr>
              </w:pPrChange>
            </w:pPr>
            <w:ins w:id="5811" w:author="Felix Pascal (felixpas)" w:date="2025-07-01T19:19:00Z">
              <w:r w:rsidRPr="00C76A19">
                <w:rPr>
                  <w:rPrChange w:id="5812" w:author="Felix Pascal (felixpas)" w:date="2025-07-01T19:19:00Z">
                    <w:rPr>
                      <w:rFonts w:ascii="Calibri" w:hAnsi="Calibri" w:cs="Calibri"/>
                      <w:color w:val="000000"/>
                    </w:rPr>
                  </w:rPrChange>
                </w:rPr>
                <w:t>0.0166652</w:t>
              </w:r>
            </w:ins>
          </w:p>
        </w:tc>
        <w:tc>
          <w:tcPr>
            <w:tcW w:w="1418" w:type="dxa"/>
            <w:noWrap/>
            <w:hideMark/>
            <w:tcPrChange w:id="5813" w:author="Felix Pascal (felixpas)" w:date="2025-07-01T19:33:00Z">
              <w:tcPr>
                <w:tcW w:w="980" w:type="dxa"/>
                <w:noWrap/>
                <w:hideMark/>
              </w:tcPr>
            </w:tcPrChange>
          </w:tcPr>
          <w:p w14:paraId="5D36CA27" w14:textId="77777777" w:rsidR="00C76A19" w:rsidRPr="00C76A19" w:rsidRDefault="00C76A19">
            <w:pPr>
              <w:rPr>
                <w:ins w:id="5814" w:author="Felix Pascal (felixpas)" w:date="2025-07-01T19:19:00Z"/>
                <w:rPrChange w:id="5815" w:author="Felix Pascal (felixpas)" w:date="2025-07-01T19:19:00Z">
                  <w:rPr>
                    <w:ins w:id="5816" w:author="Felix Pascal (felixpas)" w:date="2025-07-01T19:19:00Z"/>
                    <w:rFonts w:ascii="Calibri" w:hAnsi="Calibri" w:cs="Calibri"/>
                    <w:color w:val="000000"/>
                  </w:rPr>
                </w:rPrChange>
              </w:rPr>
            </w:pPr>
            <w:ins w:id="5817" w:author="Felix Pascal (felixpas)" w:date="2025-07-01T19:19:00Z">
              <w:r w:rsidRPr="00C76A19">
                <w:rPr>
                  <w:rPrChange w:id="5818" w:author="Felix Pascal (felixpas)" w:date="2025-07-01T19:19:00Z">
                    <w:rPr>
                      <w:rFonts w:ascii="Calibri" w:hAnsi="Calibri" w:cs="Calibri"/>
                      <w:color w:val="000000"/>
                    </w:rPr>
                  </w:rPrChange>
                </w:rPr>
                <w:t>increasing</w:t>
              </w:r>
            </w:ins>
          </w:p>
        </w:tc>
        <w:tc>
          <w:tcPr>
            <w:tcW w:w="850" w:type="dxa"/>
            <w:noWrap/>
            <w:hideMark/>
            <w:tcPrChange w:id="5819" w:author="Felix Pascal (felixpas)" w:date="2025-07-01T19:33:00Z">
              <w:tcPr>
                <w:tcW w:w="900" w:type="dxa"/>
                <w:noWrap/>
                <w:hideMark/>
              </w:tcPr>
            </w:tcPrChange>
          </w:tcPr>
          <w:p w14:paraId="19F624F2" w14:textId="77777777" w:rsidR="00C76A19" w:rsidRPr="00C76A19" w:rsidRDefault="00C76A19" w:rsidP="00C76A19">
            <w:pPr>
              <w:rPr>
                <w:ins w:id="5820" w:author="Felix Pascal (felixpas)" w:date="2025-07-01T19:19:00Z"/>
                <w:rPrChange w:id="5821" w:author="Felix Pascal (felixpas)" w:date="2025-07-01T19:19:00Z">
                  <w:rPr>
                    <w:ins w:id="5822" w:author="Felix Pascal (felixpas)" w:date="2025-07-01T19:19:00Z"/>
                    <w:rFonts w:ascii="Calibri" w:hAnsi="Calibri" w:cs="Calibri"/>
                    <w:color w:val="000000"/>
                  </w:rPr>
                </w:rPrChange>
              </w:rPr>
              <w:pPrChange w:id="5823" w:author="Felix Pascal (felixpas)" w:date="2025-07-01T19:19:00Z">
                <w:pPr>
                  <w:jc w:val="right"/>
                </w:pPr>
              </w:pPrChange>
            </w:pPr>
            <w:ins w:id="5824" w:author="Felix Pascal (felixpas)" w:date="2025-07-01T19:19:00Z">
              <w:r w:rsidRPr="00C76A19">
                <w:rPr>
                  <w:rPrChange w:id="5825" w:author="Felix Pascal (felixpas)" w:date="2025-07-01T19:19:00Z">
                    <w:rPr>
                      <w:rFonts w:ascii="Calibri" w:hAnsi="Calibri" w:cs="Calibri"/>
                      <w:color w:val="000000"/>
                    </w:rPr>
                  </w:rPrChange>
                </w:rPr>
                <w:t>20</w:t>
              </w:r>
            </w:ins>
          </w:p>
        </w:tc>
      </w:tr>
      <w:tr w:rsidR="00D247C6" w:rsidRPr="00D247C6" w14:paraId="02231832" w14:textId="77777777" w:rsidTr="00D247C6">
        <w:tblPrEx>
          <w:tblPrExChange w:id="5826" w:author="Felix Pascal (felixpas)" w:date="2025-07-01T19:33:00Z">
            <w:tblPrEx>
              <w:tblW w:w="9067" w:type="dxa"/>
            </w:tblPrEx>
          </w:tblPrExChange>
        </w:tblPrEx>
        <w:trPr>
          <w:trHeight w:val="288"/>
          <w:ins w:id="5827" w:author="Felix Pascal (felixpas)" w:date="2025-07-01T19:19:00Z"/>
          <w:trPrChange w:id="5828" w:author="Felix Pascal (felixpas)" w:date="2025-07-01T19:33:00Z">
            <w:trPr>
              <w:trHeight w:val="288"/>
            </w:trPr>
          </w:trPrChange>
        </w:trPr>
        <w:tc>
          <w:tcPr>
            <w:tcW w:w="3256" w:type="dxa"/>
            <w:noWrap/>
            <w:hideMark/>
            <w:tcPrChange w:id="5829" w:author="Felix Pascal (felixpas)" w:date="2025-07-01T19:33:00Z">
              <w:tcPr>
                <w:tcW w:w="2940" w:type="dxa"/>
                <w:noWrap/>
                <w:hideMark/>
              </w:tcPr>
            </w:tcPrChange>
          </w:tcPr>
          <w:p w14:paraId="367737BC" w14:textId="77777777" w:rsidR="00C76A19" w:rsidRPr="00C76A19" w:rsidRDefault="00C76A19">
            <w:pPr>
              <w:rPr>
                <w:ins w:id="5830" w:author="Felix Pascal (felixpas)" w:date="2025-07-01T19:19:00Z"/>
                <w:rPrChange w:id="5831" w:author="Felix Pascal (felixpas)" w:date="2025-07-01T19:19:00Z">
                  <w:rPr>
                    <w:ins w:id="5832" w:author="Felix Pascal (felixpas)" w:date="2025-07-01T19:19:00Z"/>
                    <w:rFonts w:ascii="Calibri" w:hAnsi="Calibri" w:cs="Calibri"/>
                    <w:color w:val="000000"/>
                  </w:rPr>
                </w:rPrChange>
              </w:rPr>
            </w:pPr>
            <w:ins w:id="5833" w:author="Felix Pascal (felixpas)" w:date="2025-07-01T19:19:00Z">
              <w:r w:rsidRPr="00C76A19">
                <w:rPr>
                  <w:rPrChange w:id="5834" w:author="Felix Pascal (felixpas)" w:date="2025-07-01T19:19:00Z">
                    <w:rPr>
                      <w:rFonts w:ascii="Calibri" w:hAnsi="Calibri" w:cs="Calibri"/>
                      <w:color w:val="000000"/>
                    </w:rPr>
                  </w:rPrChange>
                </w:rPr>
                <w:t xml:space="preserve">Festuca </w:t>
              </w:r>
              <w:proofErr w:type="spellStart"/>
              <w:r w:rsidRPr="00C76A19">
                <w:rPr>
                  <w:rPrChange w:id="5835" w:author="Felix Pascal (felixpas)" w:date="2025-07-01T19:19:00Z">
                    <w:rPr>
                      <w:rFonts w:ascii="Calibri" w:hAnsi="Calibri" w:cs="Calibri"/>
                      <w:color w:val="000000"/>
                    </w:rPr>
                  </w:rPrChange>
                </w:rPr>
                <w:t>arundinacea</w:t>
              </w:r>
              <w:proofErr w:type="spellEnd"/>
            </w:ins>
          </w:p>
        </w:tc>
        <w:tc>
          <w:tcPr>
            <w:tcW w:w="1706" w:type="dxa"/>
            <w:noWrap/>
            <w:hideMark/>
            <w:tcPrChange w:id="5836" w:author="Felix Pascal (felixpas)" w:date="2025-07-01T19:33:00Z">
              <w:tcPr>
                <w:tcW w:w="2480" w:type="dxa"/>
                <w:noWrap/>
                <w:hideMark/>
              </w:tcPr>
            </w:tcPrChange>
          </w:tcPr>
          <w:p w14:paraId="16A1FD78" w14:textId="77777777" w:rsidR="00C76A19" w:rsidRPr="00C76A19" w:rsidRDefault="00C76A19" w:rsidP="00C76A19">
            <w:pPr>
              <w:rPr>
                <w:ins w:id="5837" w:author="Felix Pascal (felixpas)" w:date="2025-07-01T19:19:00Z"/>
                <w:rPrChange w:id="5838" w:author="Felix Pascal (felixpas)" w:date="2025-07-01T19:19:00Z">
                  <w:rPr>
                    <w:ins w:id="5839" w:author="Felix Pascal (felixpas)" w:date="2025-07-01T19:19:00Z"/>
                    <w:rFonts w:ascii="Calibri" w:hAnsi="Calibri" w:cs="Calibri"/>
                    <w:color w:val="000000"/>
                  </w:rPr>
                </w:rPrChange>
              </w:rPr>
              <w:pPrChange w:id="5840" w:author="Felix Pascal (felixpas)" w:date="2025-07-01T19:19:00Z">
                <w:pPr>
                  <w:jc w:val="right"/>
                </w:pPr>
              </w:pPrChange>
            </w:pPr>
            <w:ins w:id="5841" w:author="Felix Pascal (felixpas)" w:date="2025-07-01T19:19:00Z">
              <w:r w:rsidRPr="00C76A19">
                <w:rPr>
                  <w:rPrChange w:id="5842" w:author="Felix Pascal (felixpas)" w:date="2025-07-01T19:19:00Z">
                    <w:rPr>
                      <w:rFonts w:ascii="Calibri" w:hAnsi="Calibri" w:cs="Calibri"/>
                      <w:color w:val="000000"/>
                    </w:rPr>
                  </w:rPrChange>
                </w:rPr>
                <w:t>11.7397256</w:t>
              </w:r>
            </w:ins>
          </w:p>
        </w:tc>
        <w:tc>
          <w:tcPr>
            <w:tcW w:w="1696" w:type="dxa"/>
            <w:noWrap/>
            <w:hideMark/>
            <w:tcPrChange w:id="5843" w:author="Felix Pascal (felixpas)" w:date="2025-07-01T19:33:00Z">
              <w:tcPr>
                <w:tcW w:w="1387" w:type="dxa"/>
                <w:noWrap/>
                <w:hideMark/>
              </w:tcPr>
            </w:tcPrChange>
          </w:tcPr>
          <w:p w14:paraId="5F8593B9" w14:textId="77777777" w:rsidR="00C76A19" w:rsidRPr="00C76A19" w:rsidRDefault="00C76A19" w:rsidP="00C76A19">
            <w:pPr>
              <w:rPr>
                <w:ins w:id="5844" w:author="Felix Pascal (felixpas)" w:date="2025-07-01T19:19:00Z"/>
                <w:rPrChange w:id="5845" w:author="Felix Pascal (felixpas)" w:date="2025-07-01T19:19:00Z">
                  <w:rPr>
                    <w:ins w:id="5846" w:author="Felix Pascal (felixpas)" w:date="2025-07-01T19:19:00Z"/>
                    <w:rFonts w:ascii="Calibri" w:hAnsi="Calibri" w:cs="Calibri"/>
                    <w:color w:val="000000"/>
                  </w:rPr>
                </w:rPrChange>
              </w:rPr>
              <w:pPrChange w:id="5847" w:author="Felix Pascal (felixpas)" w:date="2025-07-01T19:19:00Z">
                <w:pPr>
                  <w:jc w:val="right"/>
                </w:pPr>
              </w:pPrChange>
            </w:pPr>
            <w:ins w:id="5848" w:author="Felix Pascal (felixpas)" w:date="2025-07-01T19:19:00Z">
              <w:r w:rsidRPr="00C76A19">
                <w:rPr>
                  <w:rPrChange w:id="5849" w:author="Felix Pascal (felixpas)" w:date="2025-07-01T19:19:00Z">
                    <w:rPr>
                      <w:rFonts w:ascii="Calibri" w:hAnsi="Calibri" w:cs="Calibri"/>
                      <w:color w:val="000000"/>
                    </w:rPr>
                  </w:rPrChange>
                </w:rPr>
                <w:t>4.49918E-08</w:t>
              </w:r>
            </w:ins>
          </w:p>
        </w:tc>
        <w:tc>
          <w:tcPr>
            <w:tcW w:w="1418" w:type="dxa"/>
            <w:noWrap/>
            <w:hideMark/>
            <w:tcPrChange w:id="5850" w:author="Felix Pascal (felixpas)" w:date="2025-07-01T19:33:00Z">
              <w:tcPr>
                <w:tcW w:w="980" w:type="dxa"/>
                <w:noWrap/>
                <w:hideMark/>
              </w:tcPr>
            </w:tcPrChange>
          </w:tcPr>
          <w:p w14:paraId="228103B7" w14:textId="77777777" w:rsidR="00C76A19" w:rsidRPr="00C76A19" w:rsidRDefault="00C76A19">
            <w:pPr>
              <w:rPr>
                <w:ins w:id="5851" w:author="Felix Pascal (felixpas)" w:date="2025-07-01T19:19:00Z"/>
                <w:rPrChange w:id="5852" w:author="Felix Pascal (felixpas)" w:date="2025-07-01T19:19:00Z">
                  <w:rPr>
                    <w:ins w:id="5853" w:author="Felix Pascal (felixpas)" w:date="2025-07-01T19:19:00Z"/>
                    <w:rFonts w:ascii="Calibri" w:hAnsi="Calibri" w:cs="Calibri"/>
                    <w:color w:val="000000"/>
                  </w:rPr>
                </w:rPrChange>
              </w:rPr>
            </w:pPr>
            <w:ins w:id="5854" w:author="Felix Pascal (felixpas)" w:date="2025-07-01T19:19:00Z">
              <w:r w:rsidRPr="00C76A19">
                <w:rPr>
                  <w:rPrChange w:id="5855" w:author="Felix Pascal (felixpas)" w:date="2025-07-01T19:19:00Z">
                    <w:rPr>
                      <w:rFonts w:ascii="Calibri" w:hAnsi="Calibri" w:cs="Calibri"/>
                      <w:color w:val="000000"/>
                    </w:rPr>
                  </w:rPrChange>
                </w:rPr>
                <w:t>increasing</w:t>
              </w:r>
            </w:ins>
          </w:p>
        </w:tc>
        <w:tc>
          <w:tcPr>
            <w:tcW w:w="850" w:type="dxa"/>
            <w:noWrap/>
            <w:hideMark/>
            <w:tcPrChange w:id="5856" w:author="Felix Pascal (felixpas)" w:date="2025-07-01T19:33:00Z">
              <w:tcPr>
                <w:tcW w:w="1280" w:type="dxa"/>
                <w:gridSpan w:val="2"/>
                <w:noWrap/>
                <w:hideMark/>
              </w:tcPr>
            </w:tcPrChange>
          </w:tcPr>
          <w:p w14:paraId="4A783F59" w14:textId="77777777" w:rsidR="00C76A19" w:rsidRPr="00C76A19" w:rsidRDefault="00C76A19" w:rsidP="00C76A19">
            <w:pPr>
              <w:rPr>
                <w:ins w:id="5857" w:author="Felix Pascal (felixpas)" w:date="2025-07-01T19:19:00Z"/>
                <w:rPrChange w:id="5858" w:author="Felix Pascal (felixpas)" w:date="2025-07-01T19:19:00Z">
                  <w:rPr>
                    <w:ins w:id="5859" w:author="Felix Pascal (felixpas)" w:date="2025-07-01T19:19:00Z"/>
                    <w:rFonts w:ascii="Calibri" w:hAnsi="Calibri" w:cs="Calibri"/>
                    <w:color w:val="000000"/>
                  </w:rPr>
                </w:rPrChange>
              </w:rPr>
              <w:pPrChange w:id="5860" w:author="Felix Pascal (felixpas)" w:date="2025-07-01T19:19:00Z">
                <w:pPr>
                  <w:jc w:val="right"/>
                </w:pPr>
              </w:pPrChange>
            </w:pPr>
            <w:ins w:id="5861" w:author="Felix Pascal (felixpas)" w:date="2025-07-01T19:19:00Z">
              <w:r w:rsidRPr="00C76A19">
                <w:rPr>
                  <w:rPrChange w:id="5862" w:author="Felix Pascal (felixpas)" w:date="2025-07-01T19:19:00Z">
                    <w:rPr>
                      <w:rFonts w:ascii="Calibri" w:hAnsi="Calibri" w:cs="Calibri"/>
                      <w:color w:val="000000"/>
                    </w:rPr>
                  </w:rPrChange>
                </w:rPr>
                <w:t>200</w:t>
              </w:r>
            </w:ins>
          </w:p>
        </w:tc>
      </w:tr>
      <w:tr w:rsidR="00C76A19" w:rsidRPr="00C76A19" w14:paraId="6E2F0AEC" w14:textId="77777777" w:rsidTr="00D247C6">
        <w:trPr>
          <w:trHeight w:val="288"/>
          <w:ins w:id="5863" w:author="Felix Pascal (felixpas)" w:date="2025-07-01T19:19:00Z"/>
          <w:trPrChange w:id="5864" w:author="Felix Pascal (felixpas)" w:date="2025-07-01T19:33:00Z">
            <w:trPr>
              <w:gridAfter w:val="0"/>
              <w:trHeight w:val="288"/>
            </w:trPr>
          </w:trPrChange>
        </w:trPr>
        <w:tc>
          <w:tcPr>
            <w:tcW w:w="3256" w:type="dxa"/>
            <w:noWrap/>
            <w:hideMark/>
            <w:tcPrChange w:id="5865" w:author="Felix Pascal (felixpas)" w:date="2025-07-01T19:33:00Z">
              <w:tcPr>
                <w:tcW w:w="2940" w:type="dxa"/>
                <w:noWrap/>
                <w:hideMark/>
              </w:tcPr>
            </w:tcPrChange>
          </w:tcPr>
          <w:p w14:paraId="1763E7FF" w14:textId="77777777" w:rsidR="00C76A19" w:rsidRPr="00C76A19" w:rsidRDefault="00C76A19">
            <w:pPr>
              <w:rPr>
                <w:ins w:id="5866" w:author="Felix Pascal (felixpas)" w:date="2025-07-01T19:19:00Z"/>
                <w:rPrChange w:id="5867" w:author="Felix Pascal (felixpas)" w:date="2025-07-01T19:19:00Z">
                  <w:rPr>
                    <w:ins w:id="5868" w:author="Felix Pascal (felixpas)" w:date="2025-07-01T19:19:00Z"/>
                    <w:rFonts w:ascii="Calibri" w:hAnsi="Calibri" w:cs="Calibri"/>
                    <w:color w:val="000000"/>
                  </w:rPr>
                </w:rPrChange>
              </w:rPr>
            </w:pPr>
            <w:ins w:id="5869" w:author="Felix Pascal (felixpas)" w:date="2025-07-01T19:19:00Z">
              <w:r w:rsidRPr="00C76A19">
                <w:rPr>
                  <w:rPrChange w:id="5870" w:author="Felix Pascal (felixpas)" w:date="2025-07-01T19:19:00Z">
                    <w:rPr>
                      <w:rFonts w:ascii="Calibri" w:hAnsi="Calibri" w:cs="Calibri"/>
                      <w:color w:val="000000"/>
                    </w:rPr>
                  </w:rPrChange>
                </w:rPr>
                <w:t xml:space="preserve">Festuca </w:t>
              </w:r>
              <w:proofErr w:type="spellStart"/>
              <w:r w:rsidRPr="00C76A19">
                <w:rPr>
                  <w:rPrChange w:id="5871" w:author="Felix Pascal (felixpas)" w:date="2025-07-01T19:19:00Z">
                    <w:rPr>
                      <w:rFonts w:ascii="Calibri" w:hAnsi="Calibri" w:cs="Calibri"/>
                      <w:color w:val="000000"/>
                    </w:rPr>
                  </w:rPrChange>
                </w:rPr>
                <w:t>pulchella</w:t>
              </w:r>
              <w:proofErr w:type="spellEnd"/>
            </w:ins>
          </w:p>
        </w:tc>
        <w:tc>
          <w:tcPr>
            <w:tcW w:w="1706" w:type="dxa"/>
            <w:noWrap/>
            <w:hideMark/>
            <w:tcPrChange w:id="5872" w:author="Felix Pascal (felixpas)" w:date="2025-07-01T19:33:00Z">
              <w:tcPr>
                <w:tcW w:w="2480" w:type="dxa"/>
                <w:noWrap/>
                <w:hideMark/>
              </w:tcPr>
            </w:tcPrChange>
          </w:tcPr>
          <w:p w14:paraId="6EC7CD18" w14:textId="77777777" w:rsidR="00C76A19" w:rsidRPr="00C76A19" w:rsidRDefault="00C76A19" w:rsidP="00C76A19">
            <w:pPr>
              <w:rPr>
                <w:ins w:id="5873" w:author="Felix Pascal (felixpas)" w:date="2025-07-01T19:19:00Z"/>
                <w:rPrChange w:id="5874" w:author="Felix Pascal (felixpas)" w:date="2025-07-01T19:19:00Z">
                  <w:rPr>
                    <w:ins w:id="5875" w:author="Felix Pascal (felixpas)" w:date="2025-07-01T19:19:00Z"/>
                    <w:rFonts w:ascii="Calibri" w:hAnsi="Calibri" w:cs="Calibri"/>
                    <w:color w:val="000000"/>
                  </w:rPr>
                </w:rPrChange>
              </w:rPr>
              <w:pPrChange w:id="5876" w:author="Felix Pascal (felixpas)" w:date="2025-07-01T19:19:00Z">
                <w:pPr>
                  <w:jc w:val="right"/>
                </w:pPr>
              </w:pPrChange>
            </w:pPr>
            <w:ins w:id="5877" w:author="Felix Pascal (felixpas)" w:date="2025-07-01T19:19:00Z">
              <w:r w:rsidRPr="00C76A19">
                <w:rPr>
                  <w:rPrChange w:id="5878" w:author="Felix Pascal (felixpas)" w:date="2025-07-01T19:19:00Z">
                    <w:rPr>
                      <w:rFonts w:ascii="Calibri" w:hAnsi="Calibri" w:cs="Calibri"/>
                      <w:color w:val="000000"/>
                    </w:rPr>
                  </w:rPrChange>
                </w:rPr>
                <w:t>11.54206129</w:t>
              </w:r>
            </w:ins>
          </w:p>
        </w:tc>
        <w:tc>
          <w:tcPr>
            <w:tcW w:w="1696" w:type="dxa"/>
            <w:noWrap/>
            <w:hideMark/>
            <w:tcPrChange w:id="5879" w:author="Felix Pascal (felixpas)" w:date="2025-07-01T19:33:00Z">
              <w:tcPr>
                <w:tcW w:w="1300" w:type="dxa"/>
                <w:noWrap/>
                <w:hideMark/>
              </w:tcPr>
            </w:tcPrChange>
          </w:tcPr>
          <w:p w14:paraId="0214100D" w14:textId="77777777" w:rsidR="00C76A19" w:rsidRPr="00C76A19" w:rsidRDefault="00C76A19" w:rsidP="00C76A19">
            <w:pPr>
              <w:rPr>
                <w:ins w:id="5880" w:author="Felix Pascal (felixpas)" w:date="2025-07-01T19:19:00Z"/>
                <w:rPrChange w:id="5881" w:author="Felix Pascal (felixpas)" w:date="2025-07-01T19:19:00Z">
                  <w:rPr>
                    <w:ins w:id="5882" w:author="Felix Pascal (felixpas)" w:date="2025-07-01T19:19:00Z"/>
                    <w:rFonts w:ascii="Calibri" w:hAnsi="Calibri" w:cs="Calibri"/>
                    <w:color w:val="000000"/>
                  </w:rPr>
                </w:rPrChange>
              </w:rPr>
              <w:pPrChange w:id="5883" w:author="Felix Pascal (felixpas)" w:date="2025-07-01T19:19:00Z">
                <w:pPr>
                  <w:jc w:val="right"/>
                </w:pPr>
              </w:pPrChange>
            </w:pPr>
            <w:ins w:id="5884" w:author="Felix Pascal (felixpas)" w:date="2025-07-01T19:19:00Z">
              <w:r w:rsidRPr="00C76A19">
                <w:rPr>
                  <w:rPrChange w:id="5885" w:author="Felix Pascal (felixpas)" w:date="2025-07-01T19:19:00Z">
                    <w:rPr>
                      <w:rFonts w:ascii="Calibri" w:hAnsi="Calibri" w:cs="Calibri"/>
                      <w:color w:val="000000"/>
                    </w:rPr>
                  </w:rPrChange>
                </w:rPr>
                <w:t>0.016588501</w:t>
              </w:r>
            </w:ins>
          </w:p>
        </w:tc>
        <w:tc>
          <w:tcPr>
            <w:tcW w:w="1418" w:type="dxa"/>
            <w:noWrap/>
            <w:hideMark/>
            <w:tcPrChange w:id="5886" w:author="Felix Pascal (felixpas)" w:date="2025-07-01T19:33:00Z">
              <w:tcPr>
                <w:tcW w:w="980" w:type="dxa"/>
                <w:noWrap/>
                <w:hideMark/>
              </w:tcPr>
            </w:tcPrChange>
          </w:tcPr>
          <w:p w14:paraId="56B87FCA" w14:textId="77777777" w:rsidR="00C76A19" w:rsidRPr="00C76A19" w:rsidRDefault="00C76A19">
            <w:pPr>
              <w:rPr>
                <w:ins w:id="5887" w:author="Felix Pascal (felixpas)" w:date="2025-07-01T19:19:00Z"/>
                <w:rPrChange w:id="5888" w:author="Felix Pascal (felixpas)" w:date="2025-07-01T19:19:00Z">
                  <w:rPr>
                    <w:ins w:id="5889" w:author="Felix Pascal (felixpas)" w:date="2025-07-01T19:19:00Z"/>
                    <w:rFonts w:ascii="Calibri" w:hAnsi="Calibri" w:cs="Calibri"/>
                    <w:color w:val="000000"/>
                  </w:rPr>
                </w:rPrChange>
              </w:rPr>
            </w:pPr>
            <w:ins w:id="5890" w:author="Felix Pascal (felixpas)" w:date="2025-07-01T19:19:00Z">
              <w:r w:rsidRPr="00C76A19">
                <w:rPr>
                  <w:rPrChange w:id="5891" w:author="Felix Pascal (felixpas)" w:date="2025-07-01T19:19:00Z">
                    <w:rPr>
                      <w:rFonts w:ascii="Calibri" w:hAnsi="Calibri" w:cs="Calibri"/>
                      <w:color w:val="000000"/>
                    </w:rPr>
                  </w:rPrChange>
                </w:rPr>
                <w:t>increasing</w:t>
              </w:r>
            </w:ins>
          </w:p>
        </w:tc>
        <w:tc>
          <w:tcPr>
            <w:tcW w:w="850" w:type="dxa"/>
            <w:noWrap/>
            <w:hideMark/>
            <w:tcPrChange w:id="5892" w:author="Felix Pascal (felixpas)" w:date="2025-07-01T19:33:00Z">
              <w:tcPr>
                <w:tcW w:w="900" w:type="dxa"/>
                <w:noWrap/>
                <w:hideMark/>
              </w:tcPr>
            </w:tcPrChange>
          </w:tcPr>
          <w:p w14:paraId="7F0B43A5" w14:textId="77777777" w:rsidR="00C76A19" w:rsidRPr="00C76A19" w:rsidRDefault="00C76A19" w:rsidP="00C76A19">
            <w:pPr>
              <w:rPr>
                <w:ins w:id="5893" w:author="Felix Pascal (felixpas)" w:date="2025-07-01T19:19:00Z"/>
                <w:rPrChange w:id="5894" w:author="Felix Pascal (felixpas)" w:date="2025-07-01T19:19:00Z">
                  <w:rPr>
                    <w:ins w:id="5895" w:author="Felix Pascal (felixpas)" w:date="2025-07-01T19:19:00Z"/>
                    <w:rFonts w:ascii="Calibri" w:hAnsi="Calibri" w:cs="Calibri"/>
                    <w:color w:val="000000"/>
                  </w:rPr>
                </w:rPrChange>
              </w:rPr>
              <w:pPrChange w:id="5896" w:author="Felix Pascal (felixpas)" w:date="2025-07-01T19:19:00Z">
                <w:pPr>
                  <w:jc w:val="right"/>
                </w:pPr>
              </w:pPrChange>
            </w:pPr>
            <w:ins w:id="5897" w:author="Felix Pascal (felixpas)" w:date="2025-07-01T19:19:00Z">
              <w:r w:rsidRPr="00C76A19">
                <w:rPr>
                  <w:rPrChange w:id="5898" w:author="Felix Pascal (felixpas)" w:date="2025-07-01T19:19:00Z">
                    <w:rPr>
                      <w:rFonts w:ascii="Calibri" w:hAnsi="Calibri" w:cs="Calibri"/>
                      <w:color w:val="000000"/>
                    </w:rPr>
                  </w:rPrChange>
                </w:rPr>
                <w:t>36</w:t>
              </w:r>
            </w:ins>
          </w:p>
        </w:tc>
      </w:tr>
      <w:tr w:rsidR="00D247C6" w:rsidRPr="00D247C6" w14:paraId="2F794F69" w14:textId="77777777" w:rsidTr="00D247C6">
        <w:tblPrEx>
          <w:tblPrExChange w:id="5899" w:author="Felix Pascal (felixpas)" w:date="2025-07-01T19:33:00Z">
            <w:tblPrEx>
              <w:tblW w:w="9067" w:type="dxa"/>
            </w:tblPrEx>
          </w:tblPrExChange>
        </w:tblPrEx>
        <w:trPr>
          <w:trHeight w:val="288"/>
          <w:ins w:id="5900" w:author="Felix Pascal (felixpas)" w:date="2025-07-01T19:19:00Z"/>
          <w:trPrChange w:id="5901" w:author="Felix Pascal (felixpas)" w:date="2025-07-01T19:33:00Z">
            <w:trPr>
              <w:trHeight w:val="288"/>
            </w:trPr>
          </w:trPrChange>
        </w:trPr>
        <w:tc>
          <w:tcPr>
            <w:tcW w:w="3256" w:type="dxa"/>
            <w:noWrap/>
            <w:hideMark/>
            <w:tcPrChange w:id="5902" w:author="Felix Pascal (felixpas)" w:date="2025-07-01T19:33:00Z">
              <w:tcPr>
                <w:tcW w:w="2940" w:type="dxa"/>
                <w:noWrap/>
                <w:hideMark/>
              </w:tcPr>
            </w:tcPrChange>
          </w:tcPr>
          <w:p w14:paraId="1DC2F4DA" w14:textId="77777777" w:rsidR="00C76A19" w:rsidRPr="00C76A19" w:rsidRDefault="00C76A19">
            <w:pPr>
              <w:rPr>
                <w:ins w:id="5903" w:author="Felix Pascal (felixpas)" w:date="2025-07-01T19:19:00Z"/>
                <w:rPrChange w:id="5904" w:author="Felix Pascal (felixpas)" w:date="2025-07-01T19:19:00Z">
                  <w:rPr>
                    <w:ins w:id="5905" w:author="Felix Pascal (felixpas)" w:date="2025-07-01T19:19:00Z"/>
                    <w:rFonts w:ascii="Calibri" w:hAnsi="Calibri" w:cs="Calibri"/>
                    <w:color w:val="000000"/>
                  </w:rPr>
                </w:rPrChange>
              </w:rPr>
            </w:pPr>
            <w:ins w:id="5906" w:author="Felix Pascal (felixpas)" w:date="2025-07-01T19:19:00Z">
              <w:r w:rsidRPr="00C76A19">
                <w:rPr>
                  <w:rPrChange w:id="5907" w:author="Felix Pascal (felixpas)" w:date="2025-07-01T19:19:00Z">
                    <w:rPr>
                      <w:rFonts w:ascii="Calibri" w:hAnsi="Calibri" w:cs="Calibri"/>
                      <w:color w:val="000000"/>
                    </w:rPr>
                  </w:rPrChange>
                </w:rPr>
                <w:t xml:space="preserve">Papaver </w:t>
              </w:r>
              <w:proofErr w:type="spellStart"/>
              <w:r w:rsidRPr="00C76A19">
                <w:rPr>
                  <w:rPrChange w:id="5908" w:author="Felix Pascal (felixpas)" w:date="2025-07-01T19:19:00Z">
                    <w:rPr>
                      <w:rFonts w:ascii="Calibri" w:hAnsi="Calibri" w:cs="Calibri"/>
                      <w:color w:val="000000"/>
                    </w:rPr>
                  </w:rPrChange>
                </w:rPr>
                <w:t>rhoeas</w:t>
              </w:r>
              <w:proofErr w:type="spellEnd"/>
            </w:ins>
          </w:p>
        </w:tc>
        <w:tc>
          <w:tcPr>
            <w:tcW w:w="1706" w:type="dxa"/>
            <w:noWrap/>
            <w:hideMark/>
            <w:tcPrChange w:id="5909" w:author="Felix Pascal (felixpas)" w:date="2025-07-01T19:33:00Z">
              <w:tcPr>
                <w:tcW w:w="2480" w:type="dxa"/>
                <w:noWrap/>
                <w:hideMark/>
              </w:tcPr>
            </w:tcPrChange>
          </w:tcPr>
          <w:p w14:paraId="5B37FF13" w14:textId="77777777" w:rsidR="00C76A19" w:rsidRPr="00C76A19" w:rsidRDefault="00C76A19" w:rsidP="00C76A19">
            <w:pPr>
              <w:rPr>
                <w:ins w:id="5910" w:author="Felix Pascal (felixpas)" w:date="2025-07-01T19:19:00Z"/>
                <w:rPrChange w:id="5911" w:author="Felix Pascal (felixpas)" w:date="2025-07-01T19:19:00Z">
                  <w:rPr>
                    <w:ins w:id="5912" w:author="Felix Pascal (felixpas)" w:date="2025-07-01T19:19:00Z"/>
                    <w:rFonts w:ascii="Calibri" w:hAnsi="Calibri" w:cs="Calibri"/>
                    <w:color w:val="000000"/>
                  </w:rPr>
                </w:rPrChange>
              </w:rPr>
              <w:pPrChange w:id="5913" w:author="Felix Pascal (felixpas)" w:date="2025-07-01T19:19:00Z">
                <w:pPr>
                  <w:jc w:val="right"/>
                </w:pPr>
              </w:pPrChange>
            </w:pPr>
            <w:ins w:id="5914" w:author="Felix Pascal (felixpas)" w:date="2025-07-01T19:19:00Z">
              <w:r w:rsidRPr="00C76A19">
                <w:rPr>
                  <w:rPrChange w:id="5915" w:author="Felix Pascal (felixpas)" w:date="2025-07-01T19:19:00Z">
                    <w:rPr>
                      <w:rFonts w:ascii="Calibri" w:hAnsi="Calibri" w:cs="Calibri"/>
                      <w:color w:val="000000"/>
                    </w:rPr>
                  </w:rPrChange>
                </w:rPr>
                <w:t>11.45859105</w:t>
              </w:r>
            </w:ins>
          </w:p>
        </w:tc>
        <w:tc>
          <w:tcPr>
            <w:tcW w:w="1696" w:type="dxa"/>
            <w:noWrap/>
            <w:hideMark/>
            <w:tcPrChange w:id="5916" w:author="Felix Pascal (felixpas)" w:date="2025-07-01T19:33:00Z">
              <w:tcPr>
                <w:tcW w:w="1387" w:type="dxa"/>
                <w:noWrap/>
                <w:hideMark/>
              </w:tcPr>
            </w:tcPrChange>
          </w:tcPr>
          <w:p w14:paraId="0E41585E" w14:textId="77777777" w:rsidR="00C76A19" w:rsidRPr="00C76A19" w:rsidRDefault="00C76A19" w:rsidP="00C76A19">
            <w:pPr>
              <w:rPr>
                <w:ins w:id="5917" w:author="Felix Pascal (felixpas)" w:date="2025-07-01T19:19:00Z"/>
                <w:rPrChange w:id="5918" w:author="Felix Pascal (felixpas)" w:date="2025-07-01T19:19:00Z">
                  <w:rPr>
                    <w:ins w:id="5919" w:author="Felix Pascal (felixpas)" w:date="2025-07-01T19:19:00Z"/>
                    <w:rFonts w:ascii="Calibri" w:hAnsi="Calibri" w:cs="Calibri"/>
                    <w:color w:val="000000"/>
                  </w:rPr>
                </w:rPrChange>
              </w:rPr>
              <w:pPrChange w:id="5920" w:author="Felix Pascal (felixpas)" w:date="2025-07-01T19:19:00Z">
                <w:pPr>
                  <w:jc w:val="right"/>
                </w:pPr>
              </w:pPrChange>
            </w:pPr>
            <w:ins w:id="5921" w:author="Felix Pascal (felixpas)" w:date="2025-07-01T19:19:00Z">
              <w:r w:rsidRPr="00C76A19">
                <w:rPr>
                  <w:rPrChange w:id="5922" w:author="Felix Pascal (felixpas)" w:date="2025-07-01T19:19:00Z">
                    <w:rPr>
                      <w:rFonts w:ascii="Calibri" w:hAnsi="Calibri" w:cs="Calibri"/>
                      <w:color w:val="000000"/>
                    </w:rPr>
                  </w:rPrChange>
                </w:rPr>
                <w:t>0.014459608</w:t>
              </w:r>
            </w:ins>
          </w:p>
        </w:tc>
        <w:tc>
          <w:tcPr>
            <w:tcW w:w="1418" w:type="dxa"/>
            <w:noWrap/>
            <w:hideMark/>
            <w:tcPrChange w:id="5923" w:author="Felix Pascal (felixpas)" w:date="2025-07-01T19:33:00Z">
              <w:tcPr>
                <w:tcW w:w="980" w:type="dxa"/>
                <w:noWrap/>
                <w:hideMark/>
              </w:tcPr>
            </w:tcPrChange>
          </w:tcPr>
          <w:p w14:paraId="7BE7C72A" w14:textId="77777777" w:rsidR="00C76A19" w:rsidRPr="00C76A19" w:rsidRDefault="00C76A19">
            <w:pPr>
              <w:rPr>
                <w:ins w:id="5924" w:author="Felix Pascal (felixpas)" w:date="2025-07-01T19:19:00Z"/>
                <w:rPrChange w:id="5925" w:author="Felix Pascal (felixpas)" w:date="2025-07-01T19:19:00Z">
                  <w:rPr>
                    <w:ins w:id="5926" w:author="Felix Pascal (felixpas)" w:date="2025-07-01T19:19:00Z"/>
                    <w:rFonts w:ascii="Calibri" w:hAnsi="Calibri" w:cs="Calibri"/>
                    <w:color w:val="000000"/>
                  </w:rPr>
                </w:rPrChange>
              </w:rPr>
            </w:pPr>
            <w:ins w:id="5927" w:author="Felix Pascal (felixpas)" w:date="2025-07-01T19:19:00Z">
              <w:r w:rsidRPr="00C76A19">
                <w:rPr>
                  <w:rPrChange w:id="5928" w:author="Felix Pascal (felixpas)" w:date="2025-07-01T19:19:00Z">
                    <w:rPr>
                      <w:rFonts w:ascii="Calibri" w:hAnsi="Calibri" w:cs="Calibri"/>
                      <w:color w:val="000000"/>
                    </w:rPr>
                  </w:rPrChange>
                </w:rPr>
                <w:t>increasing</w:t>
              </w:r>
            </w:ins>
          </w:p>
        </w:tc>
        <w:tc>
          <w:tcPr>
            <w:tcW w:w="850" w:type="dxa"/>
            <w:noWrap/>
            <w:hideMark/>
            <w:tcPrChange w:id="5929" w:author="Felix Pascal (felixpas)" w:date="2025-07-01T19:33:00Z">
              <w:tcPr>
                <w:tcW w:w="1280" w:type="dxa"/>
                <w:gridSpan w:val="2"/>
                <w:noWrap/>
                <w:hideMark/>
              </w:tcPr>
            </w:tcPrChange>
          </w:tcPr>
          <w:p w14:paraId="05D09F3B" w14:textId="77777777" w:rsidR="00C76A19" w:rsidRPr="00C76A19" w:rsidRDefault="00C76A19" w:rsidP="00C76A19">
            <w:pPr>
              <w:rPr>
                <w:ins w:id="5930" w:author="Felix Pascal (felixpas)" w:date="2025-07-01T19:19:00Z"/>
                <w:rPrChange w:id="5931" w:author="Felix Pascal (felixpas)" w:date="2025-07-01T19:19:00Z">
                  <w:rPr>
                    <w:ins w:id="5932" w:author="Felix Pascal (felixpas)" w:date="2025-07-01T19:19:00Z"/>
                    <w:rFonts w:ascii="Calibri" w:hAnsi="Calibri" w:cs="Calibri"/>
                    <w:color w:val="000000"/>
                  </w:rPr>
                </w:rPrChange>
              </w:rPr>
              <w:pPrChange w:id="5933" w:author="Felix Pascal (felixpas)" w:date="2025-07-01T19:19:00Z">
                <w:pPr>
                  <w:jc w:val="right"/>
                </w:pPr>
              </w:pPrChange>
            </w:pPr>
            <w:ins w:id="5934" w:author="Felix Pascal (felixpas)" w:date="2025-07-01T19:19:00Z">
              <w:r w:rsidRPr="00C76A19">
                <w:rPr>
                  <w:rPrChange w:id="5935" w:author="Felix Pascal (felixpas)" w:date="2025-07-01T19:19:00Z">
                    <w:rPr>
                      <w:rFonts w:ascii="Calibri" w:hAnsi="Calibri" w:cs="Calibri"/>
                      <w:color w:val="000000"/>
                    </w:rPr>
                  </w:rPrChange>
                </w:rPr>
                <w:t>30</w:t>
              </w:r>
            </w:ins>
          </w:p>
        </w:tc>
      </w:tr>
      <w:tr w:rsidR="00C76A19" w:rsidRPr="00C76A19" w14:paraId="21A7D6F6" w14:textId="77777777" w:rsidTr="00D247C6">
        <w:trPr>
          <w:trHeight w:val="288"/>
          <w:ins w:id="5936" w:author="Felix Pascal (felixpas)" w:date="2025-07-01T19:19:00Z"/>
          <w:trPrChange w:id="5937" w:author="Felix Pascal (felixpas)" w:date="2025-07-01T19:33:00Z">
            <w:trPr>
              <w:gridAfter w:val="0"/>
              <w:trHeight w:val="288"/>
            </w:trPr>
          </w:trPrChange>
        </w:trPr>
        <w:tc>
          <w:tcPr>
            <w:tcW w:w="3256" w:type="dxa"/>
            <w:noWrap/>
            <w:hideMark/>
            <w:tcPrChange w:id="5938" w:author="Felix Pascal (felixpas)" w:date="2025-07-01T19:33:00Z">
              <w:tcPr>
                <w:tcW w:w="2940" w:type="dxa"/>
                <w:noWrap/>
                <w:hideMark/>
              </w:tcPr>
            </w:tcPrChange>
          </w:tcPr>
          <w:p w14:paraId="5BE832BA" w14:textId="77777777" w:rsidR="00C76A19" w:rsidRPr="00C76A19" w:rsidRDefault="00C76A19">
            <w:pPr>
              <w:rPr>
                <w:ins w:id="5939" w:author="Felix Pascal (felixpas)" w:date="2025-07-01T19:19:00Z"/>
                <w:rPrChange w:id="5940" w:author="Felix Pascal (felixpas)" w:date="2025-07-01T19:19:00Z">
                  <w:rPr>
                    <w:ins w:id="5941" w:author="Felix Pascal (felixpas)" w:date="2025-07-01T19:19:00Z"/>
                    <w:rFonts w:ascii="Calibri" w:hAnsi="Calibri" w:cs="Calibri"/>
                    <w:color w:val="000000"/>
                  </w:rPr>
                </w:rPrChange>
              </w:rPr>
            </w:pPr>
            <w:ins w:id="5942" w:author="Felix Pascal (felixpas)" w:date="2025-07-01T19:19:00Z">
              <w:r w:rsidRPr="00C76A19">
                <w:rPr>
                  <w:rPrChange w:id="5943" w:author="Felix Pascal (felixpas)" w:date="2025-07-01T19:19:00Z">
                    <w:rPr>
                      <w:rFonts w:ascii="Calibri" w:hAnsi="Calibri" w:cs="Calibri"/>
                      <w:color w:val="000000"/>
                    </w:rPr>
                  </w:rPrChange>
                </w:rPr>
                <w:t xml:space="preserve">Hieracium </w:t>
              </w:r>
              <w:proofErr w:type="spellStart"/>
              <w:r w:rsidRPr="00C76A19">
                <w:rPr>
                  <w:rPrChange w:id="5944" w:author="Felix Pascal (felixpas)" w:date="2025-07-01T19:19:00Z">
                    <w:rPr>
                      <w:rFonts w:ascii="Calibri" w:hAnsi="Calibri" w:cs="Calibri"/>
                      <w:color w:val="000000"/>
                    </w:rPr>
                  </w:rPrChange>
                </w:rPr>
                <w:t>piliferum</w:t>
              </w:r>
              <w:proofErr w:type="spellEnd"/>
              <w:r w:rsidRPr="00C76A19">
                <w:rPr>
                  <w:rPrChange w:id="5945" w:author="Felix Pascal (felixpas)" w:date="2025-07-01T19:19:00Z">
                    <w:rPr>
                      <w:rFonts w:ascii="Calibri" w:hAnsi="Calibri" w:cs="Calibri"/>
                      <w:color w:val="000000"/>
                    </w:rPr>
                  </w:rPrChange>
                </w:rPr>
                <w:t xml:space="preserve"> </w:t>
              </w:r>
              <w:proofErr w:type="spellStart"/>
              <w:r w:rsidRPr="00C76A19">
                <w:rPr>
                  <w:rPrChange w:id="5946" w:author="Felix Pascal (felixpas)" w:date="2025-07-01T19:19:00Z">
                    <w:rPr>
                      <w:rFonts w:ascii="Calibri" w:hAnsi="Calibri" w:cs="Calibri"/>
                      <w:color w:val="000000"/>
                    </w:rPr>
                  </w:rPrChange>
                </w:rPr>
                <w:t>aggr</w:t>
              </w:r>
              <w:proofErr w:type="spellEnd"/>
              <w:r w:rsidRPr="00C76A19">
                <w:rPr>
                  <w:rPrChange w:id="5947" w:author="Felix Pascal (felixpas)" w:date="2025-07-01T19:19:00Z">
                    <w:rPr>
                      <w:rFonts w:ascii="Calibri" w:hAnsi="Calibri" w:cs="Calibri"/>
                      <w:color w:val="000000"/>
                    </w:rPr>
                  </w:rPrChange>
                </w:rPr>
                <w:t>.</w:t>
              </w:r>
            </w:ins>
          </w:p>
        </w:tc>
        <w:tc>
          <w:tcPr>
            <w:tcW w:w="1706" w:type="dxa"/>
            <w:noWrap/>
            <w:hideMark/>
            <w:tcPrChange w:id="5948" w:author="Felix Pascal (felixpas)" w:date="2025-07-01T19:33:00Z">
              <w:tcPr>
                <w:tcW w:w="2480" w:type="dxa"/>
                <w:noWrap/>
                <w:hideMark/>
              </w:tcPr>
            </w:tcPrChange>
          </w:tcPr>
          <w:p w14:paraId="75EF03A0" w14:textId="77777777" w:rsidR="00C76A19" w:rsidRPr="00C76A19" w:rsidRDefault="00C76A19" w:rsidP="00C76A19">
            <w:pPr>
              <w:rPr>
                <w:ins w:id="5949" w:author="Felix Pascal (felixpas)" w:date="2025-07-01T19:19:00Z"/>
                <w:rPrChange w:id="5950" w:author="Felix Pascal (felixpas)" w:date="2025-07-01T19:19:00Z">
                  <w:rPr>
                    <w:ins w:id="5951" w:author="Felix Pascal (felixpas)" w:date="2025-07-01T19:19:00Z"/>
                    <w:rFonts w:ascii="Calibri" w:hAnsi="Calibri" w:cs="Calibri"/>
                    <w:color w:val="000000"/>
                  </w:rPr>
                </w:rPrChange>
              </w:rPr>
              <w:pPrChange w:id="5952" w:author="Felix Pascal (felixpas)" w:date="2025-07-01T19:19:00Z">
                <w:pPr>
                  <w:jc w:val="right"/>
                </w:pPr>
              </w:pPrChange>
            </w:pPr>
            <w:ins w:id="5953" w:author="Felix Pascal (felixpas)" w:date="2025-07-01T19:19:00Z">
              <w:r w:rsidRPr="00C76A19">
                <w:rPr>
                  <w:rPrChange w:id="5954" w:author="Felix Pascal (felixpas)" w:date="2025-07-01T19:19:00Z">
                    <w:rPr>
                      <w:rFonts w:ascii="Calibri" w:hAnsi="Calibri" w:cs="Calibri"/>
                      <w:color w:val="000000"/>
                    </w:rPr>
                  </w:rPrChange>
                </w:rPr>
                <w:t>11.32865293</w:t>
              </w:r>
            </w:ins>
          </w:p>
        </w:tc>
        <w:tc>
          <w:tcPr>
            <w:tcW w:w="1696" w:type="dxa"/>
            <w:noWrap/>
            <w:hideMark/>
            <w:tcPrChange w:id="5955" w:author="Felix Pascal (felixpas)" w:date="2025-07-01T19:33:00Z">
              <w:tcPr>
                <w:tcW w:w="1300" w:type="dxa"/>
                <w:noWrap/>
                <w:hideMark/>
              </w:tcPr>
            </w:tcPrChange>
          </w:tcPr>
          <w:p w14:paraId="6D6B0D34" w14:textId="77777777" w:rsidR="00C76A19" w:rsidRPr="00C76A19" w:rsidRDefault="00C76A19" w:rsidP="00C76A19">
            <w:pPr>
              <w:rPr>
                <w:ins w:id="5956" w:author="Felix Pascal (felixpas)" w:date="2025-07-01T19:19:00Z"/>
                <w:rPrChange w:id="5957" w:author="Felix Pascal (felixpas)" w:date="2025-07-01T19:19:00Z">
                  <w:rPr>
                    <w:ins w:id="5958" w:author="Felix Pascal (felixpas)" w:date="2025-07-01T19:19:00Z"/>
                    <w:rFonts w:ascii="Calibri" w:hAnsi="Calibri" w:cs="Calibri"/>
                    <w:color w:val="000000"/>
                  </w:rPr>
                </w:rPrChange>
              </w:rPr>
              <w:pPrChange w:id="5959" w:author="Felix Pascal (felixpas)" w:date="2025-07-01T19:19:00Z">
                <w:pPr>
                  <w:jc w:val="right"/>
                </w:pPr>
              </w:pPrChange>
            </w:pPr>
            <w:ins w:id="5960" w:author="Felix Pascal (felixpas)" w:date="2025-07-01T19:19:00Z">
              <w:r w:rsidRPr="00C76A19">
                <w:rPr>
                  <w:rPrChange w:id="5961" w:author="Felix Pascal (felixpas)" w:date="2025-07-01T19:19:00Z">
                    <w:rPr>
                      <w:rFonts w:ascii="Calibri" w:hAnsi="Calibri" w:cs="Calibri"/>
                      <w:color w:val="000000"/>
                    </w:rPr>
                  </w:rPrChange>
                </w:rPr>
                <w:t>0.003978419</w:t>
              </w:r>
            </w:ins>
          </w:p>
        </w:tc>
        <w:tc>
          <w:tcPr>
            <w:tcW w:w="1418" w:type="dxa"/>
            <w:noWrap/>
            <w:hideMark/>
            <w:tcPrChange w:id="5962" w:author="Felix Pascal (felixpas)" w:date="2025-07-01T19:33:00Z">
              <w:tcPr>
                <w:tcW w:w="980" w:type="dxa"/>
                <w:noWrap/>
                <w:hideMark/>
              </w:tcPr>
            </w:tcPrChange>
          </w:tcPr>
          <w:p w14:paraId="3EE67C4D" w14:textId="77777777" w:rsidR="00C76A19" w:rsidRPr="00C76A19" w:rsidRDefault="00C76A19">
            <w:pPr>
              <w:rPr>
                <w:ins w:id="5963" w:author="Felix Pascal (felixpas)" w:date="2025-07-01T19:19:00Z"/>
                <w:rPrChange w:id="5964" w:author="Felix Pascal (felixpas)" w:date="2025-07-01T19:19:00Z">
                  <w:rPr>
                    <w:ins w:id="5965" w:author="Felix Pascal (felixpas)" w:date="2025-07-01T19:19:00Z"/>
                    <w:rFonts w:ascii="Calibri" w:hAnsi="Calibri" w:cs="Calibri"/>
                    <w:color w:val="000000"/>
                  </w:rPr>
                </w:rPrChange>
              </w:rPr>
            </w:pPr>
            <w:ins w:id="5966" w:author="Felix Pascal (felixpas)" w:date="2025-07-01T19:19:00Z">
              <w:r w:rsidRPr="00C76A19">
                <w:rPr>
                  <w:rPrChange w:id="5967" w:author="Felix Pascal (felixpas)" w:date="2025-07-01T19:19:00Z">
                    <w:rPr>
                      <w:rFonts w:ascii="Calibri" w:hAnsi="Calibri" w:cs="Calibri"/>
                      <w:color w:val="000000"/>
                    </w:rPr>
                  </w:rPrChange>
                </w:rPr>
                <w:t>increasing</w:t>
              </w:r>
            </w:ins>
          </w:p>
        </w:tc>
        <w:tc>
          <w:tcPr>
            <w:tcW w:w="850" w:type="dxa"/>
            <w:noWrap/>
            <w:hideMark/>
            <w:tcPrChange w:id="5968" w:author="Felix Pascal (felixpas)" w:date="2025-07-01T19:33:00Z">
              <w:tcPr>
                <w:tcW w:w="900" w:type="dxa"/>
                <w:noWrap/>
                <w:hideMark/>
              </w:tcPr>
            </w:tcPrChange>
          </w:tcPr>
          <w:p w14:paraId="2B3B6BEB" w14:textId="77777777" w:rsidR="00C76A19" w:rsidRPr="00C76A19" w:rsidRDefault="00C76A19" w:rsidP="00C76A19">
            <w:pPr>
              <w:rPr>
                <w:ins w:id="5969" w:author="Felix Pascal (felixpas)" w:date="2025-07-01T19:19:00Z"/>
                <w:rPrChange w:id="5970" w:author="Felix Pascal (felixpas)" w:date="2025-07-01T19:19:00Z">
                  <w:rPr>
                    <w:ins w:id="5971" w:author="Felix Pascal (felixpas)" w:date="2025-07-01T19:19:00Z"/>
                    <w:rFonts w:ascii="Calibri" w:hAnsi="Calibri" w:cs="Calibri"/>
                    <w:color w:val="000000"/>
                  </w:rPr>
                </w:rPrChange>
              </w:rPr>
              <w:pPrChange w:id="5972" w:author="Felix Pascal (felixpas)" w:date="2025-07-01T19:19:00Z">
                <w:pPr>
                  <w:jc w:val="right"/>
                </w:pPr>
              </w:pPrChange>
            </w:pPr>
            <w:ins w:id="5973" w:author="Felix Pascal (felixpas)" w:date="2025-07-01T19:19:00Z">
              <w:r w:rsidRPr="00C76A19">
                <w:rPr>
                  <w:rPrChange w:id="5974" w:author="Felix Pascal (felixpas)" w:date="2025-07-01T19:19:00Z">
                    <w:rPr>
                      <w:rFonts w:ascii="Calibri" w:hAnsi="Calibri" w:cs="Calibri"/>
                      <w:color w:val="000000"/>
                    </w:rPr>
                  </w:rPrChange>
                </w:rPr>
                <w:t>58</w:t>
              </w:r>
            </w:ins>
          </w:p>
        </w:tc>
      </w:tr>
      <w:tr w:rsidR="00D247C6" w:rsidRPr="00D247C6" w14:paraId="36226978" w14:textId="77777777" w:rsidTr="00D247C6">
        <w:tblPrEx>
          <w:tblPrExChange w:id="5975" w:author="Felix Pascal (felixpas)" w:date="2025-07-01T19:33:00Z">
            <w:tblPrEx>
              <w:tblW w:w="9067" w:type="dxa"/>
            </w:tblPrEx>
          </w:tblPrExChange>
        </w:tblPrEx>
        <w:trPr>
          <w:trHeight w:val="288"/>
          <w:ins w:id="5976" w:author="Felix Pascal (felixpas)" w:date="2025-07-01T19:19:00Z"/>
          <w:trPrChange w:id="5977" w:author="Felix Pascal (felixpas)" w:date="2025-07-01T19:33:00Z">
            <w:trPr>
              <w:trHeight w:val="288"/>
            </w:trPr>
          </w:trPrChange>
        </w:trPr>
        <w:tc>
          <w:tcPr>
            <w:tcW w:w="3256" w:type="dxa"/>
            <w:noWrap/>
            <w:hideMark/>
            <w:tcPrChange w:id="5978" w:author="Felix Pascal (felixpas)" w:date="2025-07-01T19:33:00Z">
              <w:tcPr>
                <w:tcW w:w="2940" w:type="dxa"/>
                <w:noWrap/>
                <w:hideMark/>
              </w:tcPr>
            </w:tcPrChange>
          </w:tcPr>
          <w:p w14:paraId="3EEE64DF" w14:textId="77777777" w:rsidR="00C76A19" w:rsidRPr="00C76A19" w:rsidRDefault="00C76A19">
            <w:pPr>
              <w:rPr>
                <w:ins w:id="5979" w:author="Felix Pascal (felixpas)" w:date="2025-07-01T19:19:00Z"/>
                <w:rPrChange w:id="5980" w:author="Felix Pascal (felixpas)" w:date="2025-07-01T19:19:00Z">
                  <w:rPr>
                    <w:ins w:id="5981" w:author="Felix Pascal (felixpas)" w:date="2025-07-01T19:19:00Z"/>
                    <w:rFonts w:ascii="Calibri" w:hAnsi="Calibri" w:cs="Calibri"/>
                    <w:color w:val="000000"/>
                  </w:rPr>
                </w:rPrChange>
              </w:rPr>
            </w:pPr>
            <w:ins w:id="5982" w:author="Felix Pascal (felixpas)" w:date="2025-07-01T19:19:00Z">
              <w:r w:rsidRPr="00C76A19">
                <w:rPr>
                  <w:rPrChange w:id="5983" w:author="Felix Pascal (felixpas)" w:date="2025-07-01T19:19:00Z">
                    <w:rPr>
                      <w:rFonts w:ascii="Calibri" w:hAnsi="Calibri" w:cs="Calibri"/>
                      <w:color w:val="000000"/>
                    </w:rPr>
                  </w:rPrChange>
                </w:rPr>
                <w:t xml:space="preserve">Veronica </w:t>
              </w:r>
              <w:proofErr w:type="spellStart"/>
              <w:r w:rsidRPr="00C76A19">
                <w:rPr>
                  <w:rPrChange w:id="5984" w:author="Felix Pascal (felixpas)" w:date="2025-07-01T19:19:00Z">
                    <w:rPr>
                      <w:rFonts w:ascii="Calibri" w:hAnsi="Calibri" w:cs="Calibri"/>
                      <w:color w:val="000000"/>
                    </w:rPr>
                  </w:rPrChange>
                </w:rPr>
                <w:t>aphylla</w:t>
              </w:r>
              <w:proofErr w:type="spellEnd"/>
            </w:ins>
          </w:p>
        </w:tc>
        <w:tc>
          <w:tcPr>
            <w:tcW w:w="1706" w:type="dxa"/>
            <w:noWrap/>
            <w:hideMark/>
            <w:tcPrChange w:id="5985" w:author="Felix Pascal (felixpas)" w:date="2025-07-01T19:33:00Z">
              <w:tcPr>
                <w:tcW w:w="2480" w:type="dxa"/>
                <w:noWrap/>
                <w:hideMark/>
              </w:tcPr>
            </w:tcPrChange>
          </w:tcPr>
          <w:p w14:paraId="5AA0A01E" w14:textId="77777777" w:rsidR="00C76A19" w:rsidRPr="00C76A19" w:rsidRDefault="00C76A19" w:rsidP="00C76A19">
            <w:pPr>
              <w:rPr>
                <w:ins w:id="5986" w:author="Felix Pascal (felixpas)" w:date="2025-07-01T19:19:00Z"/>
                <w:rPrChange w:id="5987" w:author="Felix Pascal (felixpas)" w:date="2025-07-01T19:19:00Z">
                  <w:rPr>
                    <w:ins w:id="5988" w:author="Felix Pascal (felixpas)" w:date="2025-07-01T19:19:00Z"/>
                    <w:rFonts w:ascii="Calibri" w:hAnsi="Calibri" w:cs="Calibri"/>
                    <w:color w:val="000000"/>
                  </w:rPr>
                </w:rPrChange>
              </w:rPr>
              <w:pPrChange w:id="5989" w:author="Felix Pascal (felixpas)" w:date="2025-07-01T19:19:00Z">
                <w:pPr>
                  <w:jc w:val="right"/>
                </w:pPr>
              </w:pPrChange>
            </w:pPr>
            <w:ins w:id="5990" w:author="Felix Pascal (felixpas)" w:date="2025-07-01T19:19:00Z">
              <w:r w:rsidRPr="00C76A19">
                <w:rPr>
                  <w:rPrChange w:id="5991" w:author="Felix Pascal (felixpas)" w:date="2025-07-01T19:19:00Z">
                    <w:rPr>
                      <w:rFonts w:ascii="Calibri" w:hAnsi="Calibri" w:cs="Calibri"/>
                      <w:color w:val="000000"/>
                    </w:rPr>
                  </w:rPrChange>
                </w:rPr>
                <w:t>11.31494364</w:t>
              </w:r>
            </w:ins>
          </w:p>
        </w:tc>
        <w:tc>
          <w:tcPr>
            <w:tcW w:w="1696" w:type="dxa"/>
            <w:noWrap/>
            <w:hideMark/>
            <w:tcPrChange w:id="5992" w:author="Felix Pascal (felixpas)" w:date="2025-07-01T19:33:00Z">
              <w:tcPr>
                <w:tcW w:w="1387" w:type="dxa"/>
                <w:noWrap/>
                <w:hideMark/>
              </w:tcPr>
            </w:tcPrChange>
          </w:tcPr>
          <w:p w14:paraId="5F2B8852" w14:textId="77777777" w:rsidR="00C76A19" w:rsidRPr="00C76A19" w:rsidRDefault="00C76A19" w:rsidP="00C76A19">
            <w:pPr>
              <w:rPr>
                <w:ins w:id="5993" w:author="Felix Pascal (felixpas)" w:date="2025-07-01T19:19:00Z"/>
                <w:rPrChange w:id="5994" w:author="Felix Pascal (felixpas)" w:date="2025-07-01T19:19:00Z">
                  <w:rPr>
                    <w:ins w:id="5995" w:author="Felix Pascal (felixpas)" w:date="2025-07-01T19:19:00Z"/>
                    <w:rFonts w:ascii="Calibri" w:hAnsi="Calibri" w:cs="Calibri"/>
                    <w:color w:val="000000"/>
                  </w:rPr>
                </w:rPrChange>
              </w:rPr>
              <w:pPrChange w:id="5996" w:author="Felix Pascal (felixpas)" w:date="2025-07-01T19:19:00Z">
                <w:pPr>
                  <w:jc w:val="right"/>
                </w:pPr>
              </w:pPrChange>
            </w:pPr>
            <w:ins w:id="5997" w:author="Felix Pascal (felixpas)" w:date="2025-07-01T19:19:00Z">
              <w:r w:rsidRPr="00C76A19">
                <w:rPr>
                  <w:rPrChange w:id="5998" w:author="Felix Pascal (felixpas)" w:date="2025-07-01T19:19:00Z">
                    <w:rPr>
                      <w:rFonts w:ascii="Calibri" w:hAnsi="Calibri" w:cs="Calibri"/>
                      <w:color w:val="000000"/>
                    </w:rPr>
                  </w:rPrChange>
                </w:rPr>
                <w:t>0.006825972</w:t>
              </w:r>
            </w:ins>
          </w:p>
        </w:tc>
        <w:tc>
          <w:tcPr>
            <w:tcW w:w="1418" w:type="dxa"/>
            <w:noWrap/>
            <w:hideMark/>
            <w:tcPrChange w:id="5999" w:author="Felix Pascal (felixpas)" w:date="2025-07-01T19:33:00Z">
              <w:tcPr>
                <w:tcW w:w="980" w:type="dxa"/>
                <w:noWrap/>
                <w:hideMark/>
              </w:tcPr>
            </w:tcPrChange>
          </w:tcPr>
          <w:p w14:paraId="2419A16F" w14:textId="77777777" w:rsidR="00C76A19" w:rsidRPr="00C76A19" w:rsidRDefault="00C76A19">
            <w:pPr>
              <w:rPr>
                <w:ins w:id="6000" w:author="Felix Pascal (felixpas)" w:date="2025-07-01T19:19:00Z"/>
                <w:rPrChange w:id="6001" w:author="Felix Pascal (felixpas)" w:date="2025-07-01T19:19:00Z">
                  <w:rPr>
                    <w:ins w:id="6002" w:author="Felix Pascal (felixpas)" w:date="2025-07-01T19:19:00Z"/>
                    <w:rFonts w:ascii="Calibri" w:hAnsi="Calibri" w:cs="Calibri"/>
                    <w:color w:val="000000"/>
                  </w:rPr>
                </w:rPrChange>
              </w:rPr>
            </w:pPr>
            <w:ins w:id="6003" w:author="Felix Pascal (felixpas)" w:date="2025-07-01T19:19:00Z">
              <w:r w:rsidRPr="00C76A19">
                <w:rPr>
                  <w:rPrChange w:id="6004" w:author="Felix Pascal (felixpas)" w:date="2025-07-01T19:19:00Z">
                    <w:rPr>
                      <w:rFonts w:ascii="Calibri" w:hAnsi="Calibri" w:cs="Calibri"/>
                      <w:color w:val="000000"/>
                    </w:rPr>
                  </w:rPrChange>
                </w:rPr>
                <w:t>increasing</w:t>
              </w:r>
            </w:ins>
          </w:p>
        </w:tc>
        <w:tc>
          <w:tcPr>
            <w:tcW w:w="850" w:type="dxa"/>
            <w:noWrap/>
            <w:hideMark/>
            <w:tcPrChange w:id="6005" w:author="Felix Pascal (felixpas)" w:date="2025-07-01T19:33:00Z">
              <w:tcPr>
                <w:tcW w:w="1280" w:type="dxa"/>
                <w:gridSpan w:val="2"/>
                <w:noWrap/>
                <w:hideMark/>
              </w:tcPr>
            </w:tcPrChange>
          </w:tcPr>
          <w:p w14:paraId="0652EB88" w14:textId="77777777" w:rsidR="00C76A19" w:rsidRPr="00C76A19" w:rsidRDefault="00C76A19" w:rsidP="00C76A19">
            <w:pPr>
              <w:rPr>
                <w:ins w:id="6006" w:author="Felix Pascal (felixpas)" w:date="2025-07-01T19:19:00Z"/>
                <w:rPrChange w:id="6007" w:author="Felix Pascal (felixpas)" w:date="2025-07-01T19:19:00Z">
                  <w:rPr>
                    <w:ins w:id="6008" w:author="Felix Pascal (felixpas)" w:date="2025-07-01T19:19:00Z"/>
                    <w:rFonts w:ascii="Calibri" w:hAnsi="Calibri" w:cs="Calibri"/>
                    <w:color w:val="000000"/>
                  </w:rPr>
                </w:rPrChange>
              </w:rPr>
              <w:pPrChange w:id="6009" w:author="Felix Pascal (felixpas)" w:date="2025-07-01T19:19:00Z">
                <w:pPr>
                  <w:jc w:val="right"/>
                </w:pPr>
              </w:pPrChange>
            </w:pPr>
            <w:ins w:id="6010" w:author="Felix Pascal (felixpas)" w:date="2025-07-01T19:19:00Z">
              <w:r w:rsidRPr="00C76A19">
                <w:rPr>
                  <w:rPrChange w:id="6011" w:author="Felix Pascal (felixpas)" w:date="2025-07-01T19:19:00Z">
                    <w:rPr>
                      <w:rFonts w:ascii="Calibri" w:hAnsi="Calibri" w:cs="Calibri"/>
                      <w:color w:val="000000"/>
                    </w:rPr>
                  </w:rPrChange>
                </w:rPr>
                <w:t>73</w:t>
              </w:r>
            </w:ins>
          </w:p>
        </w:tc>
      </w:tr>
      <w:tr w:rsidR="00C76A19" w:rsidRPr="00C76A19" w14:paraId="6B7DA3D8" w14:textId="77777777" w:rsidTr="00D247C6">
        <w:trPr>
          <w:trHeight w:val="288"/>
          <w:ins w:id="6012" w:author="Felix Pascal (felixpas)" w:date="2025-07-01T19:19:00Z"/>
          <w:trPrChange w:id="6013" w:author="Felix Pascal (felixpas)" w:date="2025-07-01T19:33:00Z">
            <w:trPr>
              <w:gridAfter w:val="0"/>
              <w:trHeight w:val="288"/>
            </w:trPr>
          </w:trPrChange>
        </w:trPr>
        <w:tc>
          <w:tcPr>
            <w:tcW w:w="3256" w:type="dxa"/>
            <w:noWrap/>
            <w:hideMark/>
            <w:tcPrChange w:id="6014" w:author="Felix Pascal (felixpas)" w:date="2025-07-01T19:33:00Z">
              <w:tcPr>
                <w:tcW w:w="2940" w:type="dxa"/>
                <w:noWrap/>
                <w:hideMark/>
              </w:tcPr>
            </w:tcPrChange>
          </w:tcPr>
          <w:p w14:paraId="6134E8BF" w14:textId="77777777" w:rsidR="00C76A19" w:rsidRPr="00C76A19" w:rsidRDefault="00C76A19">
            <w:pPr>
              <w:rPr>
                <w:ins w:id="6015" w:author="Felix Pascal (felixpas)" w:date="2025-07-01T19:19:00Z"/>
                <w:rPrChange w:id="6016" w:author="Felix Pascal (felixpas)" w:date="2025-07-01T19:19:00Z">
                  <w:rPr>
                    <w:ins w:id="6017" w:author="Felix Pascal (felixpas)" w:date="2025-07-01T19:19:00Z"/>
                    <w:rFonts w:ascii="Calibri" w:hAnsi="Calibri" w:cs="Calibri"/>
                    <w:color w:val="000000"/>
                  </w:rPr>
                </w:rPrChange>
              </w:rPr>
            </w:pPr>
            <w:ins w:id="6018" w:author="Felix Pascal (felixpas)" w:date="2025-07-01T19:19:00Z">
              <w:r w:rsidRPr="00C76A19">
                <w:rPr>
                  <w:rPrChange w:id="6019" w:author="Felix Pascal (felixpas)" w:date="2025-07-01T19:19:00Z">
                    <w:rPr>
                      <w:rFonts w:ascii="Calibri" w:hAnsi="Calibri" w:cs="Calibri"/>
                      <w:color w:val="000000"/>
                    </w:rPr>
                  </w:rPrChange>
                </w:rPr>
                <w:t xml:space="preserve">Festuca </w:t>
              </w:r>
              <w:proofErr w:type="spellStart"/>
              <w:r w:rsidRPr="00C76A19">
                <w:rPr>
                  <w:rPrChange w:id="6020" w:author="Felix Pascal (felixpas)" w:date="2025-07-01T19:19:00Z">
                    <w:rPr>
                      <w:rFonts w:ascii="Calibri" w:hAnsi="Calibri" w:cs="Calibri"/>
                      <w:color w:val="000000"/>
                    </w:rPr>
                  </w:rPrChange>
                </w:rPr>
                <w:t>violacea</w:t>
              </w:r>
              <w:proofErr w:type="spellEnd"/>
              <w:r w:rsidRPr="00C76A19">
                <w:rPr>
                  <w:rPrChange w:id="6021" w:author="Felix Pascal (felixpas)" w:date="2025-07-01T19:19:00Z">
                    <w:rPr>
                      <w:rFonts w:ascii="Calibri" w:hAnsi="Calibri" w:cs="Calibri"/>
                      <w:color w:val="000000"/>
                    </w:rPr>
                  </w:rPrChange>
                </w:rPr>
                <w:t xml:space="preserve"> </w:t>
              </w:r>
              <w:proofErr w:type="spellStart"/>
              <w:r w:rsidRPr="00C76A19">
                <w:rPr>
                  <w:rPrChange w:id="6022" w:author="Felix Pascal (felixpas)" w:date="2025-07-01T19:19:00Z">
                    <w:rPr>
                      <w:rFonts w:ascii="Calibri" w:hAnsi="Calibri" w:cs="Calibri"/>
                      <w:color w:val="000000"/>
                    </w:rPr>
                  </w:rPrChange>
                </w:rPr>
                <w:t>aggr</w:t>
              </w:r>
              <w:proofErr w:type="spellEnd"/>
              <w:r w:rsidRPr="00C76A19">
                <w:rPr>
                  <w:rPrChange w:id="6023" w:author="Felix Pascal (felixpas)" w:date="2025-07-01T19:19:00Z">
                    <w:rPr>
                      <w:rFonts w:ascii="Calibri" w:hAnsi="Calibri" w:cs="Calibri"/>
                      <w:color w:val="000000"/>
                    </w:rPr>
                  </w:rPrChange>
                </w:rPr>
                <w:t>.</w:t>
              </w:r>
            </w:ins>
          </w:p>
        </w:tc>
        <w:tc>
          <w:tcPr>
            <w:tcW w:w="1706" w:type="dxa"/>
            <w:noWrap/>
            <w:hideMark/>
            <w:tcPrChange w:id="6024" w:author="Felix Pascal (felixpas)" w:date="2025-07-01T19:33:00Z">
              <w:tcPr>
                <w:tcW w:w="2480" w:type="dxa"/>
                <w:noWrap/>
                <w:hideMark/>
              </w:tcPr>
            </w:tcPrChange>
          </w:tcPr>
          <w:p w14:paraId="45D1E484" w14:textId="77777777" w:rsidR="00C76A19" w:rsidRPr="00C76A19" w:rsidRDefault="00C76A19" w:rsidP="00C76A19">
            <w:pPr>
              <w:rPr>
                <w:ins w:id="6025" w:author="Felix Pascal (felixpas)" w:date="2025-07-01T19:19:00Z"/>
                <w:rPrChange w:id="6026" w:author="Felix Pascal (felixpas)" w:date="2025-07-01T19:19:00Z">
                  <w:rPr>
                    <w:ins w:id="6027" w:author="Felix Pascal (felixpas)" w:date="2025-07-01T19:19:00Z"/>
                    <w:rFonts w:ascii="Calibri" w:hAnsi="Calibri" w:cs="Calibri"/>
                    <w:color w:val="000000"/>
                  </w:rPr>
                </w:rPrChange>
              </w:rPr>
              <w:pPrChange w:id="6028" w:author="Felix Pascal (felixpas)" w:date="2025-07-01T19:19:00Z">
                <w:pPr>
                  <w:jc w:val="right"/>
                </w:pPr>
              </w:pPrChange>
            </w:pPr>
            <w:ins w:id="6029" w:author="Felix Pascal (felixpas)" w:date="2025-07-01T19:19:00Z">
              <w:r w:rsidRPr="00C76A19">
                <w:rPr>
                  <w:rPrChange w:id="6030" w:author="Felix Pascal (felixpas)" w:date="2025-07-01T19:19:00Z">
                    <w:rPr>
                      <w:rFonts w:ascii="Calibri" w:hAnsi="Calibri" w:cs="Calibri"/>
                      <w:color w:val="000000"/>
                    </w:rPr>
                  </w:rPrChange>
                </w:rPr>
                <w:t>11.21340384</w:t>
              </w:r>
            </w:ins>
          </w:p>
        </w:tc>
        <w:tc>
          <w:tcPr>
            <w:tcW w:w="1696" w:type="dxa"/>
            <w:noWrap/>
            <w:hideMark/>
            <w:tcPrChange w:id="6031" w:author="Felix Pascal (felixpas)" w:date="2025-07-01T19:33:00Z">
              <w:tcPr>
                <w:tcW w:w="1300" w:type="dxa"/>
                <w:noWrap/>
                <w:hideMark/>
              </w:tcPr>
            </w:tcPrChange>
          </w:tcPr>
          <w:p w14:paraId="203882D5" w14:textId="77777777" w:rsidR="00C76A19" w:rsidRPr="00C76A19" w:rsidRDefault="00C76A19" w:rsidP="00C76A19">
            <w:pPr>
              <w:rPr>
                <w:ins w:id="6032" w:author="Felix Pascal (felixpas)" w:date="2025-07-01T19:19:00Z"/>
                <w:rPrChange w:id="6033" w:author="Felix Pascal (felixpas)" w:date="2025-07-01T19:19:00Z">
                  <w:rPr>
                    <w:ins w:id="6034" w:author="Felix Pascal (felixpas)" w:date="2025-07-01T19:19:00Z"/>
                    <w:rFonts w:ascii="Calibri" w:hAnsi="Calibri" w:cs="Calibri"/>
                    <w:color w:val="000000"/>
                  </w:rPr>
                </w:rPrChange>
              </w:rPr>
              <w:pPrChange w:id="6035" w:author="Felix Pascal (felixpas)" w:date="2025-07-01T19:19:00Z">
                <w:pPr>
                  <w:jc w:val="right"/>
                </w:pPr>
              </w:pPrChange>
            </w:pPr>
            <w:ins w:id="6036" w:author="Felix Pascal (felixpas)" w:date="2025-07-01T19:19:00Z">
              <w:r w:rsidRPr="00C76A19">
                <w:rPr>
                  <w:rPrChange w:id="6037" w:author="Felix Pascal (felixpas)" w:date="2025-07-01T19:19:00Z">
                    <w:rPr>
                      <w:rFonts w:ascii="Calibri" w:hAnsi="Calibri" w:cs="Calibri"/>
                      <w:color w:val="000000"/>
                    </w:rPr>
                  </w:rPrChange>
                </w:rPr>
                <w:t>1.31294E-07</w:t>
              </w:r>
            </w:ins>
          </w:p>
        </w:tc>
        <w:tc>
          <w:tcPr>
            <w:tcW w:w="1418" w:type="dxa"/>
            <w:noWrap/>
            <w:hideMark/>
            <w:tcPrChange w:id="6038" w:author="Felix Pascal (felixpas)" w:date="2025-07-01T19:33:00Z">
              <w:tcPr>
                <w:tcW w:w="980" w:type="dxa"/>
                <w:noWrap/>
                <w:hideMark/>
              </w:tcPr>
            </w:tcPrChange>
          </w:tcPr>
          <w:p w14:paraId="32FFE7EB" w14:textId="77777777" w:rsidR="00C76A19" w:rsidRPr="00C76A19" w:rsidRDefault="00C76A19">
            <w:pPr>
              <w:rPr>
                <w:ins w:id="6039" w:author="Felix Pascal (felixpas)" w:date="2025-07-01T19:19:00Z"/>
                <w:rPrChange w:id="6040" w:author="Felix Pascal (felixpas)" w:date="2025-07-01T19:19:00Z">
                  <w:rPr>
                    <w:ins w:id="6041" w:author="Felix Pascal (felixpas)" w:date="2025-07-01T19:19:00Z"/>
                    <w:rFonts w:ascii="Calibri" w:hAnsi="Calibri" w:cs="Calibri"/>
                    <w:color w:val="000000"/>
                  </w:rPr>
                </w:rPrChange>
              </w:rPr>
            </w:pPr>
            <w:ins w:id="6042" w:author="Felix Pascal (felixpas)" w:date="2025-07-01T19:19:00Z">
              <w:r w:rsidRPr="00C76A19">
                <w:rPr>
                  <w:rPrChange w:id="6043" w:author="Felix Pascal (felixpas)" w:date="2025-07-01T19:19:00Z">
                    <w:rPr>
                      <w:rFonts w:ascii="Calibri" w:hAnsi="Calibri" w:cs="Calibri"/>
                      <w:color w:val="000000"/>
                    </w:rPr>
                  </w:rPrChange>
                </w:rPr>
                <w:t>increasing</w:t>
              </w:r>
            </w:ins>
          </w:p>
        </w:tc>
        <w:tc>
          <w:tcPr>
            <w:tcW w:w="850" w:type="dxa"/>
            <w:noWrap/>
            <w:hideMark/>
            <w:tcPrChange w:id="6044" w:author="Felix Pascal (felixpas)" w:date="2025-07-01T19:33:00Z">
              <w:tcPr>
                <w:tcW w:w="900" w:type="dxa"/>
                <w:noWrap/>
                <w:hideMark/>
              </w:tcPr>
            </w:tcPrChange>
          </w:tcPr>
          <w:p w14:paraId="1E70E13D" w14:textId="77777777" w:rsidR="00C76A19" w:rsidRPr="00C76A19" w:rsidRDefault="00C76A19" w:rsidP="00C76A19">
            <w:pPr>
              <w:rPr>
                <w:ins w:id="6045" w:author="Felix Pascal (felixpas)" w:date="2025-07-01T19:19:00Z"/>
                <w:rPrChange w:id="6046" w:author="Felix Pascal (felixpas)" w:date="2025-07-01T19:19:00Z">
                  <w:rPr>
                    <w:ins w:id="6047" w:author="Felix Pascal (felixpas)" w:date="2025-07-01T19:19:00Z"/>
                    <w:rFonts w:ascii="Calibri" w:hAnsi="Calibri" w:cs="Calibri"/>
                    <w:color w:val="000000"/>
                  </w:rPr>
                </w:rPrChange>
              </w:rPr>
              <w:pPrChange w:id="6048" w:author="Felix Pascal (felixpas)" w:date="2025-07-01T19:19:00Z">
                <w:pPr>
                  <w:jc w:val="right"/>
                </w:pPr>
              </w:pPrChange>
            </w:pPr>
            <w:ins w:id="6049" w:author="Felix Pascal (felixpas)" w:date="2025-07-01T19:19:00Z">
              <w:r w:rsidRPr="00C76A19">
                <w:rPr>
                  <w:rPrChange w:id="6050" w:author="Felix Pascal (felixpas)" w:date="2025-07-01T19:19:00Z">
                    <w:rPr>
                      <w:rFonts w:ascii="Calibri" w:hAnsi="Calibri" w:cs="Calibri"/>
                      <w:color w:val="000000"/>
                    </w:rPr>
                  </w:rPrChange>
                </w:rPr>
                <w:t>171</w:t>
              </w:r>
            </w:ins>
          </w:p>
        </w:tc>
      </w:tr>
      <w:tr w:rsidR="00D247C6" w:rsidRPr="00D247C6" w14:paraId="709F32E2" w14:textId="77777777" w:rsidTr="00D247C6">
        <w:tblPrEx>
          <w:tblPrExChange w:id="6051" w:author="Felix Pascal (felixpas)" w:date="2025-07-01T19:33:00Z">
            <w:tblPrEx>
              <w:tblW w:w="9067" w:type="dxa"/>
            </w:tblPrEx>
          </w:tblPrExChange>
        </w:tblPrEx>
        <w:trPr>
          <w:trHeight w:val="288"/>
          <w:ins w:id="6052" w:author="Felix Pascal (felixpas)" w:date="2025-07-01T19:19:00Z"/>
          <w:trPrChange w:id="6053" w:author="Felix Pascal (felixpas)" w:date="2025-07-01T19:33:00Z">
            <w:trPr>
              <w:trHeight w:val="288"/>
            </w:trPr>
          </w:trPrChange>
        </w:trPr>
        <w:tc>
          <w:tcPr>
            <w:tcW w:w="3256" w:type="dxa"/>
            <w:noWrap/>
            <w:hideMark/>
            <w:tcPrChange w:id="6054" w:author="Felix Pascal (felixpas)" w:date="2025-07-01T19:33:00Z">
              <w:tcPr>
                <w:tcW w:w="2940" w:type="dxa"/>
                <w:noWrap/>
                <w:hideMark/>
              </w:tcPr>
            </w:tcPrChange>
          </w:tcPr>
          <w:p w14:paraId="4E0388A2" w14:textId="77777777" w:rsidR="00C76A19" w:rsidRPr="00C76A19" w:rsidRDefault="00C76A19">
            <w:pPr>
              <w:rPr>
                <w:ins w:id="6055" w:author="Felix Pascal (felixpas)" w:date="2025-07-01T19:19:00Z"/>
                <w:rPrChange w:id="6056" w:author="Felix Pascal (felixpas)" w:date="2025-07-01T19:19:00Z">
                  <w:rPr>
                    <w:ins w:id="6057" w:author="Felix Pascal (felixpas)" w:date="2025-07-01T19:19:00Z"/>
                    <w:rFonts w:ascii="Calibri" w:hAnsi="Calibri" w:cs="Calibri"/>
                    <w:color w:val="000000"/>
                  </w:rPr>
                </w:rPrChange>
              </w:rPr>
            </w:pPr>
            <w:ins w:id="6058" w:author="Felix Pascal (felixpas)" w:date="2025-07-01T19:19:00Z">
              <w:r w:rsidRPr="00C76A19">
                <w:rPr>
                  <w:rPrChange w:id="6059" w:author="Felix Pascal (felixpas)" w:date="2025-07-01T19:19:00Z">
                    <w:rPr>
                      <w:rFonts w:ascii="Calibri" w:hAnsi="Calibri" w:cs="Calibri"/>
                      <w:color w:val="000000"/>
                    </w:rPr>
                  </w:rPrChange>
                </w:rPr>
                <w:t xml:space="preserve">Dryopteris </w:t>
              </w:r>
              <w:proofErr w:type="spellStart"/>
              <w:r w:rsidRPr="00C76A19">
                <w:rPr>
                  <w:rPrChange w:id="6060" w:author="Felix Pascal (felixpas)" w:date="2025-07-01T19:19:00Z">
                    <w:rPr>
                      <w:rFonts w:ascii="Calibri" w:hAnsi="Calibri" w:cs="Calibri"/>
                      <w:color w:val="000000"/>
                    </w:rPr>
                  </w:rPrChange>
                </w:rPr>
                <w:t>carthusiana</w:t>
              </w:r>
              <w:proofErr w:type="spellEnd"/>
            </w:ins>
          </w:p>
        </w:tc>
        <w:tc>
          <w:tcPr>
            <w:tcW w:w="1706" w:type="dxa"/>
            <w:noWrap/>
            <w:hideMark/>
            <w:tcPrChange w:id="6061" w:author="Felix Pascal (felixpas)" w:date="2025-07-01T19:33:00Z">
              <w:tcPr>
                <w:tcW w:w="2480" w:type="dxa"/>
                <w:noWrap/>
                <w:hideMark/>
              </w:tcPr>
            </w:tcPrChange>
          </w:tcPr>
          <w:p w14:paraId="789D8FBB" w14:textId="77777777" w:rsidR="00C76A19" w:rsidRPr="00C76A19" w:rsidRDefault="00C76A19" w:rsidP="00C76A19">
            <w:pPr>
              <w:rPr>
                <w:ins w:id="6062" w:author="Felix Pascal (felixpas)" w:date="2025-07-01T19:19:00Z"/>
                <w:rPrChange w:id="6063" w:author="Felix Pascal (felixpas)" w:date="2025-07-01T19:19:00Z">
                  <w:rPr>
                    <w:ins w:id="6064" w:author="Felix Pascal (felixpas)" w:date="2025-07-01T19:19:00Z"/>
                    <w:rFonts w:ascii="Calibri" w:hAnsi="Calibri" w:cs="Calibri"/>
                    <w:color w:val="000000"/>
                  </w:rPr>
                </w:rPrChange>
              </w:rPr>
              <w:pPrChange w:id="6065" w:author="Felix Pascal (felixpas)" w:date="2025-07-01T19:19:00Z">
                <w:pPr>
                  <w:jc w:val="right"/>
                </w:pPr>
              </w:pPrChange>
            </w:pPr>
            <w:ins w:id="6066" w:author="Felix Pascal (felixpas)" w:date="2025-07-01T19:19:00Z">
              <w:r w:rsidRPr="00C76A19">
                <w:rPr>
                  <w:rPrChange w:id="6067" w:author="Felix Pascal (felixpas)" w:date="2025-07-01T19:19:00Z">
                    <w:rPr>
                      <w:rFonts w:ascii="Calibri" w:hAnsi="Calibri" w:cs="Calibri"/>
                      <w:color w:val="000000"/>
                    </w:rPr>
                  </w:rPrChange>
                </w:rPr>
                <w:t>11.01391286</w:t>
              </w:r>
            </w:ins>
          </w:p>
        </w:tc>
        <w:tc>
          <w:tcPr>
            <w:tcW w:w="1696" w:type="dxa"/>
            <w:noWrap/>
            <w:hideMark/>
            <w:tcPrChange w:id="6068" w:author="Felix Pascal (felixpas)" w:date="2025-07-01T19:33:00Z">
              <w:tcPr>
                <w:tcW w:w="1387" w:type="dxa"/>
                <w:noWrap/>
                <w:hideMark/>
              </w:tcPr>
            </w:tcPrChange>
          </w:tcPr>
          <w:p w14:paraId="4F9FF3D1" w14:textId="77777777" w:rsidR="00C76A19" w:rsidRPr="00C76A19" w:rsidRDefault="00C76A19" w:rsidP="00C76A19">
            <w:pPr>
              <w:rPr>
                <w:ins w:id="6069" w:author="Felix Pascal (felixpas)" w:date="2025-07-01T19:19:00Z"/>
                <w:rPrChange w:id="6070" w:author="Felix Pascal (felixpas)" w:date="2025-07-01T19:19:00Z">
                  <w:rPr>
                    <w:ins w:id="6071" w:author="Felix Pascal (felixpas)" w:date="2025-07-01T19:19:00Z"/>
                    <w:rFonts w:ascii="Calibri" w:hAnsi="Calibri" w:cs="Calibri"/>
                    <w:color w:val="000000"/>
                  </w:rPr>
                </w:rPrChange>
              </w:rPr>
              <w:pPrChange w:id="6072" w:author="Felix Pascal (felixpas)" w:date="2025-07-01T19:19:00Z">
                <w:pPr>
                  <w:jc w:val="right"/>
                </w:pPr>
              </w:pPrChange>
            </w:pPr>
            <w:ins w:id="6073" w:author="Felix Pascal (felixpas)" w:date="2025-07-01T19:19:00Z">
              <w:r w:rsidRPr="00C76A19">
                <w:rPr>
                  <w:rPrChange w:id="6074" w:author="Felix Pascal (felixpas)" w:date="2025-07-01T19:19:00Z">
                    <w:rPr>
                      <w:rFonts w:ascii="Calibri" w:hAnsi="Calibri" w:cs="Calibri"/>
                      <w:color w:val="000000"/>
                    </w:rPr>
                  </w:rPrChange>
                </w:rPr>
                <w:t>1.18652E-09</w:t>
              </w:r>
            </w:ins>
          </w:p>
        </w:tc>
        <w:tc>
          <w:tcPr>
            <w:tcW w:w="1418" w:type="dxa"/>
            <w:noWrap/>
            <w:hideMark/>
            <w:tcPrChange w:id="6075" w:author="Felix Pascal (felixpas)" w:date="2025-07-01T19:33:00Z">
              <w:tcPr>
                <w:tcW w:w="980" w:type="dxa"/>
                <w:noWrap/>
                <w:hideMark/>
              </w:tcPr>
            </w:tcPrChange>
          </w:tcPr>
          <w:p w14:paraId="46596E92" w14:textId="77777777" w:rsidR="00C76A19" w:rsidRPr="00C76A19" w:rsidRDefault="00C76A19">
            <w:pPr>
              <w:rPr>
                <w:ins w:id="6076" w:author="Felix Pascal (felixpas)" w:date="2025-07-01T19:19:00Z"/>
                <w:rPrChange w:id="6077" w:author="Felix Pascal (felixpas)" w:date="2025-07-01T19:19:00Z">
                  <w:rPr>
                    <w:ins w:id="6078" w:author="Felix Pascal (felixpas)" w:date="2025-07-01T19:19:00Z"/>
                    <w:rFonts w:ascii="Calibri" w:hAnsi="Calibri" w:cs="Calibri"/>
                    <w:color w:val="000000"/>
                  </w:rPr>
                </w:rPrChange>
              </w:rPr>
            </w:pPr>
            <w:ins w:id="6079" w:author="Felix Pascal (felixpas)" w:date="2025-07-01T19:19:00Z">
              <w:r w:rsidRPr="00C76A19">
                <w:rPr>
                  <w:rPrChange w:id="6080" w:author="Felix Pascal (felixpas)" w:date="2025-07-01T19:19:00Z">
                    <w:rPr>
                      <w:rFonts w:ascii="Calibri" w:hAnsi="Calibri" w:cs="Calibri"/>
                      <w:color w:val="000000"/>
                    </w:rPr>
                  </w:rPrChange>
                </w:rPr>
                <w:t>increasing</w:t>
              </w:r>
            </w:ins>
          </w:p>
        </w:tc>
        <w:tc>
          <w:tcPr>
            <w:tcW w:w="850" w:type="dxa"/>
            <w:noWrap/>
            <w:hideMark/>
            <w:tcPrChange w:id="6081" w:author="Felix Pascal (felixpas)" w:date="2025-07-01T19:33:00Z">
              <w:tcPr>
                <w:tcW w:w="1280" w:type="dxa"/>
                <w:gridSpan w:val="2"/>
                <w:noWrap/>
                <w:hideMark/>
              </w:tcPr>
            </w:tcPrChange>
          </w:tcPr>
          <w:p w14:paraId="6FF3A21D" w14:textId="77777777" w:rsidR="00C76A19" w:rsidRPr="00C76A19" w:rsidRDefault="00C76A19" w:rsidP="00C76A19">
            <w:pPr>
              <w:rPr>
                <w:ins w:id="6082" w:author="Felix Pascal (felixpas)" w:date="2025-07-01T19:19:00Z"/>
                <w:rPrChange w:id="6083" w:author="Felix Pascal (felixpas)" w:date="2025-07-01T19:19:00Z">
                  <w:rPr>
                    <w:ins w:id="6084" w:author="Felix Pascal (felixpas)" w:date="2025-07-01T19:19:00Z"/>
                    <w:rFonts w:ascii="Calibri" w:hAnsi="Calibri" w:cs="Calibri"/>
                    <w:color w:val="000000"/>
                  </w:rPr>
                </w:rPrChange>
              </w:rPr>
              <w:pPrChange w:id="6085" w:author="Felix Pascal (felixpas)" w:date="2025-07-01T19:19:00Z">
                <w:pPr>
                  <w:jc w:val="right"/>
                </w:pPr>
              </w:pPrChange>
            </w:pPr>
            <w:ins w:id="6086" w:author="Felix Pascal (felixpas)" w:date="2025-07-01T19:19:00Z">
              <w:r w:rsidRPr="00C76A19">
                <w:rPr>
                  <w:rPrChange w:id="6087" w:author="Felix Pascal (felixpas)" w:date="2025-07-01T19:19:00Z">
                    <w:rPr>
                      <w:rFonts w:ascii="Calibri" w:hAnsi="Calibri" w:cs="Calibri"/>
                      <w:color w:val="000000"/>
                    </w:rPr>
                  </w:rPrChange>
                </w:rPr>
                <w:t>186</w:t>
              </w:r>
            </w:ins>
          </w:p>
        </w:tc>
      </w:tr>
      <w:tr w:rsidR="00C76A19" w:rsidRPr="00C76A19" w14:paraId="41FA274A" w14:textId="77777777" w:rsidTr="00D247C6">
        <w:trPr>
          <w:trHeight w:val="288"/>
          <w:ins w:id="6088" w:author="Felix Pascal (felixpas)" w:date="2025-07-01T19:19:00Z"/>
          <w:trPrChange w:id="6089" w:author="Felix Pascal (felixpas)" w:date="2025-07-01T19:33:00Z">
            <w:trPr>
              <w:gridAfter w:val="0"/>
              <w:trHeight w:val="288"/>
            </w:trPr>
          </w:trPrChange>
        </w:trPr>
        <w:tc>
          <w:tcPr>
            <w:tcW w:w="3256" w:type="dxa"/>
            <w:noWrap/>
            <w:hideMark/>
            <w:tcPrChange w:id="6090" w:author="Felix Pascal (felixpas)" w:date="2025-07-01T19:33:00Z">
              <w:tcPr>
                <w:tcW w:w="2940" w:type="dxa"/>
                <w:noWrap/>
                <w:hideMark/>
              </w:tcPr>
            </w:tcPrChange>
          </w:tcPr>
          <w:p w14:paraId="26700E26" w14:textId="77777777" w:rsidR="00C76A19" w:rsidRPr="00C76A19" w:rsidRDefault="00C76A19">
            <w:pPr>
              <w:rPr>
                <w:ins w:id="6091" w:author="Felix Pascal (felixpas)" w:date="2025-07-01T19:19:00Z"/>
                <w:rPrChange w:id="6092" w:author="Felix Pascal (felixpas)" w:date="2025-07-01T19:19:00Z">
                  <w:rPr>
                    <w:ins w:id="6093" w:author="Felix Pascal (felixpas)" w:date="2025-07-01T19:19:00Z"/>
                    <w:rFonts w:ascii="Calibri" w:hAnsi="Calibri" w:cs="Calibri"/>
                    <w:color w:val="000000"/>
                  </w:rPr>
                </w:rPrChange>
              </w:rPr>
            </w:pPr>
            <w:ins w:id="6094" w:author="Felix Pascal (felixpas)" w:date="2025-07-01T19:19:00Z">
              <w:r w:rsidRPr="00C76A19">
                <w:rPr>
                  <w:rPrChange w:id="6095" w:author="Felix Pascal (felixpas)" w:date="2025-07-01T19:19:00Z">
                    <w:rPr>
                      <w:rFonts w:ascii="Calibri" w:hAnsi="Calibri" w:cs="Calibri"/>
                      <w:color w:val="000000"/>
                    </w:rPr>
                  </w:rPrChange>
                </w:rPr>
                <w:t>Gentiana nivalis</w:t>
              </w:r>
            </w:ins>
          </w:p>
        </w:tc>
        <w:tc>
          <w:tcPr>
            <w:tcW w:w="1706" w:type="dxa"/>
            <w:noWrap/>
            <w:hideMark/>
            <w:tcPrChange w:id="6096" w:author="Felix Pascal (felixpas)" w:date="2025-07-01T19:33:00Z">
              <w:tcPr>
                <w:tcW w:w="2480" w:type="dxa"/>
                <w:noWrap/>
                <w:hideMark/>
              </w:tcPr>
            </w:tcPrChange>
          </w:tcPr>
          <w:p w14:paraId="33DB9FFF" w14:textId="77777777" w:rsidR="00C76A19" w:rsidRPr="00C76A19" w:rsidRDefault="00C76A19" w:rsidP="00C76A19">
            <w:pPr>
              <w:rPr>
                <w:ins w:id="6097" w:author="Felix Pascal (felixpas)" w:date="2025-07-01T19:19:00Z"/>
                <w:rPrChange w:id="6098" w:author="Felix Pascal (felixpas)" w:date="2025-07-01T19:19:00Z">
                  <w:rPr>
                    <w:ins w:id="6099" w:author="Felix Pascal (felixpas)" w:date="2025-07-01T19:19:00Z"/>
                    <w:rFonts w:ascii="Calibri" w:hAnsi="Calibri" w:cs="Calibri"/>
                    <w:color w:val="000000"/>
                  </w:rPr>
                </w:rPrChange>
              </w:rPr>
              <w:pPrChange w:id="6100" w:author="Felix Pascal (felixpas)" w:date="2025-07-01T19:19:00Z">
                <w:pPr>
                  <w:jc w:val="right"/>
                </w:pPr>
              </w:pPrChange>
            </w:pPr>
            <w:ins w:id="6101" w:author="Felix Pascal (felixpas)" w:date="2025-07-01T19:19:00Z">
              <w:r w:rsidRPr="00C76A19">
                <w:rPr>
                  <w:rPrChange w:id="6102" w:author="Felix Pascal (felixpas)" w:date="2025-07-01T19:19:00Z">
                    <w:rPr>
                      <w:rFonts w:ascii="Calibri" w:hAnsi="Calibri" w:cs="Calibri"/>
                      <w:color w:val="000000"/>
                    </w:rPr>
                  </w:rPrChange>
                </w:rPr>
                <w:t>10.64403449</w:t>
              </w:r>
            </w:ins>
          </w:p>
        </w:tc>
        <w:tc>
          <w:tcPr>
            <w:tcW w:w="1696" w:type="dxa"/>
            <w:noWrap/>
            <w:hideMark/>
            <w:tcPrChange w:id="6103" w:author="Felix Pascal (felixpas)" w:date="2025-07-01T19:33:00Z">
              <w:tcPr>
                <w:tcW w:w="1300" w:type="dxa"/>
                <w:noWrap/>
                <w:hideMark/>
              </w:tcPr>
            </w:tcPrChange>
          </w:tcPr>
          <w:p w14:paraId="0B95CB76" w14:textId="77777777" w:rsidR="00C76A19" w:rsidRPr="00C76A19" w:rsidRDefault="00C76A19" w:rsidP="00C76A19">
            <w:pPr>
              <w:rPr>
                <w:ins w:id="6104" w:author="Felix Pascal (felixpas)" w:date="2025-07-01T19:19:00Z"/>
                <w:rPrChange w:id="6105" w:author="Felix Pascal (felixpas)" w:date="2025-07-01T19:19:00Z">
                  <w:rPr>
                    <w:ins w:id="6106" w:author="Felix Pascal (felixpas)" w:date="2025-07-01T19:19:00Z"/>
                    <w:rFonts w:ascii="Calibri" w:hAnsi="Calibri" w:cs="Calibri"/>
                    <w:color w:val="000000"/>
                  </w:rPr>
                </w:rPrChange>
              </w:rPr>
              <w:pPrChange w:id="6107" w:author="Felix Pascal (felixpas)" w:date="2025-07-01T19:19:00Z">
                <w:pPr>
                  <w:jc w:val="right"/>
                </w:pPr>
              </w:pPrChange>
            </w:pPr>
            <w:ins w:id="6108" w:author="Felix Pascal (felixpas)" w:date="2025-07-01T19:19:00Z">
              <w:r w:rsidRPr="00C76A19">
                <w:rPr>
                  <w:rPrChange w:id="6109" w:author="Felix Pascal (felixpas)" w:date="2025-07-01T19:19:00Z">
                    <w:rPr>
                      <w:rFonts w:ascii="Calibri" w:hAnsi="Calibri" w:cs="Calibri"/>
                      <w:color w:val="000000"/>
                    </w:rPr>
                  </w:rPrChange>
                </w:rPr>
                <w:t>0.003331919</w:t>
              </w:r>
            </w:ins>
          </w:p>
        </w:tc>
        <w:tc>
          <w:tcPr>
            <w:tcW w:w="1418" w:type="dxa"/>
            <w:noWrap/>
            <w:hideMark/>
            <w:tcPrChange w:id="6110" w:author="Felix Pascal (felixpas)" w:date="2025-07-01T19:33:00Z">
              <w:tcPr>
                <w:tcW w:w="980" w:type="dxa"/>
                <w:noWrap/>
                <w:hideMark/>
              </w:tcPr>
            </w:tcPrChange>
          </w:tcPr>
          <w:p w14:paraId="0CAB2ED5" w14:textId="77777777" w:rsidR="00C76A19" w:rsidRPr="00C76A19" w:rsidRDefault="00C76A19">
            <w:pPr>
              <w:rPr>
                <w:ins w:id="6111" w:author="Felix Pascal (felixpas)" w:date="2025-07-01T19:19:00Z"/>
                <w:rPrChange w:id="6112" w:author="Felix Pascal (felixpas)" w:date="2025-07-01T19:19:00Z">
                  <w:rPr>
                    <w:ins w:id="6113" w:author="Felix Pascal (felixpas)" w:date="2025-07-01T19:19:00Z"/>
                    <w:rFonts w:ascii="Calibri" w:hAnsi="Calibri" w:cs="Calibri"/>
                    <w:color w:val="000000"/>
                  </w:rPr>
                </w:rPrChange>
              </w:rPr>
            </w:pPr>
            <w:ins w:id="6114" w:author="Felix Pascal (felixpas)" w:date="2025-07-01T19:19:00Z">
              <w:r w:rsidRPr="00C76A19">
                <w:rPr>
                  <w:rPrChange w:id="6115" w:author="Felix Pascal (felixpas)" w:date="2025-07-01T19:19:00Z">
                    <w:rPr>
                      <w:rFonts w:ascii="Calibri" w:hAnsi="Calibri" w:cs="Calibri"/>
                      <w:color w:val="000000"/>
                    </w:rPr>
                  </w:rPrChange>
                </w:rPr>
                <w:t>increasing</w:t>
              </w:r>
            </w:ins>
          </w:p>
        </w:tc>
        <w:tc>
          <w:tcPr>
            <w:tcW w:w="850" w:type="dxa"/>
            <w:noWrap/>
            <w:hideMark/>
            <w:tcPrChange w:id="6116" w:author="Felix Pascal (felixpas)" w:date="2025-07-01T19:33:00Z">
              <w:tcPr>
                <w:tcW w:w="900" w:type="dxa"/>
                <w:noWrap/>
                <w:hideMark/>
              </w:tcPr>
            </w:tcPrChange>
          </w:tcPr>
          <w:p w14:paraId="1E30675D" w14:textId="77777777" w:rsidR="00C76A19" w:rsidRPr="00C76A19" w:rsidRDefault="00C76A19" w:rsidP="00C76A19">
            <w:pPr>
              <w:rPr>
                <w:ins w:id="6117" w:author="Felix Pascal (felixpas)" w:date="2025-07-01T19:19:00Z"/>
                <w:rPrChange w:id="6118" w:author="Felix Pascal (felixpas)" w:date="2025-07-01T19:19:00Z">
                  <w:rPr>
                    <w:ins w:id="6119" w:author="Felix Pascal (felixpas)" w:date="2025-07-01T19:19:00Z"/>
                    <w:rFonts w:ascii="Calibri" w:hAnsi="Calibri" w:cs="Calibri"/>
                    <w:color w:val="000000"/>
                  </w:rPr>
                </w:rPrChange>
              </w:rPr>
              <w:pPrChange w:id="6120" w:author="Felix Pascal (felixpas)" w:date="2025-07-01T19:19:00Z">
                <w:pPr>
                  <w:jc w:val="right"/>
                </w:pPr>
              </w:pPrChange>
            </w:pPr>
            <w:ins w:id="6121" w:author="Felix Pascal (felixpas)" w:date="2025-07-01T19:19:00Z">
              <w:r w:rsidRPr="00C76A19">
                <w:rPr>
                  <w:rPrChange w:id="6122" w:author="Felix Pascal (felixpas)" w:date="2025-07-01T19:19:00Z">
                    <w:rPr>
                      <w:rFonts w:ascii="Calibri" w:hAnsi="Calibri" w:cs="Calibri"/>
                      <w:color w:val="000000"/>
                    </w:rPr>
                  </w:rPrChange>
                </w:rPr>
                <w:t>89</w:t>
              </w:r>
            </w:ins>
          </w:p>
        </w:tc>
      </w:tr>
      <w:tr w:rsidR="00D247C6" w:rsidRPr="00D247C6" w14:paraId="2AB69061" w14:textId="77777777" w:rsidTr="00D247C6">
        <w:tblPrEx>
          <w:tblPrExChange w:id="6123" w:author="Felix Pascal (felixpas)" w:date="2025-07-01T19:33:00Z">
            <w:tblPrEx>
              <w:tblW w:w="9067" w:type="dxa"/>
            </w:tblPrEx>
          </w:tblPrExChange>
        </w:tblPrEx>
        <w:trPr>
          <w:trHeight w:val="288"/>
          <w:ins w:id="6124" w:author="Felix Pascal (felixpas)" w:date="2025-07-01T19:19:00Z"/>
          <w:trPrChange w:id="6125" w:author="Felix Pascal (felixpas)" w:date="2025-07-01T19:33:00Z">
            <w:trPr>
              <w:trHeight w:val="288"/>
            </w:trPr>
          </w:trPrChange>
        </w:trPr>
        <w:tc>
          <w:tcPr>
            <w:tcW w:w="3256" w:type="dxa"/>
            <w:noWrap/>
            <w:hideMark/>
            <w:tcPrChange w:id="6126" w:author="Felix Pascal (felixpas)" w:date="2025-07-01T19:33:00Z">
              <w:tcPr>
                <w:tcW w:w="2940" w:type="dxa"/>
                <w:noWrap/>
                <w:hideMark/>
              </w:tcPr>
            </w:tcPrChange>
          </w:tcPr>
          <w:p w14:paraId="34C206D1" w14:textId="77777777" w:rsidR="00C76A19" w:rsidRPr="00C76A19" w:rsidRDefault="00C76A19">
            <w:pPr>
              <w:rPr>
                <w:ins w:id="6127" w:author="Felix Pascal (felixpas)" w:date="2025-07-01T19:19:00Z"/>
                <w:rPrChange w:id="6128" w:author="Felix Pascal (felixpas)" w:date="2025-07-01T19:19:00Z">
                  <w:rPr>
                    <w:ins w:id="6129" w:author="Felix Pascal (felixpas)" w:date="2025-07-01T19:19:00Z"/>
                    <w:rFonts w:ascii="Calibri" w:hAnsi="Calibri" w:cs="Calibri"/>
                    <w:color w:val="000000"/>
                  </w:rPr>
                </w:rPrChange>
              </w:rPr>
            </w:pPr>
            <w:proofErr w:type="spellStart"/>
            <w:ins w:id="6130" w:author="Felix Pascal (felixpas)" w:date="2025-07-01T19:19:00Z">
              <w:r w:rsidRPr="00C76A19">
                <w:rPr>
                  <w:rPrChange w:id="6131" w:author="Felix Pascal (felixpas)" w:date="2025-07-01T19:19:00Z">
                    <w:rPr>
                      <w:rFonts w:ascii="Calibri" w:hAnsi="Calibri" w:cs="Calibri"/>
                      <w:color w:val="000000"/>
                    </w:rPr>
                  </w:rPrChange>
                </w:rPr>
                <w:t>Carex</w:t>
              </w:r>
              <w:proofErr w:type="spellEnd"/>
              <w:r w:rsidRPr="00C76A19">
                <w:rPr>
                  <w:rPrChange w:id="6132" w:author="Felix Pascal (felixpas)" w:date="2025-07-01T19:19:00Z">
                    <w:rPr>
                      <w:rFonts w:ascii="Calibri" w:hAnsi="Calibri" w:cs="Calibri"/>
                      <w:color w:val="000000"/>
                    </w:rPr>
                  </w:rPrChange>
                </w:rPr>
                <w:t xml:space="preserve"> </w:t>
              </w:r>
              <w:proofErr w:type="spellStart"/>
              <w:r w:rsidRPr="00C76A19">
                <w:rPr>
                  <w:rPrChange w:id="6133" w:author="Felix Pascal (felixpas)" w:date="2025-07-01T19:19:00Z">
                    <w:rPr>
                      <w:rFonts w:ascii="Calibri" w:hAnsi="Calibri" w:cs="Calibri"/>
                      <w:color w:val="000000"/>
                    </w:rPr>
                  </w:rPrChange>
                </w:rPr>
                <w:t>hirta</w:t>
              </w:r>
              <w:proofErr w:type="spellEnd"/>
            </w:ins>
          </w:p>
        </w:tc>
        <w:tc>
          <w:tcPr>
            <w:tcW w:w="1706" w:type="dxa"/>
            <w:noWrap/>
            <w:hideMark/>
            <w:tcPrChange w:id="6134" w:author="Felix Pascal (felixpas)" w:date="2025-07-01T19:33:00Z">
              <w:tcPr>
                <w:tcW w:w="2480" w:type="dxa"/>
                <w:noWrap/>
                <w:hideMark/>
              </w:tcPr>
            </w:tcPrChange>
          </w:tcPr>
          <w:p w14:paraId="128C5DF7" w14:textId="77777777" w:rsidR="00C76A19" w:rsidRPr="00C76A19" w:rsidRDefault="00C76A19" w:rsidP="00C76A19">
            <w:pPr>
              <w:rPr>
                <w:ins w:id="6135" w:author="Felix Pascal (felixpas)" w:date="2025-07-01T19:19:00Z"/>
                <w:rPrChange w:id="6136" w:author="Felix Pascal (felixpas)" w:date="2025-07-01T19:19:00Z">
                  <w:rPr>
                    <w:ins w:id="6137" w:author="Felix Pascal (felixpas)" w:date="2025-07-01T19:19:00Z"/>
                    <w:rFonts w:ascii="Calibri" w:hAnsi="Calibri" w:cs="Calibri"/>
                    <w:color w:val="000000"/>
                  </w:rPr>
                </w:rPrChange>
              </w:rPr>
              <w:pPrChange w:id="6138" w:author="Felix Pascal (felixpas)" w:date="2025-07-01T19:19:00Z">
                <w:pPr>
                  <w:jc w:val="right"/>
                </w:pPr>
              </w:pPrChange>
            </w:pPr>
            <w:ins w:id="6139" w:author="Felix Pascal (felixpas)" w:date="2025-07-01T19:19:00Z">
              <w:r w:rsidRPr="00C76A19">
                <w:rPr>
                  <w:rPrChange w:id="6140" w:author="Felix Pascal (felixpas)" w:date="2025-07-01T19:19:00Z">
                    <w:rPr>
                      <w:rFonts w:ascii="Calibri" w:hAnsi="Calibri" w:cs="Calibri"/>
                      <w:color w:val="000000"/>
                    </w:rPr>
                  </w:rPrChange>
                </w:rPr>
                <w:t>10.16022864</w:t>
              </w:r>
            </w:ins>
          </w:p>
        </w:tc>
        <w:tc>
          <w:tcPr>
            <w:tcW w:w="1696" w:type="dxa"/>
            <w:noWrap/>
            <w:hideMark/>
            <w:tcPrChange w:id="6141" w:author="Felix Pascal (felixpas)" w:date="2025-07-01T19:33:00Z">
              <w:tcPr>
                <w:tcW w:w="1387" w:type="dxa"/>
                <w:noWrap/>
                <w:hideMark/>
              </w:tcPr>
            </w:tcPrChange>
          </w:tcPr>
          <w:p w14:paraId="2DFD7EA2" w14:textId="77777777" w:rsidR="00C76A19" w:rsidRPr="00C76A19" w:rsidRDefault="00C76A19" w:rsidP="00C76A19">
            <w:pPr>
              <w:rPr>
                <w:ins w:id="6142" w:author="Felix Pascal (felixpas)" w:date="2025-07-01T19:19:00Z"/>
                <w:rPrChange w:id="6143" w:author="Felix Pascal (felixpas)" w:date="2025-07-01T19:19:00Z">
                  <w:rPr>
                    <w:ins w:id="6144" w:author="Felix Pascal (felixpas)" w:date="2025-07-01T19:19:00Z"/>
                    <w:rFonts w:ascii="Calibri" w:hAnsi="Calibri" w:cs="Calibri"/>
                    <w:color w:val="000000"/>
                  </w:rPr>
                </w:rPrChange>
              </w:rPr>
              <w:pPrChange w:id="6145" w:author="Felix Pascal (felixpas)" w:date="2025-07-01T19:19:00Z">
                <w:pPr>
                  <w:jc w:val="right"/>
                </w:pPr>
              </w:pPrChange>
            </w:pPr>
            <w:ins w:id="6146" w:author="Felix Pascal (felixpas)" w:date="2025-07-01T19:19:00Z">
              <w:r w:rsidRPr="00C76A19">
                <w:rPr>
                  <w:rPrChange w:id="6147" w:author="Felix Pascal (felixpas)" w:date="2025-07-01T19:19:00Z">
                    <w:rPr>
                      <w:rFonts w:ascii="Calibri" w:hAnsi="Calibri" w:cs="Calibri"/>
                      <w:color w:val="000000"/>
                    </w:rPr>
                  </w:rPrChange>
                </w:rPr>
                <w:t>0.001934148</w:t>
              </w:r>
            </w:ins>
          </w:p>
        </w:tc>
        <w:tc>
          <w:tcPr>
            <w:tcW w:w="1418" w:type="dxa"/>
            <w:noWrap/>
            <w:hideMark/>
            <w:tcPrChange w:id="6148" w:author="Felix Pascal (felixpas)" w:date="2025-07-01T19:33:00Z">
              <w:tcPr>
                <w:tcW w:w="980" w:type="dxa"/>
                <w:noWrap/>
                <w:hideMark/>
              </w:tcPr>
            </w:tcPrChange>
          </w:tcPr>
          <w:p w14:paraId="70EFE5A4" w14:textId="77777777" w:rsidR="00C76A19" w:rsidRPr="00C76A19" w:rsidRDefault="00C76A19">
            <w:pPr>
              <w:rPr>
                <w:ins w:id="6149" w:author="Felix Pascal (felixpas)" w:date="2025-07-01T19:19:00Z"/>
                <w:rPrChange w:id="6150" w:author="Felix Pascal (felixpas)" w:date="2025-07-01T19:19:00Z">
                  <w:rPr>
                    <w:ins w:id="6151" w:author="Felix Pascal (felixpas)" w:date="2025-07-01T19:19:00Z"/>
                    <w:rFonts w:ascii="Calibri" w:hAnsi="Calibri" w:cs="Calibri"/>
                    <w:color w:val="000000"/>
                  </w:rPr>
                </w:rPrChange>
              </w:rPr>
            </w:pPr>
            <w:ins w:id="6152" w:author="Felix Pascal (felixpas)" w:date="2025-07-01T19:19:00Z">
              <w:r w:rsidRPr="00C76A19">
                <w:rPr>
                  <w:rPrChange w:id="6153" w:author="Felix Pascal (felixpas)" w:date="2025-07-01T19:19:00Z">
                    <w:rPr>
                      <w:rFonts w:ascii="Calibri" w:hAnsi="Calibri" w:cs="Calibri"/>
                      <w:color w:val="000000"/>
                    </w:rPr>
                  </w:rPrChange>
                </w:rPr>
                <w:t>increasing</w:t>
              </w:r>
            </w:ins>
          </w:p>
        </w:tc>
        <w:tc>
          <w:tcPr>
            <w:tcW w:w="850" w:type="dxa"/>
            <w:noWrap/>
            <w:hideMark/>
            <w:tcPrChange w:id="6154" w:author="Felix Pascal (felixpas)" w:date="2025-07-01T19:33:00Z">
              <w:tcPr>
                <w:tcW w:w="1280" w:type="dxa"/>
                <w:gridSpan w:val="2"/>
                <w:noWrap/>
                <w:hideMark/>
              </w:tcPr>
            </w:tcPrChange>
          </w:tcPr>
          <w:p w14:paraId="3E49A7C9" w14:textId="77777777" w:rsidR="00C76A19" w:rsidRPr="00C76A19" w:rsidRDefault="00C76A19" w:rsidP="00C76A19">
            <w:pPr>
              <w:rPr>
                <w:ins w:id="6155" w:author="Felix Pascal (felixpas)" w:date="2025-07-01T19:19:00Z"/>
                <w:rPrChange w:id="6156" w:author="Felix Pascal (felixpas)" w:date="2025-07-01T19:19:00Z">
                  <w:rPr>
                    <w:ins w:id="6157" w:author="Felix Pascal (felixpas)" w:date="2025-07-01T19:19:00Z"/>
                    <w:rFonts w:ascii="Calibri" w:hAnsi="Calibri" w:cs="Calibri"/>
                    <w:color w:val="000000"/>
                  </w:rPr>
                </w:rPrChange>
              </w:rPr>
              <w:pPrChange w:id="6158" w:author="Felix Pascal (felixpas)" w:date="2025-07-01T19:19:00Z">
                <w:pPr>
                  <w:jc w:val="right"/>
                </w:pPr>
              </w:pPrChange>
            </w:pPr>
            <w:ins w:id="6159" w:author="Felix Pascal (felixpas)" w:date="2025-07-01T19:19:00Z">
              <w:r w:rsidRPr="00C76A19">
                <w:rPr>
                  <w:rPrChange w:id="6160" w:author="Felix Pascal (felixpas)" w:date="2025-07-01T19:19:00Z">
                    <w:rPr>
                      <w:rFonts w:ascii="Calibri" w:hAnsi="Calibri" w:cs="Calibri"/>
                      <w:color w:val="000000"/>
                    </w:rPr>
                  </w:rPrChange>
                </w:rPr>
                <w:t>138</w:t>
              </w:r>
            </w:ins>
          </w:p>
        </w:tc>
      </w:tr>
      <w:tr w:rsidR="00C76A19" w:rsidRPr="00C76A19" w14:paraId="2D04A093" w14:textId="77777777" w:rsidTr="00D247C6">
        <w:trPr>
          <w:trHeight w:val="288"/>
          <w:ins w:id="6161" w:author="Felix Pascal (felixpas)" w:date="2025-07-01T19:19:00Z"/>
          <w:trPrChange w:id="6162" w:author="Felix Pascal (felixpas)" w:date="2025-07-01T19:33:00Z">
            <w:trPr>
              <w:gridAfter w:val="0"/>
              <w:trHeight w:val="288"/>
            </w:trPr>
          </w:trPrChange>
        </w:trPr>
        <w:tc>
          <w:tcPr>
            <w:tcW w:w="3256" w:type="dxa"/>
            <w:noWrap/>
            <w:hideMark/>
            <w:tcPrChange w:id="6163" w:author="Felix Pascal (felixpas)" w:date="2025-07-01T19:33:00Z">
              <w:tcPr>
                <w:tcW w:w="2940" w:type="dxa"/>
                <w:noWrap/>
                <w:hideMark/>
              </w:tcPr>
            </w:tcPrChange>
          </w:tcPr>
          <w:p w14:paraId="38CDA238" w14:textId="77777777" w:rsidR="00C76A19" w:rsidRPr="00C76A19" w:rsidRDefault="00C76A19">
            <w:pPr>
              <w:rPr>
                <w:ins w:id="6164" w:author="Felix Pascal (felixpas)" w:date="2025-07-01T19:19:00Z"/>
                <w:rPrChange w:id="6165" w:author="Felix Pascal (felixpas)" w:date="2025-07-01T19:19:00Z">
                  <w:rPr>
                    <w:ins w:id="6166" w:author="Felix Pascal (felixpas)" w:date="2025-07-01T19:19:00Z"/>
                    <w:rFonts w:ascii="Calibri" w:hAnsi="Calibri" w:cs="Calibri"/>
                    <w:color w:val="000000"/>
                  </w:rPr>
                </w:rPrChange>
              </w:rPr>
            </w:pPr>
            <w:proofErr w:type="spellStart"/>
            <w:ins w:id="6167" w:author="Felix Pascal (felixpas)" w:date="2025-07-01T19:19:00Z">
              <w:r w:rsidRPr="00C76A19">
                <w:rPr>
                  <w:rPrChange w:id="6168" w:author="Felix Pascal (felixpas)" w:date="2025-07-01T19:19:00Z">
                    <w:rPr>
                      <w:rFonts w:ascii="Calibri" w:hAnsi="Calibri" w:cs="Calibri"/>
                      <w:color w:val="000000"/>
                    </w:rPr>
                  </w:rPrChange>
                </w:rPr>
                <w:t>Luzula</w:t>
              </w:r>
              <w:proofErr w:type="spellEnd"/>
              <w:r w:rsidRPr="00C76A19">
                <w:rPr>
                  <w:rPrChange w:id="6169" w:author="Felix Pascal (felixpas)" w:date="2025-07-01T19:19:00Z">
                    <w:rPr>
                      <w:rFonts w:ascii="Calibri" w:hAnsi="Calibri" w:cs="Calibri"/>
                      <w:color w:val="000000"/>
                    </w:rPr>
                  </w:rPrChange>
                </w:rPr>
                <w:t xml:space="preserve"> </w:t>
              </w:r>
              <w:proofErr w:type="spellStart"/>
              <w:r w:rsidRPr="00C76A19">
                <w:rPr>
                  <w:rPrChange w:id="6170" w:author="Felix Pascal (felixpas)" w:date="2025-07-01T19:19:00Z">
                    <w:rPr>
                      <w:rFonts w:ascii="Calibri" w:hAnsi="Calibri" w:cs="Calibri"/>
                      <w:color w:val="000000"/>
                    </w:rPr>
                  </w:rPrChange>
                </w:rPr>
                <w:t>alpinopilosa</w:t>
              </w:r>
              <w:proofErr w:type="spellEnd"/>
            </w:ins>
          </w:p>
        </w:tc>
        <w:tc>
          <w:tcPr>
            <w:tcW w:w="1706" w:type="dxa"/>
            <w:noWrap/>
            <w:hideMark/>
            <w:tcPrChange w:id="6171" w:author="Felix Pascal (felixpas)" w:date="2025-07-01T19:33:00Z">
              <w:tcPr>
                <w:tcW w:w="2480" w:type="dxa"/>
                <w:noWrap/>
                <w:hideMark/>
              </w:tcPr>
            </w:tcPrChange>
          </w:tcPr>
          <w:p w14:paraId="43D51509" w14:textId="77777777" w:rsidR="00C76A19" w:rsidRPr="00C76A19" w:rsidRDefault="00C76A19" w:rsidP="00C76A19">
            <w:pPr>
              <w:rPr>
                <w:ins w:id="6172" w:author="Felix Pascal (felixpas)" w:date="2025-07-01T19:19:00Z"/>
                <w:rPrChange w:id="6173" w:author="Felix Pascal (felixpas)" w:date="2025-07-01T19:19:00Z">
                  <w:rPr>
                    <w:ins w:id="6174" w:author="Felix Pascal (felixpas)" w:date="2025-07-01T19:19:00Z"/>
                    <w:rFonts w:ascii="Calibri" w:hAnsi="Calibri" w:cs="Calibri"/>
                    <w:color w:val="000000"/>
                  </w:rPr>
                </w:rPrChange>
              </w:rPr>
              <w:pPrChange w:id="6175" w:author="Felix Pascal (felixpas)" w:date="2025-07-01T19:19:00Z">
                <w:pPr>
                  <w:jc w:val="right"/>
                </w:pPr>
              </w:pPrChange>
            </w:pPr>
            <w:ins w:id="6176" w:author="Felix Pascal (felixpas)" w:date="2025-07-01T19:19:00Z">
              <w:r w:rsidRPr="00C76A19">
                <w:rPr>
                  <w:rPrChange w:id="6177" w:author="Felix Pascal (felixpas)" w:date="2025-07-01T19:19:00Z">
                    <w:rPr>
                      <w:rFonts w:ascii="Calibri" w:hAnsi="Calibri" w:cs="Calibri"/>
                      <w:color w:val="000000"/>
                    </w:rPr>
                  </w:rPrChange>
                </w:rPr>
                <w:t>9.610709876</w:t>
              </w:r>
            </w:ins>
          </w:p>
        </w:tc>
        <w:tc>
          <w:tcPr>
            <w:tcW w:w="1696" w:type="dxa"/>
            <w:noWrap/>
            <w:hideMark/>
            <w:tcPrChange w:id="6178" w:author="Felix Pascal (felixpas)" w:date="2025-07-01T19:33:00Z">
              <w:tcPr>
                <w:tcW w:w="1300" w:type="dxa"/>
                <w:noWrap/>
                <w:hideMark/>
              </w:tcPr>
            </w:tcPrChange>
          </w:tcPr>
          <w:p w14:paraId="6094DA2D" w14:textId="77777777" w:rsidR="00C76A19" w:rsidRPr="00C76A19" w:rsidRDefault="00C76A19" w:rsidP="00C76A19">
            <w:pPr>
              <w:rPr>
                <w:ins w:id="6179" w:author="Felix Pascal (felixpas)" w:date="2025-07-01T19:19:00Z"/>
                <w:rPrChange w:id="6180" w:author="Felix Pascal (felixpas)" w:date="2025-07-01T19:19:00Z">
                  <w:rPr>
                    <w:ins w:id="6181" w:author="Felix Pascal (felixpas)" w:date="2025-07-01T19:19:00Z"/>
                    <w:rFonts w:ascii="Calibri" w:hAnsi="Calibri" w:cs="Calibri"/>
                    <w:color w:val="000000"/>
                  </w:rPr>
                </w:rPrChange>
              </w:rPr>
              <w:pPrChange w:id="6182" w:author="Felix Pascal (felixpas)" w:date="2025-07-01T19:19:00Z">
                <w:pPr>
                  <w:jc w:val="right"/>
                </w:pPr>
              </w:pPrChange>
            </w:pPr>
            <w:ins w:id="6183" w:author="Felix Pascal (felixpas)" w:date="2025-07-01T19:19:00Z">
              <w:r w:rsidRPr="00C76A19">
                <w:rPr>
                  <w:rPrChange w:id="6184" w:author="Felix Pascal (felixpas)" w:date="2025-07-01T19:19:00Z">
                    <w:rPr>
                      <w:rFonts w:ascii="Calibri" w:hAnsi="Calibri" w:cs="Calibri"/>
                      <w:color w:val="000000"/>
                    </w:rPr>
                  </w:rPrChange>
                </w:rPr>
                <w:t>0.000267611</w:t>
              </w:r>
            </w:ins>
          </w:p>
        </w:tc>
        <w:tc>
          <w:tcPr>
            <w:tcW w:w="1418" w:type="dxa"/>
            <w:noWrap/>
            <w:hideMark/>
            <w:tcPrChange w:id="6185" w:author="Felix Pascal (felixpas)" w:date="2025-07-01T19:33:00Z">
              <w:tcPr>
                <w:tcW w:w="980" w:type="dxa"/>
                <w:noWrap/>
                <w:hideMark/>
              </w:tcPr>
            </w:tcPrChange>
          </w:tcPr>
          <w:p w14:paraId="4982DD5E" w14:textId="77777777" w:rsidR="00C76A19" w:rsidRPr="00C76A19" w:rsidRDefault="00C76A19">
            <w:pPr>
              <w:rPr>
                <w:ins w:id="6186" w:author="Felix Pascal (felixpas)" w:date="2025-07-01T19:19:00Z"/>
                <w:rPrChange w:id="6187" w:author="Felix Pascal (felixpas)" w:date="2025-07-01T19:19:00Z">
                  <w:rPr>
                    <w:ins w:id="6188" w:author="Felix Pascal (felixpas)" w:date="2025-07-01T19:19:00Z"/>
                    <w:rFonts w:ascii="Calibri" w:hAnsi="Calibri" w:cs="Calibri"/>
                    <w:color w:val="000000"/>
                  </w:rPr>
                </w:rPrChange>
              </w:rPr>
            </w:pPr>
            <w:ins w:id="6189" w:author="Felix Pascal (felixpas)" w:date="2025-07-01T19:19:00Z">
              <w:r w:rsidRPr="00C76A19">
                <w:rPr>
                  <w:rPrChange w:id="6190" w:author="Felix Pascal (felixpas)" w:date="2025-07-01T19:19:00Z">
                    <w:rPr>
                      <w:rFonts w:ascii="Calibri" w:hAnsi="Calibri" w:cs="Calibri"/>
                      <w:color w:val="000000"/>
                    </w:rPr>
                  </w:rPrChange>
                </w:rPr>
                <w:t>increasing</w:t>
              </w:r>
            </w:ins>
          </w:p>
        </w:tc>
        <w:tc>
          <w:tcPr>
            <w:tcW w:w="850" w:type="dxa"/>
            <w:noWrap/>
            <w:hideMark/>
            <w:tcPrChange w:id="6191" w:author="Felix Pascal (felixpas)" w:date="2025-07-01T19:33:00Z">
              <w:tcPr>
                <w:tcW w:w="900" w:type="dxa"/>
                <w:noWrap/>
                <w:hideMark/>
              </w:tcPr>
            </w:tcPrChange>
          </w:tcPr>
          <w:p w14:paraId="3C734401" w14:textId="77777777" w:rsidR="00C76A19" w:rsidRPr="00C76A19" w:rsidRDefault="00C76A19" w:rsidP="00C76A19">
            <w:pPr>
              <w:rPr>
                <w:ins w:id="6192" w:author="Felix Pascal (felixpas)" w:date="2025-07-01T19:19:00Z"/>
                <w:rPrChange w:id="6193" w:author="Felix Pascal (felixpas)" w:date="2025-07-01T19:19:00Z">
                  <w:rPr>
                    <w:ins w:id="6194" w:author="Felix Pascal (felixpas)" w:date="2025-07-01T19:19:00Z"/>
                    <w:rFonts w:ascii="Calibri" w:hAnsi="Calibri" w:cs="Calibri"/>
                    <w:color w:val="000000"/>
                  </w:rPr>
                </w:rPrChange>
              </w:rPr>
              <w:pPrChange w:id="6195" w:author="Felix Pascal (felixpas)" w:date="2025-07-01T19:19:00Z">
                <w:pPr>
                  <w:jc w:val="right"/>
                </w:pPr>
              </w:pPrChange>
            </w:pPr>
            <w:ins w:id="6196" w:author="Felix Pascal (felixpas)" w:date="2025-07-01T19:19:00Z">
              <w:r w:rsidRPr="00C76A19">
                <w:rPr>
                  <w:rPrChange w:id="6197" w:author="Felix Pascal (felixpas)" w:date="2025-07-01T19:19:00Z">
                    <w:rPr>
                      <w:rFonts w:ascii="Calibri" w:hAnsi="Calibri" w:cs="Calibri"/>
                      <w:color w:val="000000"/>
                    </w:rPr>
                  </w:rPrChange>
                </w:rPr>
                <w:t>305</w:t>
              </w:r>
            </w:ins>
          </w:p>
        </w:tc>
      </w:tr>
      <w:tr w:rsidR="00D247C6" w:rsidRPr="00D247C6" w14:paraId="7B7D18CC" w14:textId="77777777" w:rsidTr="00D247C6">
        <w:tblPrEx>
          <w:tblPrExChange w:id="6198" w:author="Felix Pascal (felixpas)" w:date="2025-07-01T19:33:00Z">
            <w:tblPrEx>
              <w:tblW w:w="9067" w:type="dxa"/>
            </w:tblPrEx>
          </w:tblPrExChange>
        </w:tblPrEx>
        <w:trPr>
          <w:trHeight w:val="288"/>
          <w:ins w:id="6199" w:author="Felix Pascal (felixpas)" w:date="2025-07-01T19:19:00Z"/>
          <w:trPrChange w:id="6200" w:author="Felix Pascal (felixpas)" w:date="2025-07-01T19:33:00Z">
            <w:trPr>
              <w:trHeight w:val="288"/>
            </w:trPr>
          </w:trPrChange>
        </w:trPr>
        <w:tc>
          <w:tcPr>
            <w:tcW w:w="3256" w:type="dxa"/>
            <w:noWrap/>
            <w:hideMark/>
            <w:tcPrChange w:id="6201" w:author="Felix Pascal (felixpas)" w:date="2025-07-01T19:33:00Z">
              <w:tcPr>
                <w:tcW w:w="2940" w:type="dxa"/>
                <w:noWrap/>
                <w:hideMark/>
              </w:tcPr>
            </w:tcPrChange>
          </w:tcPr>
          <w:p w14:paraId="2590E273" w14:textId="77777777" w:rsidR="00C76A19" w:rsidRPr="00C76A19" w:rsidRDefault="00C76A19">
            <w:pPr>
              <w:rPr>
                <w:ins w:id="6202" w:author="Felix Pascal (felixpas)" w:date="2025-07-01T19:19:00Z"/>
                <w:rPrChange w:id="6203" w:author="Felix Pascal (felixpas)" w:date="2025-07-01T19:19:00Z">
                  <w:rPr>
                    <w:ins w:id="6204" w:author="Felix Pascal (felixpas)" w:date="2025-07-01T19:19:00Z"/>
                    <w:rFonts w:ascii="Calibri" w:hAnsi="Calibri" w:cs="Calibri"/>
                    <w:color w:val="000000"/>
                  </w:rPr>
                </w:rPrChange>
              </w:rPr>
            </w:pPr>
            <w:ins w:id="6205" w:author="Felix Pascal (felixpas)" w:date="2025-07-01T19:19:00Z">
              <w:r w:rsidRPr="00C76A19">
                <w:rPr>
                  <w:rPrChange w:id="6206" w:author="Felix Pascal (felixpas)" w:date="2025-07-01T19:19:00Z">
                    <w:rPr>
                      <w:rFonts w:ascii="Calibri" w:hAnsi="Calibri" w:cs="Calibri"/>
                      <w:color w:val="000000"/>
                    </w:rPr>
                  </w:rPrChange>
                </w:rPr>
                <w:t xml:space="preserve">Epilobium </w:t>
              </w:r>
              <w:proofErr w:type="spellStart"/>
              <w:r w:rsidRPr="00C76A19">
                <w:rPr>
                  <w:rPrChange w:id="6207" w:author="Felix Pascal (felixpas)" w:date="2025-07-01T19:19:00Z">
                    <w:rPr>
                      <w:rFonts w:ascii="Calibri" w:hAnsi="Calibri" w:cs="Calibri"/>
                      <w:color w:val="000000"/>
                    </w:rPr>
                  </w:rPrChange>
                </w:rPr>
                <w:t>anagallidifolium</w:t>
              </w:r>
              <w:proofErr w:type="spellEnd"/>
            </w:ins>
          </w:p>
        </w:tc>
        <w:tc>
          <w:tcPr>
            <w:tcW w:w="1706" w:type="dxa"/>
            <w:noWrap/>
            <w:hideMark/>
            <w:tcPrChange w:id="6208" w:author="Felix Pascal (felixpas)" w:date="2025-07-01T19:33:00Z">
              <w:tcPr>
                <w:tcW w:w="2480" w:type="dxa"/>
                <w:noWrap/>
                <w:hideMark/>
              </w:tcPr>
            </w:tcPrChange>
          </w:tcPr>
          <w:p w14:paraId="424C0E59" w14:textId="77777777" w:rsidR="00C76A19" w:rsidRPr="00C76A19" w:rsidRDefault="00C76A19" w:rsidP="00C76A19">
            <w:pPr>
              <w:rPr>
                <w:ins w:id="6209" w:author="Felix Pascal (felixpas)" w:date="2025-07-01T19:19:00Z"/>
                <w:rPrChange w:id="6210" w:author="Felix Pascal (felixpas)" w:date="2025-07-01T19:19:00Z">
                  <w:rPr>
                    <w:ins w:id="6211" w:author="Felix Pascal (felixpas)" w:date="2025-07-01T19:19:00Z"/>
                    <w:rFonts w:ascii="Calibri" w:hAnsi="Calibri" w:cs="Calibri"/>
                    <w:color w:val="000000"/>
                  </w:rPr>
                </w:rPrChange>
              </w:rPr>
              <w:pPrChange w:id="6212" w:author="Felix Pascal (felixpas)" w:date="2025-07-01T19:19:00Z">
                <w:pPr>
                  <w:jc w:val="right"/>
                </w:pPr>
              </w:pPrChange>
            </w:pPr>
            <w:ins w:id="6213" w:author="Felix Pascal (felixpas)" w:date="2025-07-01T19:19:00Z">
              <w:r w:rsidRPr="00C76A19">
                <w:rPr>
                  <w:rPrChange w:id="6214" w:author="Felix Pascal (felixpas)" w:date="2025-07-01T19:19:00Z">
                    <w:rPr>
                      <w:rFonts w:ascii="Calibri" w:hAnsi="Calibri" w:cs="Calibri"/>
                      <w:color w:val="000000"/>
                    </w:rPr>
                  </w:rPrChange>
                </w:rPr>
                <w:t>9.544721963</w:t>
              </w:r>
            </w:ins>
          </w:p>
        </w:tc>
        <w:tc>
          <w:tcPr>
            <w:tcW w:w="1696" w:type="dxa"/>
            <w:noWrap/>
            <w:hideMark/>
            <w:tcPrChange w:id="6215" w:author="Felix Pascal (felixpas)" w:date="2025-07-01T19:33:00Z">
              <w:tcPr>
                <w:tcW w:w="1387" w:type="dxa"/>
                <w:noWrap/>
                <w:hideMark/>
              </w:tcPr>
            </w:tcPrChange>
          </w:tcPr>
          <w:p w14:paraId="7ACF4B7D" w14:textId="77777777" w:rsidR="00C76A19" w:rsidRPr="00C76A19" w:rsidRDefault="00C76A19" w:rsidP="00C76A19">
            <w:pPr>
              <w:rPr>
                <w:ins w:id="6216" w:author="Felix Pascal (felixpas)" w:date="2025-07-01T19:19:00Z"/>
                <w:rPrChange w:id="6217" w:author="Felix Pascal (felixpas)" w:date="2025-07-01T19:19:00Z">
                  <w:rPr>
                    <w:ins w:id="6218" w:author="Felix Pascal (felixpas)" w:date="2025-07-01T19:19:00Z"/>
                    <w:rFonts w:ascii="Calibri" w:hAnsi="Calibri" w:cs="Calibri"/>
                    <w:color w:val="000000"/>
                  </w:rPr>
                </w:rPrChange>
              </w:rPr>
              <w:pPrChange w:id="6219" w:author="Felix Pascal (felixpas)" w:date="2025-07-01T19:19:00Z">
                <w:pPr>
                  <w:jc w:val="right"/>
                </w:pPr>
              </w:pPrChange>
            </w:pPr>
            <w:ins w:id="6220" w:author="Felix Pascal (felixpas)" w:date="2025-07-01T19:19:00Z">
              <w:r w:rsidRPr="00C76A19">
                <w:rPr>
                  <w:rPrChange w:id="6221" w:author="Felix Pascal (felixpas)" w:date="2025-07-01T19:19:00Z">
                    <w:rPr>
                      <w:rFonts w:ascii="Calibri" w:hAnsi="Calibri" w:cs="Calibri"/>
                      <w:color w:val="000000"/>
                    </w:rPr>
                  </w:rPrChange>
                </w:rPr>
                <w:t>0.020367095</w:t>
              </w:r>
            </w:ins>
          </w:p>
        </w:tc>
        <w:tc>
          <w:tcPr>
            <w:tcW w:w="1418" w:type="dxa"/>
            <w:noWrap/>
            <w:hideMark/>
            <w:tcPrChange w:id="6222" w:author="Felix Pascal (felixpas)" w:date="2025-07-01T19:33:00Z">
              <w:tcPr>
                <w:tcW w:w="980" w:type="dxa"/>
                <w:noWrap/>
                <w:hideMark/>
              </w:tcPr>
            </w:tcPrChange>
          </w:tcPr>
          <w:p w14:paraId="7D8FEE78" w14:textId="77777777" w:rsidR="00C76A19" w:rsidRPr="00C76A19" w:rsidRDefault="00C76A19">
            <w:pPr>
              <w:rPr>
                <w:ins w:id="6223" w:author="Felix Pascal (felixpas)" w:date="2025-07-01T19:19:00Z"/>
                <w:rPrChange w:id="6224" w:author="Felix Pascal (felixpas)" w:date="2025-07-01T19:19:00Z">
                  <w:rPr>
                    <w:ins w:id="6225" w:author="Felix Pascal (felixpas)" w:date="2025-07-01T19:19:00Z"/>
                    <w:rFonts w:ascii="Calibri" w:hAnsi="Calibri" w:cs="Calibri"/>
                    <w:color w:val="000000"/>
                  </w:rPr>
                </w:rPrChange>
              </w:rPr>
            </w:pPr>
            <w:ins w:id="6226" w:author="Felix Pascal (felixpas)" w:date="2025-07-01T19:19:00Z">
              <w:r w:rsidRPr="00C76A19">
                <w:rPr>
                  <w:rPrChange w:id="6227" w:author="Felix Pascal (felixpas)" w:date="2025-07-01T19:19:00Z">
                    <w:rPr>
                      <w:rFonts w:ascii="Calibri" w:hAnsi="Calibri" w:cs="Calibri"/>
                      <w:color w:val="000000"/>
                    </w:rPr>
                  </w:rPrChange>
                </w:rPr>
                <w:t>increasing</w:t>
              </w:r>
            </w:ins>
          </w:p>
        </w:tc>
        <w:tc>
          <w:tcPr>
            <w:tcW w:w="850" w:type="dxa"/>
            <w:noWrap/>
            <w:hideMark/>
            <w:tcPrChange w:id="6228" w:author="Felix Pascal (felixpas)" w:date="2025-07-01T19:33:00Z">
              <w:tcPr>
                <w:tcW w:w="1280" w:type="dxa"/>
                <w:gridSpan w:val="2"/>
                <w:noWrap/>
                <w:hideMark/>
              </w:tcPr>
            </w:tcPrChange>
          </w:tcPr>
          <w:p w14:paraId="15BC7FBC" w14:textId="77777777" w:rsidR="00C76A19" w:rsidRPr="00C76A19" w:rsidRDefault="00C76A19" w:rsidP="00C76A19">
            <w:pPr>
              <w:rPr>
                <w:ins w:id="6229" w:author="Felix Pascal (felixpas)" w:date="2025-07-01T19:19:00Z"/>
                <w:rPrChange w:id="6230" w:author="Felix Pascal (felixpas)" w:date="2025-07-01T19:19:00Z">
                  <w:rPr>
                    <w:ins w:id="6231" w:author="Felix Pascal (felixpas)" w:date="2025-07-01T19:19:00Z"/>
                    <w:rFonts w:ascii="Calibri" w:hAnsi="Calibri" w:cs="Calibri"/>
                    <w:color w:val="000000"/>
                  </w:rPr>
                </w:rPrChange>
              </w:rPr>
              <w:pPrChange w:id="6232" w:author="Felix Pascal (felixpas)" w:date="2025-07-01T19:19:00Z">
                <w:pPr>
                  <w:jc w:val="right"/>
                </w:pPr>
              </w:pPrChange>
            </w:pPr>
            <w:ins w:id="6233" w:author="Felix Pascal (felixpas)" w:date="2025-07-01T19:19:00Z">
              <w:r w:rsidRPr="00C76A19">
                <w:rPr>
                  <w:rPrChange w:id="6234" w:author="Felix Pascal (felixpas)" w:date="2025-07-01T19:19:00Z">
                    <w:rPr>
                      <w:rFonts w:ascii="Calibri" w:hAnsi="Calibri" w:cs="Calibri"/>
                      <w:color w:val="000000"/>
                    </w:rPr>
                  </w:rPrChange>
                </w:rPr>
                <w:t>36</w:t>
              </w:r>
            </w:ins>
          </w:p>
        </w:tc>
      </w:tr>
      <w:tr w:rsidR="00C76A19" w:rsidRPr="00C76A19" w14:paraId="5FFBDAFE" w14:textId="77777777" w:rsidTr="00D247C6">
        <w:trPr>
          <w:trHeight w:val="288"/>
          <w:ins w:id="6235" w:author="Felix Pascal (felixpas)" w:date="2025-07-01T19:19:00Z"/>
          <w:trPrChange w:id="6236" w:author="Felix Pascal (felixpas)" w:date="2025-07-01T19:33:00Z">
            <w:trPr>
              <w:gridAfter w:val="0"/>
              <w:trHeight w:val="288"/>
            </w:trPr>
          </w:trPrChange>
        </w:trPr>
        <w:tc>
          <w:tcPr>
            <w:tcW w:w="3256" w:type="dxa"/>
            <w:noWrap/>
            <w:hideMark/>
            <w:tcPrChange w:id="6237" w:author="Felix Pascal (felixpas)" w:date="2025-07-01T19:33:00Z">
              <w:tcPr>
                <w:tcW w:w="2940" w:type="dxa"/>
                <w:noWrap/>
                <w:hideMark/>
              </w:tcPr>
            </w:tcPrChange>
          </w:tcPr>
          <w:p w14:paraId="092D5195" w14:textId="77777777" w:rsidR="00C76A19" w:rsidRPr="00C76A19" w:rsidRDefault="00C76A19">
            <w:pPr>
              <w:rPr>
                <w:ins w:id="6238" w:author="Felix Pascal (felixpas)" w:date="2025-07-01T19:19:00Z"/>
                <w:rPrChange w:id="6239" w:author="Felix Pascal (felixpas)" w:date="2025-07-01T19:19:00Z">
                  <w:rPr>
                    <w:ins w:id="6240" w:author="Felix Pascal (felixpas)" w:date="2025-07-01T19:19:00Z"/>
                    <w:rFonts w:ascii="Calibri" w:hAnsi="Calibri" w:cs="Calibri"/>
                    <w:color w:val="000000"/>
                  </w:rPr>
                </w:rPrChange>
              </w:rPr>
            </w:pPr>
            <w:ins w:id="6241" w:author="Felix Pascal (felixpas)" w:date="2025-07-01T19:19:00Z">
              <w:r w:rsidRPr="00C76A19">
                <w:rPr>
                  <w:rPrChange w:id="6242" w:author="Felix Pascal (felixpas)" w:date="2025-07-01T19:19:00Z">
                    <w:rPr>
                      <w:rFonts w:ascii="Calibri" w:hAnsi="Calibri" w:cs="Calibri"/>
                      <w:color w:val="000000"/>
                    </w:rPr>
                  </w:rPrChange>
                </w:rPr>
                <w:t>Brassica napus</w:t>
              </w:r>
            </w:ins>
          </w:p>
        </w:tc>
        <w:tc>
          <w:tcPr>
            <w:tcW w:w="1706" w:type="dxa"/>
            <w:noWrap/>
            <w:hideMark/>
            <w:tcPrChange w:id="6243" w:author="Felix Pascal (felixpas)" w:date="2025-07-01T19:33:00Z">
              <w:tcPr>
                <w:tcW w:w="2480" w:type="dxa"/>
                <w:noWrap/>
                <w:hideMark/>
              </w:tcPr>
            </w:tcPrChange>
          </w:tcPr>
          <w:p w14:paraId="2A9F8431" w14:textId="77777777" w:rsidR="00C76A19" w:rsidRPr="00C76A19" w:rsidRDefault="00C76A19" w:rsidP="00C76A19">
            <w:pPr>
              <w:rPr>
                <w:ins w:id="6244" w:author="Felix Pascal (felixpas)" w:date="2025-07-01T19:19:00Z"/>
                <w:rPrChange w:id="6245" w:author="Felix Pascal (felixpas)" w:date="2025-07-01T19:19:00Z">
                  <w:rPr>
                    <w:ins w:id="6246" w:author="Felix Pascal (felixpas)" w:date="2025-07-01T19:19:00Z"/>
                    <w:rFonts w:ascii="Calibri" w:hAnsi="Calibri" w:cs="Calibri"/>
                    <w:color w:val="000000"/>
                  </w:rPr>
                </w:rPrChange>
              </w:rPr>
              <w:pPrChange w:id="6247" w:author="Felix Pascal (felixpas)" w:date="2025-07-01T19:19:00Z">
                <w:pPr>
                  <w:jc w:val="right"/>
                </w:pPr>
              </w:pPrChange>
            </w:pPr>
            <w:ins w:id="6248" w:author="Felix Pascal (felixpas)" w:date="2025-07-01T19:19:00Z">
              <w:r w:rsidRPr="00C76A19">
                <w:rPr>
                  <w:rPrChange w:id="6249" w:author="Felix Pascal (felixpas)" w:date="2025-07-01T19:19:00Z">
                    <w:rPr>
                      <w:rFonts w:ascii="Calibri" w:hAnsi="Calibri" w:cs="Calibri"/>
                      <w:color w:val="000000"/>
                    </w:rPr>
                  </w:rPrChange>
                </w:rPr>
                <w:t>9.489553469</w:t>
              </w:r>
            </w:ins>
          </w:p>
        </w:tc>
        <w:tc>
          <w:tcPr>
            <w:tcW w:w="1696" w:type="dxa"/>
            <w:noWrap/>
            <w:hideMark/>
            <w:tcPrChange w:id="6250" w:author="Felix Pascal (felixpas)" w:date="2025-07-01T19:33:00Z">
              <w:tcPr>
                <w:tcW w:w="1300" w:type="dxa"/>
                <w:noWrap/>
                <w:hideMark/>
              </w:tcPr>
            </w:tcPrChange>
          </w:tcPr>
          <w:p w14:paraId="449F1515" w14:textId="77777777" w:rsidR="00C76A19" w:rsidRPr="00C76A19" w:rsidRDefault="00C76A19" w:rsidP="00C76A19">
            <w:pPr>
              <w:rPr>
                <w:ins w:id="6251" w:author="Felix Pascal (felixpas)" w:date="2025-07-01T19:19:00Z"/>
                <w:rPrChange w:id="6252" w:author="Felix Pascal (felixpas)" w:date="2025-07-01T19:19:00Z">
                  <w:rPr>
                    <w:ins w:id="6253" w:author="Felix Pascal (felixpas)" w:date="2025-07-01T19:19:00Z"/>
                    <w:rFonts w:ascii="Calibri" w:hAnsi="Calibri" w:cs="Calibri"/>
                    <w:color w:val="000000"/>
                  </w:rPr>
                </w:rPrChange>
              </w:rPr>
              <w:pPrChange w:id="6254" w:author="Felix Pascal (felixpas)" w:date="2025-07-01T19:19:00Z">
                <w:pPr>
                  <w:jc w:val="right"/>
                </w:pPr>
              </w:pPrChange>
            </w:pPr>
            <w:ins w:id="6255" w:author="Felix Pascal (felixpas)" w:date="2025-07-01T19:19:00Z">
              <w:r w:rsidRPr="00C76A19">
                <w:rPr>
                  <w:rPrChange w:id="6256" w:author="Felix Pascal (felixpas)" w:date="2025-07-01T19:19:00Z">
                    <w:rPr>
                      <w:rFonts w:ascii="Calibri" w:hAnsi="Calibri" w:cs="Calibri"/>
                      <w:color w:val="000000"/>
                    </w:rPr>
                  </w:rPrChange>
                </w:rPr>
                <w:t>0.000346484</w:t>
              </w:r>
            </w:ins>
          </w:p>
        </w:tc>
        <w:tc>
          <w:tcPr>
            <w:tcW w:w="1418" w:type="dxa"/>
            <w:noWrap/>
            <w:hideMark/>
            <w:tcPrChange w:id="6257" w:author="Felix Pascal (felixpas)" w:date="2025-07-01T19:33:00Z">
              <w:tcPr>
                <w:tcW w:w="980" w:type="dxa"/>
                <w:noWrap/>
                <w:hideMark/>
              </w:tcPr>
            </w:tcPrChange>
          </w:tcPr>
          <w:p w14:paraId="25F892D5" w14:textId="77777777" w:rsidR="00C76A19" w:rsidRPr="00C76A19" w:rsidRDefault="00C76A19">
            <w:pPr>
              <w:rPr>
                <w:ins w:id="6258" w:author="Felix Pascal (felixpas)" w:date="2025-07-01T19:19:00Z"/>
                <w:rPrChange w:id="6259" w:author="Felix Pascal (felixpas)" w:date="2025-07-01T19:19:00Z">
                  <w:rPr>
                    <w:ins w:id="6260" w:author="Felix Pascal (felixpas)" w:date="2025-07-01T19:19:00Z"/>
                    <w:rFonts w:ascii="Calibri" w:hAnsi="Calibri" w:cs="Calibri"/>
                    <w:color w:val="000000"/>
                  </w:rPr>
                </w:rPrChange>
              </w:rPr>
            </w:pPr>
            <w:ins w:id="6261" w:author="Felix Pascal (felixpas)" w:date="2025-07-01T19:19:00Z">
              <w:r w:rsidRPr="00C76A19">
                <w:rPr>
                  <w:rPrChange w:id="6262" w:author="Felix Pascal (felixpas)" w:date="2025-07-01T19:19:00Z">
                    <w:rPr>
                      <w:rFonts w:ascii="Calibri" w:hAnsi="Calibri" w:cs="Calibri"/>
                      <w:color w:val="000000"/>
                    </w:rPr>
                  </w:rPrChange>
                </w:rPr>
                <w:t>increasing</w:t>
              </w:r>
            </w:ins>
          </w:p>
        </w:tc>
        <w:tc>
          <w:tcPr>
            <w:tcW w:w="850" w:type="dxa"/>
            <w:noWrap/>
            <w:hideMark/>
            <w:tcPrChange w:id="6263" w:author="Felix Pascal (felixpas)" w:date="2025-07-01T19:33:00Z">
              <w:tcPr>
                <w:tcW w:w="900" w:type="dxa"/>
                <w:noWrap/>
                <w:hideMark/>
              </w:tcPr>
            </w:tcPrChange>
          </w:tcPr>
          <w:p w14:paraId="4C25C4CD" w14:textId="77777777" w:rsidR="00C76A19" w:rsidRPr="00C76A19" w:rsidRDefault="00C76A19" w:rsidP="00C76A19">
            <w:pPr>
              <w:rPr>
                <w:ins w:id="6264" w:author="Felix Pascal (felixpas)" w:date="2025-07-01T19:19:00Z"/>
                <w:rPrChange w:id="6265" w:author="Felix Pascal (felixpas)" w:date="2025-07-01T19:19:00Z">
                  <w:rPr>
                    <w:ins w:id="6266" w:author="Felix Pascal (felixpas)" w:date="2025-07-01T19:19:00Z"/>
                    <w:rFonts w:ascii="Calibri" w:hAnsi="Calibri" w:cs="Calibri"/>
                    <w:color w:val="000000"/>
                  </w:rPr>
                </w:rPrChange>
              </w:rPr>
              <w:pPrChange w:id="6267" w:author="Felix Pascal (felixpas)" w:date="2025-07-01T19:19:00Z">
                <w:pPr>
                  <w:jc w:val="right"/>
                </w:pPr>
              </w:pPrChange>
            </w:pPr>
            <w:ins w:id="6268" w:author="Felix Pascal (felixpas)" w:date="2025-07-01T19:19:00Z">
              <w:r w:rsidRPr="00C76A19">
                <w:rPr>
                  <w:rPrChange w:id="6269" w:author="Felix Pascal (felixpas)" w:date="2025-07-01T19:19:00Z">
                    <w:rPr>
                      <w:rFonts w:ascii="Calibri" w:hAnsi="Calibri" w:cs="Calibri"/>
                      <w:color w:val="000000"/>
                    </w:rPr>
                  </w:rPrChange>
                </w:rPr>
                <w:t>84</w:t>
              </w:r>
            </w:ins>
          </w:p>
        </w:tc>
      </w:tr>
      <w:tr w:rsidR="00D247C6" w:rsidRPr="00D247C6" w14:paraId="167990B1" w14:textId="77777777" w:rsidTr="00D247C6">
        <w:tblPrEx>
          <w:tblPrExChange w:id="6270" w:author="Felix Pascal (felixpas)" w:date="2025-07-01T19:33:00Z">
            <w:tblPrEx>
              <w:tblW w:w="9067" w:type="dxa"/>
            </w:tblPrEx>
          </w:tblPrExChange>
        </w:tblPrEx>
        <w:trPr>
          <w:trHeight w:val="288"/>
          <w:ins w:id="6271" w:author="Felix Pascal (felixpas)" w:date="2025-07-01T19:19:00Z"/>
          <w:trPrChange w:id="6272" w:author="Felix Pascal (felixpas)" w:date="2025-07-01T19:33:00Z">
            <w:trPr>
              <w:trHeight w:val="288"/>
            </w:trPr>
          </w:trPrChange>
        </w:trPr>
        <w:tc>
          <w:tcPr>
            <w:tcW w:w="3256" w:type="dxa"/>
            <w:noWrap/>
            <w:hideMark/>
            <w:tcPrChange w:id="6273" w:author="Felix Pascal (felixpas)" w:date="2025-07-01T19:33:00Z">
              <w:tcPr>
                <w:tcW w:w="2940" w:type="dxa"/>
                <w:noWrap/>
                <w:hideMark/>
              </w:tcPr>
            </w:tcPrChange>
          </w:tcPr>
          <w:p w14:paraId="5C0D190A" w14:textId="77777777" w:rsidR="00C76A19" w:rsidRPr="00C76A19" w:rsidRDefault="00C76A19">
            <w:pPr>
              <w:rPr>
                <w:ins w:id="6274" w:author="Felix Pascal (felixpas)" w:date="2025-07-01T19:19:00Z"/>
                <w:rPrChange w:id="6275" w:author="Felix Pascal (felixpas)" w:date="2025-07-01T19:19:00Z">
                  <w:rPr>
                    <w:ins w:id="6276" w:author="Felix Pascal (felixpas)" w:date="2025-07-01T19:19:00Z"/>
                    <w:rFonts w:ascii="Calibri" w:hAnsi="Calibri" w:cs="Calibri"/>
                    <w:color w:val="000000"/>
                  </w:rPr>
                </w:rPrChange>
              </w:rPr>
            </w:pPr>
            <w:proofErr w:type="spellStart"/>
            <w:ins w:id="6277" w:author="Felix Pascal (felixpas)" w:date="2025-07-01T19:19:00Z">
              <w:r w:rsidRPr="00C76A19">
                <w:rPr>
                  <w:rPrChange w:id="6278" w:author="Felix Pascal (felixpas)" w:date="2025-07-01T19:19:00Z">
                    <w:rPr>
                      <w:rFonts w:ascii="Calibri" w:hAnsi="Calibri" w:cs="Calibri"/>
                      <w:color w:val="000000"/>
                    </w:rPr>
                  </w:rPrChange>
                </w:rPr>
                <w:t>Carex</w:t>
              </w:r>
              <w:proofErr w:type="spellEnd"/>
              <w:r w:rsidRPr="00C76A19">
                <w:rPr>
                  <w:rPrChange w:id="6279" w:author="Felix Pascal (felixpas)" w:date="2025-07-01T19:19:00Z">
                    <w:rPr>
                      <w:rFonts w:ascii="Calibri" w:hAnsi="Calibri" w:cs="Calibri"/>
                      <w:color w:val="000000"/>
                    </w:rPr>
                  </w:rPrChange>
                </w:rPr>
                <w:t xml:space="preserve"> </w:t>
              </w:r>
              <w:proofErr w:type="spellStart"/>
              <w:r w:rsidRPr="00C76A19">
                <w:rPr>
                  <w:rPrChange w:id="6280" w:author="Felix Pascal (felixpas)" w:date="2025-07-01T19:19:00Z">
                    <w:rPr>
                      <w:rFonts w:ascii="Calibri" w:hAnsi="Calibri" w:cs="Calibri"/>
                      <w:color w:val="000000"/>
                    </w:rPr>
                  </w:rPrChange>
                </w:rPr>
                <w:t>echinata</w:t>
              </w:r>
              <w:proofErr w:type="spellEnd"/>
            </w:ins>
          </w:p>
        </w:tc>
        <w:tc>
          <w:tcPr>
            <w:tcW w:w="1706" w:type="dxa"/>
            <w:noWrap/>
            <w:hideMark/>
            <w:tcPrChange w:id="6281" w:author="Felix Pascal (felixpas)" w:date="2025-07-01T19:33:00Z">
              <w:tcPr>
                <w:tcW w:w="2480" w:type="dxa"/>
                <w:noWrap/>
                <w:hideMark/>
              </w:tcPr>
            </w:tcPrChange>
          </w:tcPr>
          <w:p w14:paraId="7D867B82" w14:textId="77777777" w:rsidR="00C76A19" w:rsidRPr="00C76A19" w:rsidRDefault="00C76A19" w:rsidP="00C76A19">
            <w:pPr>
              <w:rPr>
                <w:ins w:id="6282" w:author="Felix Pascal (felixpas)" w:date="2025-07-01T19:19:00Z"/>
                <w:rPrChange w:id="6283" w:author="Felix Pascal (felixpas)" w:date="2025-07-01T19:19:00Z">
                  <w:rPr>
                    <w:ins w:id="6284" w:author="Felix Pascal (felixpas)" w:date="2025-07-01T19:19:00Z"/>
                    <w:rFonts w:ascii="Calibri" w:hAnsi="Calibri" w:cs="Calibri"/>
                    <w:color w:val="000000"/>
                  </w:rPr>
                </w:rPrChange>
              </w:rPr>
              <w:pPrChange w:id="6285" w:author="Felix Pascal (felixpas)" w:date="2025-07-01T19:19:00Z">
                <w:pPr>
                  <w:jc w:val="right"/>
                </w:pPr>
              </w:pPrChange>
            </w:pPr>
            <w:ins w:id="6286" w:author="Felix Pascal (felixpas)" w:date="2025-07-01T19:19:00Z">
              <w:r w:rsidRPr="00C76A19">
                <w:rPr>
                  <w:rPrChange w:id="6287" w:author="Felix Pascal (felixpas)" w:date="2025-07-01T19:19:00Z">
                    <w:rPr>
                      <w:rFonts w:ascii="Calibri" w:hAnsi="Calibri" w:cs="Calibri"/>
                      <w:color w:val="000000"/>
                    </w:rPr>
                  </w:rPrChange>
                </w:rPr>
                <w:t>9.431247092</w:t>
              </w:r>
            </w:ins>
          </w:p>
        </w:tc>
        <w:tc>
          <w:tcPr>
            <w:tcW w:w="1696" w:type="dxa"/>
            <w:noWrap/>
            <w:hideMark/>
            <w:tcPrChange w:id="6288" w:author="Felix Pascal (felixpas)" w:date="2025-07-01T19:33:00Z">
              <w:tcPr>
                <w:tcW w:w="1387" w:type="dxa"/>
                <w:noWrap/>
                <w:hideMark/>
              </w:tcPr>
            </w:tcPrChange>
          </w:tcPr>
          <w:p w14:paraId="2B3D1321" w14:textId="77777777" w:rsidR="00C76A19" w:rsidRPr="00C76A19" w:rsidRDefault="00C76A19" w:rsidP="00C76A19">
            <w:pPr>
              <w:rPr>
                <w:ins w:id="6289" w:author="Felix Pascal (felixpas)" w:date="2025-07-01T19:19:00Z"/>
                <w:rPrChange w:id="6290" w:author="Felix Pascal (felixpas)" w:date="2025-07-01T19:19:00Z">
                  <w:rPr>
                    <w:ins w:id="6291" w:author="Felix Pascal (felixpas)" w:date="2025-07-01T19:19:00Z"/>
                    <w:rFonts w:ascii="Calibri" w:hAnsi="Calibri" w:cs="Calibri"/>
                    <w:color w:val="000000"/>
                  </w:rPr>
                </w:rPrChange>
              </w:rPr>
              <w:pPrChange w:id="6292" w:author="Felix Pascal (felixpas)" w:date="2025-07-01T19:19:00Z">
                <w:pPr>
                  <w:jc w:val="right"/>
                </w:pPr>
              </w:pPrChange>
            </w:pPr>
            <w:ins w:id="6293" w:author="Felix Pascal (felixpas)" w:date="2025-07-01T19:19:00Z">
              <w:r w:rsidRPr="00C76A19">
                <w:rPr>
                  <w:rPrChange w:id="6294" w:author="Felix Pascal (felixpas)" w:date="2025-07-01T19:19:00Z">
                    <w:rPr>
                      <w:rFonts w:ascii="Calibri" w:hAnsi="Calibri" w:cs="Calibri"/>
                      <w:color w:val="000000"/>
                    </w:rPr>
                  </w:rPrChange>
                </w:rPr>
                <w:t>0.03716093</w:t>
              </w:r>
            </w:ins>
          </w:p>
        </w:tc>
        <w:tc>
          <w:tcPr>
            <w:tcW w:w="1418" w:type="dxa"/>
            <w:noWrap/>
            <w:hideMark/>
            <w:tcPrChange w:id="6295" w:author="Felix Pascal (felixpas)" w:date="2025-07-01T19:33:00Z">
              <w:tcPr>
                <w:tcW w:w="980" w:type="dxa"/>
                <w:noWrap/>
                <w:hideMark/>
              </w:tcPr>
            </w:tcPrChange>
          </w:tcPr>
          <w:p w14:paraId="611397DA" w14:textId="77777777" w:rsidR="00C76A19" w:rsidRPr="00C76A19" w:rsidRDefault="00C76A19">
            <w:pPr>
              <w:rPr>
                <w:ins w:id="6296" w:author="Felix Pascal (felixpas)" w:date="2025-07-01T19:19:00Z"/>
                <w:rPrChange w:id="6297" w:author="Felix Pascal (felixpas)" w:date="2025-07-01T19:19:00Z">
                  <w:rPr>
                    <w:ins w:id="6298" w:author="Felix Pascal (felixpas)" w:date="2025-07-01T19:19:00Z"/>
                    <w:rFonts w:ascii="Calibri" w:hAnsi="Calibri" w:cs="Calibri"/>
                    <w:color w:val="000000"/>
                  </w:rPr>
                </w:rPrChange>
              </w:rPr>
            </w:pPr>
            <w:ins w:id="6299" w:author="Felix Pascal (felixpas)" w:date="2025-07-01T19:19:00Z">
              <w:r w:rsidRPr="00C76A19">
                <w:rPr>
                  <w:rPrChange w:id="6300" w:author="Felix Pascal (felixpas)" w:date="2025-07-01T19:19:00Z">
                    <w:rPr>
                      <w:rFonts w:ascii="Calibri" w:hAnsi="Calibri" w:cs="Calibri"/>
                      <w:color w:val="000000"/>
                    </w:rPr>
                  </w:rPrChange>
                </w:rPr>
                <w:t>increasing</w:t>
              </w:r>
            </w:ins>
          </w:p>
        </w:tc>
        <w:tc>
          <w:tcPr>
            <w:tcW w:w="850" w:type="dxa"/>
            <w:noWrap/>
            <w:hideMark/>
            <w:tcPrChange w:id="6301" w:author="Felix Pascal (felixpas)" w:date="2025-07-01T19:33:00Z">
              <w:tcPr>
                <w:tcW w:w="1280" w:type="dxa"/>
                <w:gridSpan w:val="2"/>
                <w:noWrap/>
                <w:hideMark/>
              </w:tcPr>
            </w:tcPrChange>
          </w:tcPr>
          <w:p w14:paraId="47B56F3F" w14:textId="77777777" w:rsidR="00C76A19" w:rsidRPr="00C76A19" w:rsidRDefault="00C76A19" w:rsidP="00C76A19">
            <w:pPr>
              <w:rPr>
                <w:ins w:id="6302" w:author="Felix Pascal (felixpas)" w:date="2025-07-01T19:19:00Z"/>
                <w:rPrChange w:id="6303" w:author="Felix Pascal (felixpas)" w:date="2025-07-01T19:19:00Z">
                  <w:rPr>
                    <w:ins w:id="6304" w:author="Felix Pascal (felixpas)" w:date="2025-07-01T19:19:00Z"/>
                    <w:rFonts w:ascii="Calibri" w:hAnsi="Calibri" w:cs="Calibri"/>
                    <w:color w:val="000000"/>
                  </w:rPr>
                </w:rPrChange>
              </w:rPr>
              <w:pPrChange w:id="6305" w:author="Felix Pascal (felixpas)" w:date="2025-07-01T19:19:00Z">
                <w:pPr>
                  <w:jc w:val="right"/>
                </w:pPr>
              </w:pPrChange>
            </w:pPr>
            <w:ins w:id="6306" w:author="Felix Pascal (felixpas)" w:date="2025-07-01T19:19:00Z">
              <w:r w:rsidRPr="00C76A19">
                <w:rPr>
                  <w:rPrChange w:id="6307" w:author="Felix Pascal (felixpas)" w:date="2025-07-01T19:19:00Z">
                    <w:rPr>
                      <w:rFonts w:ascii="Calibri" w:hAnsi="Calibri" w:cs="Calibri"/>
                      <w:color w:val="000000"/>
                    </w:rPr>
                  </w:rPrChange>
                </w:rPr>
                <w:t>56</w:t>
              </w:r>
            </w:ins>
          </w:p>
        </w:tc>
      </w:tr>
      <w:tr w:rsidR="00C76A19" w:rsidRPr="00C76A19" w14:paraId="2F61F489" w14:textId="77777777" w:rsidTr="00D247C6">
        <w:trPr>
          <w:trHeight w:val="288"/>
          <w:ins w:id="6308" w:author="Felix Pascal (felixpas)" w:date="2025-07-01T19:19:00Z"/>
          <w:trPrChange w:id="6309" w:author="Felix Pascal (felixpas)" w:date="2025-07-01T19:33:00Z">
            <w:trPr>
              <w:gridAfter w:val="0"/>
              <w:trHeight w:val="288"/>
            </w:trPr>
          </w:trPrChange>
        </w:trPr>
        <w:tc>
          <w:tcPr>
            <w:tcW w:w="3256" w:type="dxa"/>
            <w:noWrap/>
            <w:hideMark/>
            <w:tcPrChange w:id="6310" w:author="Felix Pascal (felixpas)" w:date="2025-07-01T19:33:00Z">
              <w:tcPr>
                <w:tcW w:w="2940" w:type="dxa"/>
                <w:noWrap/>
                <w:hideMark/>
              </w:tcPr>
            </w:tcPrChange>
          </w:tcPr>
          <w:p w14:paraId="50B090BF" w14:textId="77777777" w:rsidR="00C76A19" w:rsidRPr="00C76A19" w:rsidRDefault="00C76A19">
            <w:pPr>
              <w:rPr>
                <w:ins w:id="6311" w:author="Felix Pascal (felixpas)" w:date="2025-07-01T19:19:00Z"/>
                <w:rPrChange w:id="6312" w:author="Felix Pascal (felixpas)" w:date="2025-07-01T19:19:00Z">
                  <w:rPr>
                    <w:ins w:id="6313" w:author="Felix Pascal (felixpas)" w:date="2025-07-01T19:19:00Z"/>
                    <w:rFonts w:ascii="Calibri" w:hAnsi="Calibri" w:cs="Calibri"/>
                    <w:color w:val="000000"/>
                  </w:rPr>
                </w:rPrChange>
              </w:rPr>
            </w:pPr>
            <w:ins w:id="6314" w:author="Felix Pascal (felixpas)" w:date="2025-07-01T19:19:00Z">
              <w:r w:rsidRPr="00C76A19">
                <w:rPr>
                  <w:rPrChange w:id="6315" w:author="Felix Pascal (felixpas)" w:date="2025-07-01T19:19:00Z">
                    <w:rPr>
                      <w:rFonts w:ascii="Calibri" w:hAnsi="Calibri" w:cs="Calibri"/>
                      <w:color w:val="000000"/>
                    </w:rPr>
                  </w:rPrChange>
                </w:rPr>
                <w:t xml:space="preserve">Potentilla </w:t>
              </w:r>
              <w:proofErr w:type="spellStart"/>
              <w:r w:rsidRPr="00C76A19">
                <w:rPr>
                  <w:rPrChange w:id="6316" w:author="Felix Pascal (felixpas)" w:date="2025-07-01T19:19:00Z">
                    <w:rPr>
                      <w:rFonts w:ascii="Calibri" w:hAnsi="Calibri" w:cs="Calibri"/>
                      <w:color w:val="000000"/>
                    </w:rPr>
                  </w:rPrChange>
                </w:rPr>
                <w:t>reptans</w:t>
              </w:r>
              <w:proofErr w:type="spellEnd"/>
            </w:ins>
          </w:p>
        </w:tc>
        <w:tc>
          <w:tcPr>
            <w:tcW w:w="1706" w:type="dxa"/>
            <w:noWrap/>
            <w:hideMark/>
            <w:tcPrChange w:id="6317" w:author="Felix Pascal (felixpas)" w:date="2025-07-01T19:33:00Z">
              <w:tcPr>
                <w:tcW w:w="2480" w:type="dxa"/>
                <w:noWrap/>
                <w:hideMark/>
              </w:tcPr>
            </w:tcPrChange>
          </w:tcPr>
          <w:p w14:paraId="20ADBCF1" w14:textId="77777777" w:rsidR="00C76A19" w:rsidRPr="00C76A19" w:rsidRDefault="00C76A19" w:rsidP="00C76A19">
            <w:pPr>
              <w:rPr>
                <w:ins w:id="6318" w:author="Felix Pascal (felixpas)" w:date="2025-07-01T19:19:00Z"/>
                <w:rPrChange w:id="6319" w:author="Felix Pascal (felixpas)" w:date="2025-07-01T19:19:00Z">
                  <w:rPr>
                    <w:ins w:id="6320" w:author="Felix Pascal (felixpas)" w:date="2025-07-01T19:19:00Z"/>
                    <w:rFonts w:ascii="Calibri" w:hAnsi="Calibri" w:cs="Calibri"/>
                    <w:color w:val="000000"/>
                  </w:rPr>
                </w:rPrChange>
              </w:rPr>
              <w:pPrChange w:id="6321" w:author="Felix Pascal (felixpas)" w:date="2025-07-01T19:19:00Z">
                <w:pPr>
                  <w:jc w:val="right"/>
                </w:pPr>
              </w:pPrChange>
            </w:pPr>
            <w:ins w:id="6322" w:author="Felix Pascal (felixpas)" w:date="2025-07-01T19:19:00Z">
              <w:r w:rsidRPr="00C76A19">
                <w:rPr>
                  <w:rPrChange w:id="6323" w:author="Felix Pascal (felixpas)" w:date="2025-07-01T19:19:00Z">
                    <w:rPr>
                      <w:rFonts w:ascii="Calibri" w:hAnsi="Calibri" w:cs="Calibri"/>
                      <w:color w:val="000000"/>
                    </w:rPr>
                  </w:rPrChange>
                </w:rPr>
                <w:t>9.295600259</w:t>
              </w:r>
            </w:ins>
          </w:p>
        </w:tc>
        <w:tc>
          <w:tcPr>
            <w:tcW w:w="1696" w:type="dxa"/>
            <w:noWrap/>
            <w:hideMark/>
            <w:tcPrChange w:id="6324" w:author="Felix Pascal (felixpas)" w:date="2025-07-01T19:33:00Z">
              <w:tcPr>
                <w:tcW w:w="1300" w:type="dxa"/>
                <w:noWrap/>
                <w:hideMark/>
              </w:tcPr>
            </w:tcPrChange>
          </w:tcPr>
          <w:p w14:paraId="44361CF4" w14:textId="77777777" w:rsidR="00C76A19" w:rsidRPr="00C76A19" w:rsidRDefault="00C76A19" w:rsidP="00C76A19">
            <w:pPr>
              <w:rPr>
                <w:ins w:id="6325" w:author="Felix Pascal (felixpas)" w:date="2025-07-01T19:19:00Z"/>
                <w:rPrChange w:id="6326" w:author="Felix Pascal (felixpas)" w:date="2025-07-01T19:19:00Z">
                  <w:rPr>
                    <w:ins w:id="6327" w:author="Felix Pascal (felixpas)" w:date="2025-07-01T19:19:00Z"/>
                    <w:rFonts w:ascii="Calibri" w:hAnsi="Calibri" w:cs="Calibri"/>
                    <w:color w:val="000000"/>
                  </w:rPr>
                </w:rPrChange>
              </w:rPr>
              <w:pPrChange w:id="6328" w:author="Felix Pascal (felixpas)" w:date="2025-07-01T19:19:00Z">
                <w:pPr>
                  <w:jc w:val="right"/>
                </w:pPr>
              </w:pPrChange>
            </w:pPr>
            <w:ins w:id="6329" w:author="Felix Pascal (felixpas)" w:date="2025-07-01T19:19:00Z">
              <w:r w:rsidRPr="00C76A19">
                <w:rPr>
                  <w:rPrChange w:id="6330" w:author="Felix Pascal (felixpas)" w:date="2025-07-01T19:19:00Z">
                    <w:rPr>
                      <w:rFonts w:ascii="Calibri" w:hAnsi="Calibri" w:cs="Calibri"/>
                      <w:color w:val="000000"/>
                    </w:rPr>
                  </w:rPrChange>
                </w:rPr>
                <w:t>9.74059E-05</w:t>
              </w:r>
            </w:ins>
          </w:p>
        </w:tc>
        <w:tc>
          <w:tcPr>
            <w:tcW w:w="1418" w:type="dxa"/>
            <w:noWrap/>
            <w:hideMark/>
            <w:tcPrChange w:id="6331" w:author="Felix Pascal (felixpas)" w:date="2025-07-01T19:33:00Z">
              <w:tcPr>
                <w:tcW w:w="980" w:type="dxa"/>
                <w:noWrap/>
                <w:hideMark/>
              </w:tcPr>
            </w:tcPrChange>
          </w:tcPr>
          <w:p w14:paraId="6B018758" w14:textId="77777777" w:rsidR="00C76A19" w:rsidRPr="00C76A19" w:rsidRDefault="00C76A19">
            <w:pPr>
              <w:rPr>
                <w:ins w:id="6332" w:author="Felix Pascal (felixpas)" w:date="2025-07-01T19:19:00Z"/>
                <w:rPrChange w:id="6333" w:author="Felix Pascal (felixpas)" w:date="2025-07-01T19:19:00Z">
                  <w:rPr>
                    <w:ins w:id="6334" w:author="Felix Pascal (felixpas)" w:date="2025-07-01T19:19:00Z"/>
                    <w:rFonts w:ascii="Calibri" w:hAnsi="Calibri" w:cs="Calibri"/>
                    <w:color w:val="000000"/>
                  </w:rPr>
                </w:rPrChange>
              </w:rPr>
            </w:pPr>
            <w:ins w:id="6335" w:author="Felix Pascal (felixpas)" w:date="2025-07-01T19:19:00Z">
              <w:r w:rsidRPr="00C76A19">
                <w:rPr>
                  <w:rPrChange w:id="6336" w:author="Felix Pascal (felixpas)" w:date="2025-07-01T19:19:00Z">
                    <w:rPr>
                      <w:rFonts w:ascii="Calibri" w:hAnsi="Calibri" w:cs="Calibri"/>
                      <w:color w:val="000000"/>
                    </w:rPr>
                  </w:rPrChange>
                </w:rPr>
                <w:t>increasing</w:t>
              </w:r>
            </w:ins>
          </w:p>
        </w:tc>
        <w:tc>
          <w:tcPr>
            <w:tcW w:w="850" w:type="dxa"/>
            <w:noWrap/>
            <w:hideMark/>
            <w:tcPrChange w:id="6337" w:author="Felix Pascal (felixpas)" w:date="2025-07-01T19:33:00Z">
              <w:tcPr>
                <w:tcW w:w="900" w:type="dxa"/>
                <w:noWrap/>
                <w:hideMark/>
              </w:tcPr>
            </w:tcPrChange>
          </w:tcPr>
          <w:p w14:paraId="34B2187B" w14:textId="77777777" w:rsidR="00C76A19" w:rsidRPr="00C76A19" w:rsidRDefault="00C76A19" w:rsidP="00C76A19">
            <w:pPr>
              <w:rPr>
                <w:ins w:id="6338" w:author="Felix Pascal (felixpas)" w:date="2025-07-01T19:19:00Z"/>
                <w:rPrChange w:id="6339" w:author="Felix Pascal (felixpas)" w:date="2025-07-01T19:19:00Z">
                  <w:rPr>
                    <w:ins w:id="6340" w:author="Felix Pascal (felixpas)" w:date="2025-07-01T19:19:00Z"/>
                    <w:rFonts w:ascii="Calibri" w:hAnsi="Calibri" w:cs="Calibri"/>
                    <w:color w:val="000000"/>
                  </w:rPr>
                </w:rPrChange>
              </w:rPr>
              <w:pPrChange w:id="6341" w:author="Felix Pascal (felixpas)" w:date="2025-07-01T19:19:00Z">
                <w:pPr>
                  <w:jc w:val="right"/>
                </w:pPr>
              </w:pPrChange>
            </w:pPr>
            <w:ins w:id="6342" w:author="Felix Pascal (felixpas)" w:date="2025-07-01T19:19:00Z">
              <w:r w:rsidRPr="00C76A19">
                <w:rPr>
                  <w:rPrChange w:id="6343" w:author="Felix Pascal (felixpas)" w:date="2025-07-01T19:19:00Z">
                    <w:rPr>
                      <w:rFonts w:ascii="Calibri" w:hAnsi="Calibri" w:cs="Calibri"/>
                      <w:color w:val="000000"/>
                    </w:rPr>
                  </w:rPrChange>
                </w:rPr>
                <w:t>265</w:t>
              </w:r>
            </w:ins>
          </w:p>
        </w:tc>
      </w:tr>
      <w:tr w:rsidR="00D247C6" w:rsidRPr="00D247C6" w14:paraId="0D7ABC91" w14:textId="77777777" w:rsidTr="00D247C6">
        <w:tblPrEx>
          <w:tblPrExChange w:id="6344" w:author="Felix Pascal (felixpas)" w:date="2025-07-01T19:33:00Z">
            <w:tblPrEx>
              <w:tblW w:w="9067" w:type="dxa"/>
            </w:tblPrEx>
          </w:tblPrExChange>
        </w:tblPrEx>
        <w:trPr>
          <w:trHeight w:val="288"/>
          <w:ins w:id="6345" w:author="Felix Pascal (felixpas)" w:date="2025-07-01T19:19:00Z"/>
          <w:trPrChange w:id="6346" w:author="Felix Pascal (felixpas)" w:date="2025-07-01T19:33:00Z">
            <w:trPr>
              <w:trHeight w:val="288"/>
            </w:trPr>
          </w:trPrChange>
        </w:trPr>
        <w:tc>
          <w:tcPr>
            <w:tcW w:w="3256" w:type="dxa"/>
            <w:noWrap/>
            <w:hideMark/>
            <w:tcPrChange w:id="6347" w:author="Felix Pascal (felixpas)" w:date="2025-07-01T19:33:00Z">
              <w:tcPr>
                <w:tcW w:w="2940" w:type="dxa"/>
                <w:noWrap/>
                <w:hideMark/>
              </w:tcPr>
            </w:tcPrChange>
          </w:tcPr>
          <w:p w14:paraId="5BEEFB0B" w14:textId="77777777" w:rsidR="00C76A19" w:rsidRPr="00C76A19" w:rsidRDefault="00C76A19">
            <w:pPr>
              <w:rPr>
                <w:ins w:id="6348" w:author="Felix Pascal (felixpas)" w:date="2025-07-01T19:19:00Z"/>
                <w:rPrChange w:id="6349" w:author="Felix Pascal (felixpas)" w:date="2025-07-01T19:19:00Z">
                  <w:rPr>
                    <w:ins w:id="6350" w:author="Felix Pascal (felixpas)" w:date="2025-07-01T19:19:00Z"/>
                    <w:rFonts w:ascii="Calibri" w:hAnsi="Calibri" w:cs="Calibri"/>
                    <w:color w:val="000000"/>
                  </w:rPr>
                </w:rPrChange>
              </w:rPr>
            </w:pPr>
            <w:ins w:id="6351" w:author="Felix Pascal (felixpas)" w:date="2025-07-01T19:19:00Z">
              <w:r w:rsidRPr="00C76A19">
                <w:rPr>
                  <w:rPrChange w:id="6352" w:author="Felix Pascal (felixpas)" w:date="2025-07-01T19:19:00Z">
                    <w:rPr>
                      <w:rFonts w:ascii="Calibri" w:hAnsi="Calibri" w:cs="Calibri"/>
                      <w:color w:val="000000"/>
                    </w:rPr>
                  </w:rPrChange>
                </w:rPr>
                <w:t xml:space="preserve">Agrostis </w:t>
              </w:r>
              <w:proofErr w:type="spellStart"/>
              <w:r w:rsidRPr="00C76A19">
                <w:rPr>
                  <w:rPrChange w:id="6353" w:author="Felix Pascal (felixpas)" w:date="2025-07-01T19:19:00Z">
                    <w:rPr>
                      <w:rFonts w:ascii="Calibri" w:hAnsi="Calibri" w:cs="Calibri"/>
                      <w:color w:val="000000"/>
                    </w:rPr>
                  </w:rPrChange>
                </w:rPr>
                <w:t>alpina</w:t>
              </w:r>
              <w:proofErr w:type="spellEnd"/>
            </w:ins>
          </w:p>
        </w:tc>
        <w:tc>
          <w:tcPr>
            <w:tcW w:w="1706" w:type="dxa"/>
            <w:noWrap/>
            <w:hideMark/>
            <w:tcPrChange w:id="6354" w:author="Felix Pascal (felixpas)" w:date="2025-07-01T19:33:00Z">
              <w:tcPr>
                <w:tcW w:w="2480" w:type="dxa"/>
                <w:noWrap/>
                <w:hideMark/>
              </w:tcPr>
            </w:tcPrChange>
          </w:tcPr>
          <w:p w14:paraId="7A21B593" w14:textId="77777777" w:rsidR="00C76A19" w:rsidRPr="00C76A19" w:rsidRDefault="00C76A19" w:rsidP="00C76A19">
            <w:pPr>
              <w:rPr>
                <w:ins w:id="6355" w:author="Felix Pascal (felixpas)" w:date="2025-07-01T19:19:00Z"/>
                <w:rPrChange w:id="6356" w:author="Felix Pascal (felixpas)" w:date="2025-07-01T19:19:00Z">
                  <w:rPr>
                    <w:ins w:id="6357" w:author="Felix Pascal (felixpas)" w:date="2025-07-01T19:19:00Z"/>
                    <w:rFonts w:ascii="Calibri" w:hAnsi="Calibri" w:cs="Calibri"/>
                    <w:color w:val="000000"/>
                  </w:rPr>
                </w:rPrChange>
              </w:rPr>
              <w:pPrChange w:id="6358" w:author="Felix Pascal (felixpas)" w:date="2025-07-01T19:19:00Z">
                <w:pPr>
                  <w:jc w:val="right"/>
                </w:pPr>
              </w:pPrChange>
            </w:pPr>
            <w:ins w:id="6359" w:author="Felix Pascal (felixpas)" w:date="2025-07-01T19:19:00Z">
              <w:r w:rsidRPr="00C76A19">
                <w:rPr>
                  <w:rPrChange w:id="6360" w:author="Felix Pascal (felixpas)" w:date="2025-07-01T19:19:00Z">
                    <w:rPr>
                      <w:rFonts w:ascii="Calibri" w:hAnsi="Calibri" w:cs="Calibri"/>
                      <w:color w:val="000000"/>
                    </w:rPr>
                  </w:rPrChange>
                </w:rPr>
                <w:t>9.243301999</w:t>
              </w:r>
            </w:ins>
          </w:p>
        </w:tc>
        <w:tc>
          <w:tcPr>
            <w:tcW w:w="1696" w:type="dxa"/>
            <w:noWrap/>
            <w:hideMark/>
            <w:tcPrChange w:id="6361" w:author="Felix Pascal (felixpas)" w:date="2025-07-01T19:33:00Z">
              <w:tcPr>
                <w:tcW w:w="1387" w:type="dxa"/>
                <w:noWrap/>
                <w:hideMark/>
              </w:tcPr>
            </w:tcPrChange>
          </w:tcPr>
          <w:p w14:paraId="7A3FCDC5" w14:textId="77777777" w:rsidR="00C76A19" w:rsidRPr="00C76A19" w:rsidRDefault="00C76A19" w:rsidP="00C76A19">
            <w:pPr>
              <w:rPr>
                <w:ins w:id="6362" w:author="Felix Pascal (felixpas)" w:date="2025-07-01T19:19:00Z"/>
                <w:rPrChange w:id="6363" w:author="Felix Pascal (felixpas)" w:date="2025-07-01T19:19:00Z">
                  <w:rPr>
                    <w:ins w:id="6364" w:author="Felix Pascal (felixpas)" w:date="2025-07-01T19:19:00Z"/>
                    <w:rFonts w:ascii="Calibri" w:hAnsi="Calibri" w:cs="Calibri"/>
                    <w:color w:val="000000"/>
                  </w:rPr>
                </w:rPrChange>
              </w:rPr>
              <w:pPrChange w:id="6365" w:author="Felix Pascal (felixpas)" w:date="2025-07-01T19:19:00Z">
                <w:pPr>
                  <w:jc w:val="right"/>
                </w:pPr>
              </w:pPrChange>
            </w:pPr>
            <w:ins w:id="6366" w:author="Felix Pascal (felixpas)" w:date="2025-07-01T19:19:00Z">
              <w:r w:rsidRPr="00C76A19">
                <w:rPr>
                  <w:rPrChange w:id="6367" w:author="Felix Pascal (felixpas)" w:date="2025-07-01T19:19:00Z">
                    <w:rPr>
                      <w:rFonts w:ascii="Calibri" w:hAnsi="Calibri" w:cs="Calibri"/>
                      <w:color w:val="000000"/>
                    </w:rPr>
                  </w:rPrChange>
                </w:rPr>
                <w:t>0.000196406</w:t>
              </w:r>
            </w:ins>
          </w:p>
        </w:tc>
        <w:tc>
          <w:tcPr>
            <w:tcW w:w="1418" w:type="dxa"/>
            <w:noWrap/>
            <w:hideMark/>
            <w:tcPrChange w:id="6368" w:author="Felix Pascal (felixpas)" w:date="2025-07-01T19:33:00Z">
              <w:tcPr>
                <w:tcW w:w="980" w:type="dxa"/>
                <w:noWrap/>
                <w:hideMark/>
              </w:tcPr>
            </w:tcPrChange>
          </w:tcPr>
          <w:p w14:paraId="7CC60B0E" w14:textId="77777777" w:rsidR="00C76A19" w:rsidRPr="00C76A19" w:rsidRDefault="00C76A19">
            <w:pPr>
              <w:rPr>
                <w:ins w:id="6369" w:author="Felix Pascal (felixpas)" w:date="2025-07-01T19:19:00Z"/>
                <w:rPrChange w:id="6370" w:author="Felix Pascal (felixpas)" w:date="2025-07-01T19:19:00Z">
                  <w:rPr>
                    <w:ins w:id="6371" w:author="Felix Pascal (felixpas)" w:date="2025-07-01T19:19:00Z"/>
                    <w:rFonts w:ascii="Calibri" w:hAnsi="Calibri" w:cs="Calibri"/>
                    <w:color w:val="000000"/>
                  </w:rPr>
                </w:rPrChange>
              </w:rPr>
            </w:pPr>
            <w:ins w:id="6372" w:author="Felix Pascal (felixpas)" w:date="2025-07-01T19:19:00Z">
              <w:r w:rsidRPr="00C76A19">
                <w:rPr>
                  <w:rPrChange w:id="6373" w:author="Felix Pascal (felixpas)" w:date="2025-07-01T19:19:00Z">
                    <w:rPr>
                      <w:rFonts w:ascii="Calibri" w:hAnsi="Calibri" w:cs="Calibri"/>
                      <w:color w:val="000000"/>
                    </w:rPr>
                  </w:rPrChange>
                </w:rPr>
                <w:t>increasing</w:t>
              </w:r>
            </w:ins>
          </w:p>
        </w:tc>
        <w:tc>
          <w:tcPr>
            <w:tcW w:w="850" w:type="dxa"/>
            <w:noWrap/>
            <w:hideMark/>
            <w:tcPrChange w:id="6374" w:author="Felix Pascal (felixpas)" w:date="2025-07-01T19:33:00Z">
              <w:tcPr>
                <w:tcW w:w="1280" w:type="dxa"/>
                <w:gridSpan w:val="2"/>
                <w:noWrap/>
                <w:hideMark/>
              </w:tcPr>
            </w:tcPrChange>
          </w:tcPr>
          <w:p w14:paraId="54A3081A" w14:textId="77777777" w:rsidR="00C76A19" w:rsidRPr="00C76A19" w:rsidRDefault="00C76A19" w:rsidP="00C76A19">
            <w:pPr>
              <w:rPr>
                <w:ins w:id="6375" w:author="Felix Pascal (felixpas)" w:date="2025-07-01T19:19:00Z"/>
                <w:rPrChange w:id="6376" w:author="Felix Pascal (felixpas)" w:date="2025-07-01T19:19:00Z">
                  <w:rPr>
                    <w:ins w:id="6377" w:author="Felix Pascal (felixpas)" w:date="2025-07-01T19:19:00Z"/>
                    <w:rFonts w:ascii="Calibri" w:hAnsi="Calibri" w:cs="Calibri"/>
                    <w:color w:val="000000"/>
                  </w:rPr>
                </w:rPrChange>
              </w:rPr>
              <w:pPrChange w:id="6378" w:author="Felix Pascal (felixpas)" w:date="2025-07-01T19:19:00Z">
                <w:pPr>
                  <w:jc w:val="right"/>
                </w:pPr>
              </w:pPrChange>
            </w:pPr>
            <w:ins w:id="6379" w:author="Felix Pascal (felixpas)" w:date="2025-07-01T19:19:00Z">
              <w:r w:rsidRPr="00C76A19">
                <w:rPr>
                  <w:rPrChange w:id="6380" w:author="Felix Pascal (felixpas)" w:date="2025-07-01T19:19:00Z">
                    <w:rPr>
                      <w:rFonts w:ascii="Calibri" w:hAnsi="Calibri" w:cs="Calibri"/>
                      <w:color w:val="000000"/>
                    </w:rPr>
                  </w:rPrChange>
                </w:rPr>
                <w:t>128</w:t>
              </w:r>
            </w:ins>
          </w:p>
        </w:tc>
      </w:tr>
      <w:tr w:rsidR="00C76A19" w:rsidRPr="00C76A19" w14:paraId="44AADA3E" w14:textId="77777777" w:rsidTr="00D247C6">
        <w:trPr>
          <w:trHeight w:val="288"/>
          <w:ins w:id="6381" w:author="Felix Pascal (felixpas)" w:date="2025-07-01T19:19:00Z"/>
          <w:trPrChange w:id="6382" w:author="Felix Pascal (felixpas)" w:date="2025-07-01T19:33:00Z">
            <w:trPr>
              <w:gridAfter w:val="0"/>
              <w:trHeight w:val="288"/>
            </w:trPr>
          </w:trPrChange>
        </w:trPr>
        <w:tc>
          <w:tcPr>
            <w:tcW w:w="3256" w:type="dxa"/>
            <w:noWrap/>
            <w:hideMark/>
            <w:tcPrChange w:id="6383" w:author="Felix Pascal (felixpas)" w:date="2025-07-01T19:33:00Z">
              <w:tcPr>
                <w:tcW w:w="2940" w:type="dxa"/>
                <w:noWrap/>
                <w:hideMark/>
              </w:tcPr>
            </w:tcPrChange>
          </w:tcPr>
          <w:p w14:paraId="38A0C877" w14:textId="77777777" w:rsidR="00C76A19" w:rsidRPr="00C76A19" w:rsidRDefault="00C76A19">
            <w:pPr>
              <w:rPr>
                <w:ins w:id="6384" w:author="Felix Pascal (felixpas)" w:date="2025-07-01T19:19:00Z"/>
                <w:rPrChange w:id="6385" w:author="Felix Pascal (felixpas)" w:date="2025-07-01T19:19:00Z">
                  <w:rPr>
                    <w:ins w:id="6386" w:author="Felix Pascal (felixpas)" w:date="2025-07-01T19:19:00Z"/>
                    <w:rFonts w:ascii="Calibri" w:hAnsi="Calibri" w:cs="Calibri"/>
                    <w:color w:val="000000"/>
                  </w:rPr>
                </w:rPrChange>
              </w:rPr>
            </w:pPr>
            <w:ins w:id="6387" w:author="Felix Pascal (felixpas)" w:date="2025-07-01T19:19:00Z">
              <w:r w:rsidRPr="00C76A19">
                <w:rPr>
                  <w:rPrChange w:id="6388" w:author="Felix Pascal (felixpas)" w:date="2025-07-01T19:19:00Z">
                    <w:rPr>
                      <w:rFonts w:ascii="Calibri" w:hAnsi="Calibri" w:cs="Calibri"/>
                      <w:color w:val="000000"/>
                    </w:rPr>
                  </w:rPrChange>
                </w:rPr>
                <w:t xml:space="preserve">Bromus </w:t>
              </w:r>
              <w:proofErr w:type="spellStart"/>
              <w:r w:rsidRPr="00C76A19">
                <w:rPr>
                  <w:rPrChange w:id="6389" w:author="Felix Pascal (felixpas)" w:date="2025-07-01T19:19:00Z">
                    <w:rPr>
                      <w:rFonts w:ascii="Calibri" w:hAnsi="Calibri" w:cs="Calibri"/>
                      <w:color w:val="000000"/>
                    </w:rPr>
                  </w:rPrChange>
                </w:rPr>
                <w:t>sterilis</w:t>
              </w:r>
              <w:proofErr w:type="spellEnd"/>
            </w:ins>
          </w:p>
        </w:tc>
        <w:tc>
          <w:tcPr>
            <w:tcW w:w="1706" w:type="dxa"/>
            <w:noWrap/>
            <w:hideMark/>
            <w:tcPrChange w:id="6390" w:author="Felix Pascal (felixpas)" w:date="2025-07-01T19:33:00Z">
              <w:tcPr>
                <w:tcW w:w="2480" w:type="dxa"/>
                <w:noWrap/>
                <w:hideMark/>
              </w:tcPr>
            </w:tcPrChange>
          </w:tcPr>
          <w:p w14:paraId="0B374324" w14:textId="77777777" w:rsidR="00C76A19" w:rsidRPr="00C76A19" w:rsidRDefault="00C76A19" w:rsidP="00C76A19">
            <w:pPr>
              <w:rPr>
                <w:ins w:id="6391" w:author="Felix Pascal (felixpas)" w:date="2025-07-01T19:19:00Z"/>
                <w:rPrChange w:id="6392" w:author="Felix Pascal (felixpas)" w:date="2025-07-01T19:19:00Z">
                  <w:rPr>
                    <w:ins w:id="6393" w:author="Felix Pascal (felixpas)" w:date="2025-07-01T19:19:00Z"/>
                    <w:rFonts w:ascii="Calibri" w:hAnsi="Calibri" w:cs="Calibri"/>
                    <w:color w:val="000000"/>
                  </w:rPr>
                </w:rPrChange>
              </w:rPr>
              <w:pPrChange w:id="6394" w:author="Felix Pascal (felixpas)" w:date="2025-07-01T19:19:00Z">
                <w:pPr>
                  <w:jc w:val="right"/>
                </w:pPr>
              </w:pPrChange>
            </w:pPr>
            <w:ins w:id="6395" w:author="Felix Pascal (felixpas)" w:date="2025-07-01T19:19:00Z">
              <w:r w:rsidRPr="00C76A19">
                <w:rPr>
                  <w:rPrChange w:id="6396" w:author="Felix Pascal (felixpas)" w:date="2025-07-01T19:19:00Z">
                    <w:rPr>
                      <w:rFonts w:ascii="Calibri" w:hAnsi="Calibri" w:cs="Calibri"/>
                      <w:color w:val="000000"/>
                    </w:rPr>
                  </w:rPrChange>
                </w:rPr>
                <w:t>9.038694196</w:t>
              </w:r>
            </w:ins>
          </w:p>
        </w:tc>
        <w:tc>
          <w:tcPr>
            <w:tcW w:w="1696" w:type="dxa"/>
            <w:noWrap/>
            <w:hideMark/>
            <w:tcPrChange w:id="6397" w:author="Felix Pascal (felixpas)" w:date="2025-07-01T19:33:00Z">
              <w:tcPr>
                <w:tcW w:w="1300" w:type="dxa"/>
                <w:noWrap/>
                <w:hideMark/>
              </w:tcPr>
            </w:tcPrChange>
          </w:tcPr>
          <w:p w14:paraId="6217819C" w14:textId="77777777" w:rsidR="00C76A19" w:rsidRPr="00C76A19" w:rsidRDefault="00C76A19" w:rsidP="00C76A19">
            <w:pPr>
              <w:rPr>
                <w:ins w:id="6398" w:author="Felix Pascal (felixpas)" w:date="2025-07-01T19:19:00Z"/>
                <w:rPrChange w:id="6399" w:author="Felix Pascal (felixpas)" w:date="2025-07-01T19:19:00Z">
                  <w:rPr>
                    <w:ins w:id="6400" w:author="Felix Pascal (felixpas)" w:date="2025-07-01T19:19:00Z"/>
                    <w:rFonts w:ascii="Calibri" w:hAnsi="Calibri" w:cs="Calibri"/>
                    <w:color w:val="000000"/>
                  </w:rPr>
                </w:rPrChange>
              </w:rPr>
              <w:pPrChange w:id="6401" w:author="Felix Pascal (felixpas)" w:date="2025-07-01T19:19:00Z">
                <w:pPr>
                  <w:jc w:val="right"/>
                </w:pPr>
              </w:pPrChange>
            </w:pPr>
            <w:ins w:id="6402" w:author="Felix Pascal (felixpas)" w:date="2025-07-01T19:19:00Z">
              <w:r w:rsidRPr="00C76A19">
                <w:rPr>
                  <w:rPrChange w:id="6403" w:author="Felix Pascal (felixpas)" w:date="2025-07-01T19:19:00Z">
                    <w:rPr>
                      <w:rFonts w:ascii="Calibri" w:hAnsi="Calibri" w:cs="Calibri"/>
                      <w:color w:val="000000"/>
                    </w:rPr>
                  </w:rPrChange>
                </w:rPr>
                <w:t>0.01593248</w:t>
              </w:r>
            </w:ins>
          </w:p>
        </w:tc>
        <w:tc>
          <w:tcPr>
            <w:tcW w:w="1418" w:type="dxa"/>
            <w:noWrap/>
            <w:hideMark/>
            <w:tcPrChange w:id="6404" w:author="Felix Pascal (felixpas)" w:date="2025-07-01T19:33:00Z">
              <w:tcPr>
                <w:tcW w:w="980" w:type="dxa"/>
                <w:noWrap/>
                <w:hideMark/>
              </w:tcPr>
            </w:tcPrChange>
          </w:tcPr>
          <w:p w14:paraId="3AD42D17" w14:textId="77777777" w:rsidR="00C76A19" w:rsidRPr="00C76A19" w:rsidRDefault="00C76A19">
            <w:pPr>
              <w:rPr>
                <w:ins w:id="6405" w:author="Felix Pascal (felixpas)" w:date="2025-07-01T19:19:00Z"/>
                <w:rPrChange w:id="6406" w:author="Felix Pascal (felixpas)" w:date="2025-07-01T19:19:00Z">
                  <w:rPr>
                    <w:ins w:id="6407" w:author="Felix Pascal (felixpas)" w:date="2025-07-01T19:19:00Z"/>
                    <w:rFonts w:ascii="Calibri" w:hAnsi="Calibri" w:cs="Calibri"/>
                    <w:color w:val="000000"/>
                  </w:rPr>
                </w:rPrChange>
              </w:rPr>
            </w:pPr>
            <w:ins w:id="6408" w:author="Felix Pascal (felixpas)" w:date="2025-07-01T19:19:00Z">
              <w:r w:rsidRPr="00C76A19">
                <w:rPr>
                  <w:rPrChange w:id="6409" w:author="Felix Pascal (felixpas)" w:date="2025-07-01T19:19:00Z">
                    <w:rPr>
                      <w:rFonts w:ascii="Calibri" w:hAnsi="Calibri" w:cs="Calibri"/>
                      <w:color w:val="000000"/>
                    </w:rPr>
                  </w:rPrChange>
                </w:rPr>
                <w:t>increasing</w:t>
              </w:r>
            </w:ins>
          </w:p>
        </w:tc>
        <w:tc>
          <w:tcPr>
            <w:tcW w:w="850" w:type="dxa"/>
            <w:noWrap/>
            <w:hideMark/>
            <w:tcPrChange w:id="6410" w:author="Felix Pascal (felixpas)" w:date="2025-07-01T19:33:00Z">
              <w:tcPr>
                <w:tcW w:w="900" w:type="dxa"/>
                <w:noWrap/>
                <w:hideMark/>
              </w:tcPr>
            </w:tcPrChange>
          </w:tcPr>
          <w:p w14:paraId="78D2A903" w14:textId="77777777" w:rsidR="00C76A19" w:rsidRPr="00C76A19" w:rsidRDefault="00C76A19" w:rsidP="00C76A19">
            <w:pPr>
              <w:rPr>
                <w:ins w:id="6411" w:author="Felix Pascal (felixpas)" w:date="2025-07-01T19:19:00Z"/>
                <w:rPrChange w:id="6412" w:author="Felix Pascal (felixpas)" w:date="2025-07-01T19:19:00Z">
                  <w:rPr>
                    <w:ins w:id="6413" w:author="Felix Pascal (felixpas)" w:date="2025-07-01T19:19:00Z"/>
                    <w:rFonts w:ascii="Calibri" w:hAnsi="Calibri" w:cs="Calibri"/>
                    <w:color w:val="000000"/>
                  </w:rPr>
                </w:rPrChange>
              </w:rPr>
              <w:pPrChange w:id="6414" w:author="Felix Pascal (felixpas)" w:date="2025-07-01T19:19:00Z">
                <w:pPr>
                  <w:jc w:val="right"/>
                </w:pPr>
              </w:pPrChange>
            </w:pPr>
            <w:ins w:id="6415" w:author="Felix Pascal (felixpas)" w:date="2025-07-01T19:19:00Z">
              <w:r w:rsidRPr="00C76A19">
                <w:rPr>
                  <w:rPrChange w:id="6416" w:author="Felix Pascal (felixpas)" w:date="2025-07-01T19:19:00Z">
                    <w:rPr>
                      <w:rFonts w:ascii="Calibri" w:hAnsi="Calibri" w:cs="Calibri"/>
                      <w:color w:val="000000"/>
                    </w:rPr>
                  </w:rPrChange>
                </w:rPr>
                <w:t>45</w:t>
              </w:r>
            </w:ins>
          </w:p>
        </w:tc>
      </w:tr>
      <w:tr w:rsidR="00D247C6" w:rsidRPr="00D247C6" w14:paraId="09FE4863" w14:textId="77777777" w:rsidTr="00D247C6">
        <w:tblPrEx>
          <w:tblPrExChange w:id="6417" w:author="Felix Pascal (felixpas)" w:date="2025-07-01T19:33:00Z">
            <w:tblPrEx>
              <w:tblW w:w="9067" w:type="dxa"/>
            </w:tblPrEx>
          </w:tblPrExChange>
        </w:tblPrEx>
        <w:trPr>
          <w:trHeight w:val="288"/>
          <w:ins w:id="6418" w:author="Felix Pascal (felixpas)" w:date="2025-07-01T19:19:00Z"/>
          <w:trPrChange w:id="6419" w:author="Felix Pascal (felixpas)" w:date="2025-07-01T19:33:00Z">
            <w:trPr>
              <w:trHeight w:val="288"/>
            </w:trPr>
          </w:trPrChange>
        </w:trPr>
        <w:tc>
          <w:tcPr>
            <w:tcW w:w="3256" w:type="dxa"/>
            <w:noWrap/>
            <w:hideMark/>
            <w:tcPrChange w:id="6420" w:author="Felix Pascal (felixpas)" w:date="2025-07-01T19:33:00Z">
              <w:tcPr>
                <w:tcW w:w="2940" w:type="dxa"/>
                <w:noWrap/>
                <w:hideMark/>
              </w:tcPr>
            </w:tcPrChange>
          </w:tcPr>
          <w:p w14:paraId="698343A1" w14:textId="77777777" w:rsidR="00C76A19" w:rsidRPr="00C76A19" w:rsidRDefault="00C76A19">
            <w:pPr>
              <w:rPr>
                <w:ins w:id="6421" w:author="Felix Pascal (felixpas)" w:date="2025-07-01T19:19:00Z"/>
                <w:rPrChange w:id="6422" w:author="Felix Pascal (felixpas)" w:date="2025-07-01T19:19:00Z">
                  <w:rPr>
                    <w:ins w:id="6423" w:author="Felix Pascal (felixpas)" w:date="2025-07-01T19:19:00Z"/>
                    <w:rFonts w:ascii="Calibri" w:hAnsi="Calibri" w:cs="Calibri"/>
                    <w:color w:val="000000"/>
                  </w:rPr>
                </w:rPrChange>
              </w:rPr>
            </w:pPr>
            <w:proofErr w:type="spellStart"/>
            <w:ins w:id="6424" w:author="Felix Pascal (felixpas)" w:date="2025-07-01T19:19:00Z">
              <w:r w:rsidRPr="00C76A19">
                <w:rPr>
                  <w:rPrChange w:id="6425" w:author="Felix Pascal (felixpas)" w:date="2025-07-01T19:19:00Z">
                    <w:rPr>
                      <w:rFonts w:ascii="Calibri" w:hAnsi="Calibri" w:cs="Calibri"/>
                      <w:color w:val="000000"/>
                    </w:rPr>
                  </w:rPrChange>
                </w:rPr>
                <w:t>Galium</w:t>
              </w:r>
              <w:proofErr w:type="spellEnd"/>
              <w:r w:rsidRPr="00C76A19">
                <w:rPr>
                  <w:rPrChange w:id="6426" w:author="Felix Pascal (felixpas)" w:date="2025-07-01T19:19:00Z">
                    <w:rPr>
                      <w:rFonts w:ascii="Calibri" w:hAnsi="Calibri" w:cs="Calibri"/>
                      <w:color w:val="000000"/>
                    </w:rPr>
                  </w:rPrChange>
                </w:rPr>
                <w:t xml:space="preserve"> </w:t>
              </w:r>
              <w:proofErr w:type="spellStart"/>
              <w:r w:rsidRPr="00C76A19">
                <w:rPr>
                  <w:rPrChange w:id="6427" w:author="Felix Pascal (felixpas)" w:date="2025-07-01T19:19:00Z">
                    <w:rPr>
                      <w:rFonts w:ascii="Calibri" w:hAnsi="Calibri" w:cs="Calibri"/>
                      <w:color w:val="000000"/>
                    </w:rPr>
                  </w:rPrChange>
                </w:rPr>
                <w:t>mollugo</w:t>
              </w:r>
              <w:proofErr w:type="spellEnd"/>
              <w:r w:rsidRPr="00C76A19">
                <w:rPr>
                  <w:rPrChange w:id="6428" w:author="Felix Pascal (felixpas)" w:date="2025-07-01T19:19:00Z">
                    <w:rPr>
                      <w:rFonts w:ascii="Calibri" w:hAnsi="Calibri" w:cs="Calibri"/>
                      <w:color w:val="000000"/>
                    </w:rPr>
                  </w:rPrChange>
                </w:rPr>
                <w:t xml:space="preserve"> </w:t>
              </w:r>
              <w:proofErr w:type="spellStart"/>
              <w:r w:rsidRPr="00C76A19">
                <w:rPr>
                  <w:rPrChange w:id="6429" w:author="Felix Pascal (felixpas)" w:date="2025-07-01T19:19:00Z">
                    <w:rPr>
                      <w:rFonts w:ascii="Calibri" w:hAnsi="Calibri" w:cs="Calibri"/>
                      <w:color w:val="000000"/>
                    </w:rPr>
                  </w:rPrChange>
                </w:rPr>
                <w:t>aggr</w:t>
              </w:r>
              <w:proofErr w:type="spellEnd"/>
              <w:r w:rsidRPr="00C76A19">
                <w:rPr>
                  <w:rPrChange w:id="6430" w:author="Felix Pascal (felixpas)" w:date="2025-07-01T19:19:00Z">
                    <w:rPr>
                      <w:rFonts w:ascii="Calibri" w:hAnsi="Calibri" w:cs="Calibri"/>
                      <w:color w:val="000000"/>
                    </w:rPr>
                  </w:rPrChange>
                </w:rPr>
                <w:t>.</w:t>
              </w:r>
            </w:ins>
          </w:p>
        </w:tc>
        <w:tc>
          <w:tcPr>
            <w:tcW w:w="1706" w:type="dxa"/>
            <w:noWrap/>
            <w:hideMark/>
            <w:tcPrChange w:id="6431" w:author="Felix Pascal (felixpas)" w:date="2025-07-01T19:33:00Z">
              <w:tcPr>
                <w:tcW w:w="2480" w:type="dxa"/>
                <w:noWrap/>
                <w:hideMark/>
              </w:tcPr>
            </w:tcPrChange>
          </w:tcPr>
          <w:p w14:paraId="6BC65FC9" w14:textId="77777777" w:rsidR="00C76A19" w:rsidRPr="00C76A19" w:rsidRDefault="00C76A19" w:rsidP="00C76A19">
            <w:pPr>
              <w:rPr>
                <w:ins w:id="6432" w:author="Felix Pascal (felixpas)" w:date="2025-07-01T19:19:00Z"/>
                <w:rPrChange w:id="6433" w:author="Felix Pascal (felixpas)" w:date="2025-07-01T19:19:00Z">
                  <w:rPr>
                    <w:ins w:id="6434" w:author="Felix Pascal (felixpas)" w:date="2025-07-01T19:19:00Z"/>
                    <w:rFonts w:ascii="Calibri" w:hAnsi="Calibri" w:cs="Calibri"/>
                    <w:color w:val="000000"/>
                  </w:rPr>
                </w:rPrChange>
              </w:rPr>
              <w:pPrChange w:id="6435" w:author="Felix Pascal (felixpas)" w:date="2025-07-01T19:19:00Z">
                <w:pPr>
                  <w:jc w:val="right"/>
                </w:pPr>
              </w:pPrChange>
            </w:pPr>
            <w:ins w:id="6436" w:author="Felix Pascal (felixpas)" w:date="2025-07-01T19:19:00Z">
              <w:r w:rsidRPr="00C76A19">
                <w:rPr>
                  <w:rPrChange w:id="6437" w:author="Felix Pascal (felixpas)" w:date="2025-07-01T19:19:00Z">
                    <w:rPr>
                      <w:rFonts w:ascii="Calibri" w:hAnsi="Calibri" w:cs="Calibri"/>
                      <w:color w:val="000000"/>
                    </w:rPr>
                  </w:rPrChange>
                </w:rPr>
                <w:t>9.022071247</w:t>
              </w:r>
            </w:ins>
          </w:p>
        </w:tc>
        <w:tc>
          <w:tcPr>
            <w:tcW w:w="1696" w:type="dxa"/>
            <w:noWrap/>
            <w:hideMark/>
            <w:tcPrChange w:id="6438" w:author="Felix Pascal (felixpas)" w:date="2025-07-01T19:33:00Z">
              <w:tcPr>
                <w:tcW w:w="1387" w:type="dxa"/>
                <w:noWrap/>
                <w:hideMark/>
              </w:tcPr>
            </w:tcPrChange>
          </w:tcPr>
          <w:p w14:paraId="34559C3B" w14:textId="77777777" w:rsidR="00C76A19" w:rsidRPr="00C76A19" w:rsidRDefault="00C76A19" w:rsidP="00C76A19">
            <w:pPr>
              <w:rPr>
                <w:ins w:id="6439" w:author="Felix Pascal (felixpas)" w:date="2025-07-01T19:19:00Z"/>
                <w:rPrChange w:id="6440" w:author="Felix Pascal (felixpas)" w:date="2025-07-01T19:19:00Z">
                  <w:rPr>
                    <w:ins w:id="6441" w:author="Felix Pascal (felixpas)" w:date="2025-07-01T19:19:00Z"/>
                    <w:rFonts w:ascii="Calibri" w:hAnsi="Calibri" w:cs="Calibri"/>
                    <w:color w:val="000000"/>
                  </w:rPr>
                </w:rPrChange>
              </w:rPr>
              <w:pPrChange w:id="6442" w:author="Felix Pascal (felixpas)" w:date="2025-07-01T19:19:00Z">
                <w:pPr>
                  <w:jc w:val="right"/>
                </w:pPr>
              </w:pPrChange>
            </w:pPr>
            <w:ins w:id="6443" w:author="Felix Pascal (felixpas)" w:date="2025-07-01T19:19:00Z">
              <w:r w:rsidRPr="00C76A19">
                <w:rPr>
                  <w:rPrChange w:id="6444" w:author="Felix Pascal (felixpas)" w:date="2025-07-01T19:19:00Z">
                    <w:rPr>
                      <w:rFonts w:ascii="Calibri" w:hAnsi="Calibri" w:cs="Calibri"/>
                      <w:color w:val="000000"/>
                    </w:rPr>
                  </w:rPrChange>
                </w:rPr>
                <w:t>1.60817E-09</w:t>
              </w:r>
            </w:ins>
          </w:p>
        </w:tc>
        <w:tc>
          <w:tcPr>
            <w:tcW w:w="1418" w:type="dxa"/>
            <w:noWrap/>
            <w:hideMark/>
            <w:tcPrChange w:id="6445" w:author="Felix Pascal (felixpas)" w:date="2025-07-01T19:33:00Z">
              <w:tcPr>
                <w:tcW w:w="980" w:type="dxa"/>
                <w:noWrap/>
                <w:hideMark/>
              </w:tcPr>
            </w:tcPrChange>
          </w:tcPr>
          <w:p w14:paraId="535740CD" w14:textId="77777777" w:rsidR="00C76A19" w:rsidRPr="00C76A19" w:rsidRDefault="00C76A19">
            <w:pPr>
              <w:rPr>
                <w:ins w:id="6446" w:author="Felix Pascal (felixpas)" w:date="2025-07-01T19:19:00Z"/>
                <w:rPrChange w:id="6447" w:author="Felix Pascal (felixpas)" w:date="2025-07-01T19:19:00Z">
                  <w:rPr>
                    <w:ins w:id="6448" w:author="Felix Pascal (felixpas)" w:date="2025-07-01T19:19:00Z"/>
                    <w:rFonts w:ascii="Calibri" w:hAnsi="Calibri" w:cs="Calibri"/>
                    <w:color w:val="000000"/>
                  </w:rPr>
                </w:rPrChange>
              </w:rPr>
            </w:pPr>
            <w:ins w:id="6449" w:author="Felix Pascal (felixpas)" w:date="2025-07-01T19:19:00Z">
              <w:r w:rsidRPr="00C76A19">
                <w:rPr>
                  <w:rPrChange w:id="6450" w:author="Felix Pascal (felixpas)" w:date="2025-07-01T19:19:00Z">
                    <w:rPr>
                      <w:rFonts w:ascii="Calibri" w:hAnsi="Calibri" w:cs="Calibri"/>
                      <w:color w:val="000000"/>
                    </w:rPr>
                  </w:rPrChange>
                </w:rPr>
                <w:t>increasing</w:t>
              </w:r>
            </w:ins>
          </w:p>
        </w:tc>
        <w:tc>
          <w:tcPr>
            <w:tcW w:w="850" w:type="dxa"/>
            <w:noWrap/>
            <w:hideMark/>
            <w:tcPrChange w:id="6451" w:author="Felix Pascal (felixpas)" w:date="2025-07-01T19:33:00Z">
              <w:tcPr>
                <w:tcW w:w="1280" w:type="dxa"/>
                <w:gridSpan w:val="2"/>
                <w:noWrap/>
                <w:hideMark/>
              </w:tcPr>
            </w:tcPrChange>
          </w:tcPr>
          <w:p w14:paraId="555DC93F" w14:textId="77777777" w:rsidR="00C76A19" w:rsidRPr="00C76A19" w:rsidRDefault="00C76A19" w:rsidP="00C76A19">
            <w:pPr>
              <w:rPr>
                <w:ins w:id="6452" w:author="Felix Pascal (felixpas)" w:date="2025-07-01T19:19:00Z"/>
                <w:rPrChange w:id="6453" w:author="Felix Pascal (felixpas)" w:date="2025-07-01T19:19:00Z">
                  <w:rPr>
                    <w:ins w:id="6454" w:author="Felix Pascal (felixpas)" w:date="2025-07-01T19:19:00Z"/>
                    <w:rFonts w:ascii="Calibri" w:hAnsi="Calibri" w:cs="Calibri"/>
                    <w:color w:val="000000"/>
                  </w:rPr>
                </w:rPrChange>
              </w:rPr>
              <w:pPrChange w:id="6455" w:author="Felix Pascal (felixpas)" w:date="2025-07-01T19:19:00Z">
                <w:pPr>
                  <w:jc w:val="right"/>
                </w:pPr>
              </w:pPrChange>
            </w:pPr>
            <w:ins w:id="6456" w:author="Felix Pascal (felixpas)" w:date="2025-07-01T19:19:00Z">
              <w:r w:rsidRPr="00C76A19">
                <w:rPr>
                  <w:rPrChange w:id="6457" w:author="Felix Pascal (felixpas)" w:date="2025-07-01T19:19:00Z">
                    <w:rPr>
                      <w:rFonts w:ascii="Calibri" w:hAnsi="Calibri" w:cs="Calibri"/>
                      <w:color w:val="000000"/>
                    </w:rPr>
                  </w:rPrChange>
                </w:rPr>
                <w:t>516</w:t>
              </w:r>
            </w:ins>
          </w:p>
        </w:tc>
      </w:tr>
      <w:tr w:rsidR="00C76A19" w:rsidRPr="00C76A19" w14:paraId="4F6CB27A" w14:textId="77777777" w:rsidTr="00D247C6">
        <w:trPr>
          <w:trHeight w:val="288"/>
          <w:ins w:id="6458" w:author="Felix Pascal (felixpas)" w:date="2025-07-01T19:19:00Z"/>
          <w:trPrChange w:id="6459" w:author="Felix Pascal (felixpas)" w:date="2025-07-01T19:33:00Z">
            <w:trPr>
              <w:gridAfter w:val="0"/>
              <w:trHeight w:val="288"/>
            </w:trPr>
          </w:trPrChange>
        </w:trPr>
        <w:tc>
          <w:tcPr>
            <w:tcW w:w="3256" w:type="dxa"/>
            <w:noWrap/>
            <w:hideMark/>
            <w:tcPrChange w:id="6460" w:author="Felix Pascal (felixpas)" w:date="2025-07-01T19:33:00Z">
              <w:tcPr>
                <w:tcW w:w="2940" w:type="dxa"/>
                <w:noWrap/>
                <w:hideMark/>
              </w:tcPr>
            </w:tcPrChange>
          </w:tcPr>
          <w:p w14:paraId="7B2BB0EA" w14:textId="77777777" w:rsidR="00C76A19" w:rsidRPr="00C76A19" w:rsidRDefault="00C76A19">
            <w:pPr>
              <w:rPr>
                <w:ins w:id="6461" w:author="Felix Pascal (felixpas)" w:date="2025-07-01T19:19:00Z"/>
                <w:rPrChange w:id="6462" w:author="Felix Pascal (felixpas)" w:date="2025-07-01T19:19:00Z">
                  <w:rPr>
                    <w:ins w:id="6463" w:author="Felix Pascal (felixpas)" w:date="2025-07-01T19:19:00Z"/>
                    <w:rFonts w:ascii="Calibri" w:hAnsi="Calibri" w:cs="Calibri"/>
                    <w:color w:val="000000"/>
                  </w:rPr>
                </w:rPrChange>
              </w:rPr>
            </w:pPr>
            <w:ins w:id="6464" w:author="Felix Pascal (felixpas)" w:date="2025-07-01T19:19:00Z">
              <w:r w:rsidRPr="00C76A19">
                <w:rPr>
                  <w:rPrChange w:id="6465" w:author="Felix Pascal (felixpas)" w:date="2025-07-01T19:19:00Z">
                    <w:rPr>
                      <w:rFonts w:ascii="Calibri" w:hAnsi="Calibri" w:cs="Calibri"/>
                      <w:color w:val="000000"/>
                    </w:rPr>
                  </w:rPrChange>
                </w:rPr>
                <w:t xml:space="preserve">Viola </w:t>
              </w:r>
              <w:proofErr w:type="spellStart"/>
              <w:r w:rsidRPr="00C76A19">
                <w:rPr>
                  <w:rPrChange w:id="6466" w:author="Felix Pascal (felixpas)" w:date="2025-07-01T19:19:00Z">
                    <w:rPr>
                      <w:rFonts w:ascii="Calibri" w:hAnsi="Calibri" w:cs="Calibri"/>
                      <w:color w:val="000000"/>
                    </w:rPr>
                  </w:rPrChange>
                </w:rPr>
                <w:t>hirta</w:t>
              </w:r>
              <w:proofErr w:type="spellEnd"/>
            </w:ins>
          </w:p>
        </w:tc>
        <w:tc>
          <w:tcPr>
            <w:tcW w:w="1706" w:type="dxa"/>
            <w:noWrap/>
            <w:hideMark/>
            <w:tcPrChange w:id="6467" w:author="Felix Pascal (felixpas)" w:date="2025-07-01T19:33:00Z">
              <w:tcPr>
                <w:tcW w:w="2480" w:type="dxa"/>
                <w:noWrap/>
                <w:hideMark/>
              </w:tcPr>
            </w:tcPrChange>
          </w:tcPr>
          <w:p w14:paraId="562EEEA0" w14:textId="77777777" w:rsidR="00C76A19" w:rsidRPr="00C76A19" w:rsidRDefault="00C76A19" w:rsidP="00C76A19">
            <w:pPr>
              <w:rPr>
                <w:ins w:id="6468" w:author="Felix Pascal (felixpas)" w:date="2025-07-01T19:19:00Z"/>
                <w:rPrChange w:id="6469" w:author="Felix Pascal (felixpas)" w:date="2025-07-01T19:19:00Z">
                  <w:rPr>
                    <w:ins w:id="6470" w:author="Felix Pascal (felixpas)" w:date="2025-07-01T19:19:00Z"/>
                    <w:rFonts w:ascii="Calibri" w:hAnsi="Calibri" w:cs="Calibri"/>
                    <w:color w:val="000000"/>
                  </w:rPr>
                </w:rPrChange>
              </w:rPr>
              <w:pPrChange w:id="6471" w:author="Felix Pascal (felixpas)" w:date="2025-07-01T19:19:00Z">
                <w:pPr>
                  <w:jc w:val="right"/>
                </w:pPr>
              </w:pPrChange>
            </w:pPr>
            <w:ins w:id="6472" w:author="Felix Pascal (felixpas)" w:date="2025-07-01T19:19:00Z">
              <w:r w:rsidRPr="00C76A19">
                <w:rPr>
                  <w:rPrChange w:id="6473" w:author="Felix Pascal (felixpas)" w:date="2025-07-01T19:19:00Z">
                    <w:rPr>
                      <w:rFonts w:ascii="Calibri" w:hAnsi="Calibri" w:cs="Calibri"/>
                      <w:color w:val="000000"/>
                    </w:rPr>
                  </w:rPrChange>
                </w:rPr>
                <w:t>8.769109062</w:t>
              </w:r>
            </w:ins>
          </w:p>
        </w:tc>
        <w:tc>
          <w:tcPr>
            <w:tcW w:w="1696" w:type="dxa"/>
            <w:noWrap/>
            <w:hideMark/>
            <w:tcPrChange w:id="6474" w:author="Felix Pascal (felixpas)" w:date="2025-07-01T19:33:00Z">
              <w:tcPr>
                <w:tcW w:w="1300" w:type="dxa"/>
                <w:noWrap/>
                <w:hideMark/>
              </w:tcPr>
            </w:tcPrChange>
          </w:tcPr>
          <w:p w14:paraId="6185666F" w14:textId="77777777" w:rsidR="00C76A19" w:rsidRPr="00C76A19" w:rsidRDefault="00C76A19" w:rsidP="00C76A19">
            <w:pPr>
              <w:rPr>
                <w:ins w:id="6475" w:author="Felix Pascal (felixpas)" w:date="2025-07-01T19:19:00Z"/>
                <w:rPrChange w:id="6476" w:author="Felix Pascal (felixpas)" w:date="2025-07-01T19:19:00Z">
                  <w:rPr>
                    <w:ins w:id="6477" w:author="Felix Pascal (felixpas)" w:date="2025-07-01T19:19:00Z"/>
                    <w:rFonts w:ascii="Calibri" w:hAnsi="Calibri" w:cs="Calibri"/>
                    <w:color w:val="000000"/>
                  </w:rPr>
                </w:rPrChange>
              </w:rPr>
              <w:pPrChange w:id="6478" w:author="Felix Pascal (felixpas)" w:date="2025-07-01T19:19:00Z">
                <w:pPr>
                  <w:jc w:val="right"/>
                </w:pPr>
              </w:pPrChange>
            </w:pPr>
            <w:ins w:id="6479" w:author="Felix Pascal (felixpas)" w:date="2025-07-01T19:19:00Z">
              <w:r w:rsidRPr="00C76A19">
                <w:rPr>
                  <w:rPrChange w:id="6480" w:author="Felix Pascal (felixpas)" w:date="2025-07-01T19:19:00Z">
                    <w:rPr>
                      <w:rFonts w:ascii="Calibri" w:hAnsi="Calibri" w:cs="Calibri"/>
                      <w:color w:val="000000"/>
                    </w:rPr>
                  </w:rPrChange>
                </w:rPr>
                <w:t>0.003446075</w:t>
              </w:r>
            </w:ins>
          </w:p>
        </w:tc>
        <w:tc>
          <w:tcPr>
            <w:tcW w:w="1418" w:type="dxa"/>
            <w:noWrap/>
            <w:hideMark/>
            <w:tcPrChange w:id="6481" w:author="Felix Pascal (felixpas)" w:date="2025-07-01T19:33:00Z">
              <w:tcPr>
                <w:tcW w:w="980" w:type="dxa"/>
                <w:noWrap/>
                <w:hideMark/>
              </w:tcPr>
            </w:tcPrChange>
          </w:tcPr>
          <w:p w14:paraId="55B7A942" w14:textId="77777777" w:rsidR="00C76A19" w:rsidRPr="00C76A19" w:rsidRDefault="00C76A19">
            <w:pPr>
              <w:rPr>
                <w:ins w:id="6482" w:author="Felix Pascal (felixpas)" w:date="2025-07-01T19:19:00Z"/>
                <w:rPrChange w:id="6483" w:author="Felix Pascal (felixpas)" w:date="2025-07-01T19:19:00Z">
                  <w:rPr>
                    <w:ins w:id="6484" w:author="Felix Pascal (felixpas)" w:date="2025-07-01T19:19:00Z"/>
                    <w:rFonts w:ascii="Calibri" w:hAnsi="Calibri" w:cs="Calibri"/>
                    <w:color w:val="000000"/>
                  </w:rPr>
                </w:rPrChange>
              </w:rPr>
            </w:pPr>
            <w:ins w:id="6485" w:author="Felix Pascal (felixpas)" w:date="2025-07-01T19:19:00Z">
              <w:r w:rsidRPr="00C76A19">
                <w:rPr>
                  <w:rPrChange w:id="6486" w:author="Felix Pascal (felixpas)" w:date="2025-07-01T19:19:00Z">
                    <w:rPr>
                      <w:rFonts w:ascii="Calibri" w:hAnsi="Calibri" w:cs="Calibri"/>
                      <w:color w:val="000000"/>
                    </w:rPr>
                  </w:rPrChange>
                </w:rPr>
                <w:t>increasing</w:t>
              </w:r>
            </w:ins>
          </w:p>
        </w:tc>
        <w:tc>
          <w:tcPr>
            <w:tcW w:w="850" w:type="dxa"/>
            <w:noWrap/>
            <w:hideMark/>
            <w:tcPrChange w:id="6487" w:author="Felix Pascal (felixpas)" w:date="2025-07-01T19:33:00Z">
              <w:tcPr>
                <w:tcW w:w="900" w:type="dxa"/>
                <w:noWrap/>
                <w:hideMark/>
              </w:tcPr>
            </w:tcPrChange>
          </w:tcPr>
          <w:p w14:paraId="01E52943" w14:textId="77777777" w:rsidR="00C76A19" w:rsidRPr="00C76A19" w:rsidRDefault="00C76A19" w:rsidP="00C76A19">
            <w:pPr>
              <w:rPr>
                <w:ins w:id="6488" w:author="Felix Pascal (felixpas)" w:date="2025-07-01T19:19:00Z"/>
                <w:rPrChange w:id="6489" w:author="Felix Pascal (felixpas)" w:date="2025-07-01T19:19:00Z">
                  <w:rPr>
                    <w:ins w:id="6490" w:author="Felix Pascal (felixpas)" w:date="2025-07-01T19:19:00Z"/>
                    <w:rFonts w:ascii="Calibri" w:hAnsi="Calibri" w:cs="Calibri"/>
                    <w:color w:val="000000"/>
                  </w:rPr>
                </w:rPrChange>
              </w:rPr>
              <w:pPrChange w:id="6491" w:author="Felix Pascal (felixpas)" w:date="2025-07-01T19:19:00Z">
                <w:pPr>
                  <w:jc w:val="right"/>
                </w:pPr>
              </w:pPrChange>
            </w:pPr>
            <w:ins w:id="6492" w:author="Felix Pascal (felixpas)" w:date="2025-07-01T19:19:00Z">
              <w:r w:rsidRPr="00C76A19">
                <w:rPr>
                  <w:rPrChange w:id="6493" w:author="Felix Pascal (felixpas)" w:date="2025-07-01T19:19:00Z">
                    <w:rPr>
                      <w:rFonts w:ascii="Calibri" w:hAnsi="Calibri" w:cs="Calibri"/>
                      <w:color w:val="000000"/>
                    </w:rPr>
                  </w:rPrChange>
                </w:rPr>
                <w:t>81</w:t>
              </w:r>
            </w:ins>
          </w:p>
        </w:tc>
      </w:tr>
      <w:tr w:rsidR="00D247C6" w:rsidRPr="00D247C6" w14:paraId="4323C517" w14:textId="77777777" w:rsidTr="00D247C6">
        <w:tblPrEx>
          <w:tblPrExChange w:id="6494" w:author="Felix Pascal (felixpas)" w:date="2025-07-01T19:33:00Z">
            <w:tblPrEx>
              <w:tblW w:w="9067" w:type="dxa"/>
            </w:tblPrEx>
          </w:tblPrExChange>
        </w:tblPrEx>
        <w:trPr>
          <w:trHeight w:val="288"/>
          <w:ins w:id="6495" w:author="Felix Pascal (felixpas)" w:date="2025-07-01T19:19:00Z"/>
          <w:trPrChange w:id="6496" w:author="Felix Pascal (felixpas)" w:date="2025-07-01T19:33:00Z">
            <w:trPr>
              <w:trHeight w:val="288"/>
            </w:trPr>
          </w:trPrChange>
        </w:trPr>
        <w:tc>
          <w:tcPr>
            <w:tcW w:w="3256" w:type="dxa"/>
            <w:noWrap/>
            <w:hideMark/>
            <w:tcPrChange w:id="6497" w:author="Felix Pascal (felixpas)" w:date="2025-07-01T19:33:00Z">
              <w:tcPr>
                <w:tcW w:w="2940" w:type="dxa"/>
                <w:noWrap/>
                <w:hideMark/>
              </w:tcPr>
            </w:tcPrChange>
          </w:tcPr>
          <w:p w14:paraId="1807C293" w14:textId="77777777" w:rsidR="00C76A19" w:rsidRPr="00C76A19" w:rsidRDefault="00C76A19">
            <w:pPr>
              <w:rPr>
                <w:ins w:id="6498" w:author="Felix Pascal (felixpas)" w:date="2025-07-01T19:19:00Z"/>
                <w:rPrChange w:id="6499" w:author="Felix Pascal (felixpas)" w:date="2025-07-01T19:19:00Z">
                  <w:rPr>
                    <w:ins w:id="6500" w:author="Felix Pascal (felixpas)" w:date="2025-07-01T19:19:00Z"/>
                    <w:rFonts w:ascii="Calibri" w:hAnsi="Calibri" w:cs="Calibri"/>
                    <w:color w:val="000000"/>
                  </w:rPr>
                </w:rPrChange>
              </w:rPr>
            </w:pPr>
            <w:proofErr w:type="spellStart"/>
            <w:ins w:id="6501" w:author="Felix Pascal (felixpas)" w:date="2025-07-01T19:19:00Z">
              <w:r w:rsidRPr="00C76A19">
                <w:rPr>
                  <w:rPrChange w:id="6502" w:author="Felix Pascal (felixpas)" w:date="2025-07-01T19:19:00Z">
                    <w:rPr>
                      <w:rFonts w:ascii="Calibri" w:hAnsi="Calibri" w:cs="Calibri"/>
                      <w:color w:val="000000"/>
                    </w:rPr>
                  </w:rPrChange>
                </w:rPr>
                <w:t>Lactuca</w:t>
              </w:r>
              <w:proofErr w:type="spellEnd"/>
              <w:r w:rsidRPr="00C76A19">
                <w:rPr>
                  <w:rPrChange w:id="6503" w:author="Felix Pascal (felixpas)" w:date="2025-07-01T19:19:00Z">
                    <w:rPr>
                      <w:rFonts w:ascii="Calibri" w:hAnsi="Calibri" w:cs="Calibri"/>
                      <w:color w:val="000000"/>
                    </w:rPr>
                  </w:rPrChange>
                </w:rPr>
                <w:t xml:space="preserve"> </w:t>
              </w:r>
              <w:proofErr w:type="spellStart"/>
              <w:r w:rsidRPr="00C76A19">
                <w:rPr>
                  <w:rPrChange w:id="6504" w:author="Felix Pascal (felixpas)" w:date="2025-07-01T19:19:00Z">
                    <w:rPr>
                      <w:rFonts w:ascii="Calibri" w:hAnsi="Calibri" w:cs="Calibri"/>
                      <w:color w:val="000000"/>
                    </w:rPr>
                  </w:rPrChange>
                </w:rPr>
                <w:t>serriola</w:t>
              </w:r>
              <w:proofErr w:type="spellEnd"/>
            </w:ins>
          </w:p>
        </w:tc>
        <w:tc>
          <w:tcPr>
            <w:tcW w:w="1706" w:type="dxa"/>
            <w:noWrap/>
            <w:hideMark/>
            <w:tcPrChange w:id="6505" w:author="Felix Pascal (felixpas)" w:date="2025-07-01T19:33:00Z">
              <w:tcPr>
                <w:tcW w:w="2480" w:type="dxa"/>
                <w:noWrap/>
                <w:hideMark/>
              </w:tcPr>
            </w:tcPrChange>
          </w:tcPr>
          <w:p w14:paraId="7CC03A1F" w14:textId="77777777" w:rsidR="00C76A19" w:rsidRPr="00C76A19" w:rsidRDefault="00C76A19" w:rsidP="00C76A19">
            <w:pPr>
              <w:rPr>
                <w:ins w:id="6506" w:author="Felix Pascal (felixpas)" w:date="2025-07-01T19:19:00Z"/>
                <w:rPrChange w:id="6507" w:author="Felix Pascal (felixpas)" w:date="2025-07-01T19:19:00Z">
                  <w:rPr>
                    <w:ins w:id="6508" w:author="Felix Pascal (felixpas)" w:date="2025-07-01T19:19:00Z"/>
                    <w:rFonts w:ascii="Calibri" w:hAnsi="Calibri" w:cs="Calibri"/>
                    <w:color w:val="000000"/>
                  </w:rPr>
                </w:rPrChange>
              </w:rPr>
              <w:pPrChange w:id="6509" w:author="Felix Pascal (felixpas)" w:date="2025-07-01T19:19:00Z">
                <w:pPr>
                  <w:jc w:val="right"/>
                </w:pPr>
              </w:pPrChange>
            </w:pPr>
            <w:ins w:id="6510" w:author="Felix Pascal (felixpas)" w:date="2025-07-01T19:19:00Z">
              <w:r w:rsidRPr="00C76A19">
                <w:rPr>
                  <w:rPrChange w:id="6511" w:author="Felix Pascal (felixpas)" w:date="2025-07-01T19:19:00Z">
                    <w:rPr>
                      <w:rFonts w:ascii="Calibri" w:hAnsi="Calibri" w:cs="Calibri"/>
                      <w:color w:val="000000"/>
                    </w:rPr>
                  </w:rPrChange>
                </w:rPr>
                <w:t>8.727275879</w:t>
              </w:r>
            </w:ins>
          </w:p>
        </w:tc>
        <w:tc>
          <w:tcPr>
            <w:tcW w:w="1696" w:type="dxa"/>
            <w:noWrap/>
            <w:hideMark/>
            <w:tcPrChange w:id="6512" w:author="Felix Pascal (felixpas)" w:date="2025-07-01T19:33:00Z">
              <w:tcPr>
                <w:tcW w:w="1387" w:type="dxa"/>
                <w:noWrap/>
                <w:hideMark/>
              </w:tcPr>
            </w:tcPrChange>
          </w:tcPr>
          <w:p w14:paraId="7582A45B" w14:textId="77777777" w:rsidR="00C76A19" w:rsidRPr="00C76A19" w:rsidRDefault="00C76A19" w:rsidP="00C76A19">
            <w:pPr>
              <w:rPr>
                <w:ins w:id="6513" w:author="Felix Pascal (felixpas)" w:date="2025-07-01T19:19:00Z"/>
                <w:rPrChange w:id="6514" w:author="Felix Pascal (felixpas)" w:date="2025-07-01T19:19:00Z">
                  <w:rPr>
                    <w:ins w:id="6515" w:author="Felix Pascal (felixpas)" w:date="2025-07-01T19:19:00Z"/>
                    <w:rFonts w:ascii="Calibri" w:hAnsi="Calibri" w:cs="Calibri"/>
                    <w:color w:val="000000"/>
                  </w:rPr>
                </w:rPrChange>
              </w:rPr>
              <w:pPrChange w:id="6516" w:author="Felix Pascal (felixpas)" w:date="2025-07-01T19:19:00Z">
                <w:pPr>
                  <w:jc w:val="right"/>
                </w:pPr>
              </w:pPrChange>
            </w:pPr>
            <w:ins w:id="6517" w:author="Felix Pascal (felixpas)" w:date="2025-07-01T19:19:00Z">
              <w:r w:rsidRPr="00C76A19">
                <w:rPr>
                  <w:rPrChange w:id="6518" w:author="Felix Pascal (felixpas)" w:date="2025-07-01T19:19:00Z">
                    <w:rPr>
                      <w:rFonts w:ascii="Calibri" w:hAnsi="Calibri" w:cs="Calibri"/>
                      <w:color w:val="000000"/>
                    </w:rPr>
                  </w:rPrChange>
                </w:rPr>
                <w:t>0.018914137</w:t>
              </w:r>
            </w:ins>
          </w:p>
        </w:tc>
        <w:tc>
          <w:tcPr>
            <w:tcW w:w="1418" w:type="dxa"/>
            <w:noWrap/>
            <w:hideMark/>
            <w:tcPrChange w:id="6519" w:author="Felix Pascal (felixpas)" w:date="2025-07-01T19:33:00Z">
              <w:tcPr>
                <w:tcW w:w="980" w:type="dxa"/>
                <w:noWrap/>
                <w:hideMark/>
              </w:tcPr>
            </w:tcPrChange>
          </w:tcPr>
          <w:p w14:paraId="2FE822E2" w14:textId="77777777" w:rsidR="00C76A19" w:rsidRPr="00C76A19" w:rsidRDefault="00C76A19">
            <w:pPr>
              <w:rPr>
                <w:ins w:id="6520" w:author="Felix Pascal (felixpas)" w:date="2025-07-01T19:19:00Z"/>
                <w:rPrChange w:id="6521" w:author="Felix Pascal (felixpas)" w:date="2025-07-01T19:19:00Z">
                  <w:rPr>
                    <w:ins w:id="6522" w:author="Felix Pascal (felixpas)" w:date="2025-07-01T19:19:00Z"/>
                    <w:rFonts w:ascii="Calibri" w:hAnsi="Calibri" w:cs="Calibri"/>
                    <w:color w:val="000000"/>
                  </w:rPr>
                </w:rPrChange>
              </w:rPr>
            </w:pPr>
            <w:ins w:id="6523" w:author="Felix Pascal (felixpas)" w:date="2025-07-01T19:19:00Z">
              <w:r w:rsidRPr="00C76A19">
                <w:rPr>
                  <w:rPrChange w:id="6524" w:author="Felix Pascal (felixpas)" w:date="2025-07-01T19:19:00Z">
                    <w:rPr>
                      <w:rFonts w:ascii="Calibri" w:hAnsi="Calibri" w:cs="Calibri"/>
                      <w:color w:val="000000"/>
                    </w:rPr>
                  </w:rPrChange>
                </w:rPr>
                <w:t>increasing</w:t>
              </w:r>
            </w:ins>
          </w:p>
        </w:tc>
        <w:tc>
          <w:tcPr>
            <w:tcW w:w="850" w:type="dxa"/>
            <w:noWrap/>
            <w:hideMark/>
            <w:tcPrChange w:id="6525" w:author="Felix Pascal (felixpas)" w:date="2025-07-01T19:33:00Z">
              <w:tcPr>
                <w:tcW w:w="1280" w:type="dxa"/>
                <w:gridSpan w:val="2"/>
                <w:noWrap/>
                <w:hideMark/>
              </w:tcPr>
            </w:tcPrChange>
          </w:tcPr>
          <w:p w14:paraId="778EFA43" w14:textId="77777777" w:rsidR="00C76A19" w:rsidRPr="00C76A19" w:rsidRDefault="00C76A19" w:rsidP="00C76A19">
            <w:pPr>
              <w:rPr>
                <w:ins w:id="6526" w:author="Felix Pascal (felixpas)" w:date="2025-07-01T19:19:00Z"/>
                <w:rPrChange w:id="6527" w:author="Felix Pascal (felixpas)" w:date="2025-07-01T19:19:00Z">
                  <w:rPr>
                    <w:ins w:id="6528" w:author="Felix Pascal (felixpas)" w:date="2025-07-01T19:19:00Z"/>
                    <w:rFonts w:ascii="Calibri" w:hAnsi="Calibri" w:cs="Calibri"/>
                    <w:color w:val="000000"/>
                  </w:rPr>
                </w:rPrChange>
              </w:rPr>
              <w:pPrChange w:id="6529" w:author="Felix Pascal (felixpas)" w:date="2025-07-01T19:19:00Z">
                <w:pPr>
                  <w:jc w:val="right"/>
                </w:pPr>
              </w:pPrChange>
            </w:pPr>
            <w:ins w:id="6530" w:author="Felix Pascal (felixpas)" w:date="2025-07-01T19:19:00Z">
              <w:r w:rsidRPr="00C76A19">
                <w:rPr>
                  <w:rPrChange w:id="6531" w:author="Felix Pascal (felixpas)" w:date="2025-07-01T19:19:00Z">
                    <w:rPr>
                      <w:rFonts w:ascii="Calibri" w:hAnsi="Calibri" w:cs="Calibri"/>
                      <w:color w:val="000000"/>
                    </w:rPr>
                  </w:rPrChange>
                </w:rPr>
                <w:t>34</w:t>
              </w:r>
            </w:ins>
          </w:p>
        </w:tc>
      </w:tr>
      <w:tr w:rsidR="00C76A19" w:rsidRPr="00C76A19" w14:paraId="386F812E" w14:textId="77777777" w:rsidTr="00D247C6">
        <w:trPr>
          <w:trHeight w:val="288"/>
          <w:ins w:id="6532" w:author="Felix Pascal (felixpas)" w:date="2025-07-01T19:19:00Z"/>
          <w:trPrChange w:id="6533" w:author="Felix Pascal (felixpas)" w:date="2025-07-01T19:33:00Z">
            <w:trPr>
              <w:gridAfter w:val="0"/>
              <w:trHeight w:val="288"/>
            </w:trPr>
          </w:trPrChange>
        </w:trPr>
        <w:tc>
          <w:tcPr>
            <w:tcW w:w="3256" w:type="dxa"/>
            <w:noWrap/>
            <w:hideMark/>
            <w:tcPrChange w:id="6534" w:author="Felix Pascal (felixpas)" w:date="2025-07-01T19:33:00Z">
              <w:tcPr>
                <w:tcW w:w="2940" w:type="dxa"/>
                <w:noWrap/>
                <w:hideMark/>
              </w:tcPr>
            </w:tcPrChange>
          </w:tcPr>
          <w:p w14:paraId="4E4CDACC" w14:textId="77777777" w:rsidR="00C76A19" w:rsidRPr="00C76A19" w:rsidRDefault="00C76A19">
            <w:pPr>
              <w:rPr>
                <w:ins w:id="6535" w:author="Felix Pascal (felixpas)" w:date="2025-07-01T19:19:00Z"/>
                <w:rPrChange w:id="6536" w:author="Felix Pascal (felixpas)" w:date="2025-07-01T19:19:00Z">
                  <w:rPr>
                    <w:ins w:id="6537" w:author="Felix Pascal (felixpas)" w:date="2025-07-01T19:19:00Z"/>
                    <w:rFonts w:ascii="Calibri" w:hAnsi="Calibri" w:cs="Calibri"/>
                    <w:color w:val="000000"/>
                  </w:rPr>
                </w:rPrChange>
              </w:rPr>
            </w:pPr>
            <w:ins w:id="6538" w:author="Felix Pascal (felixpas)" w:date="2025-07-01T19:19:00Z">
              <w:r w:rsidRPr="00C76A19">
                <w:rPr>
                  <w:rPrChange w:id="6539" w:author="Felix Pascal (felixpas)" w:date="2025-07-01T19:19:00Z">
                    <w:rPr>
                      <w:rFonts w:ascii="Calibri" w:hAnsi="Calibri" w:cs="Calibri"/>
                      <w:color w:val="000000"/>
                    </w:rPr>
                  </w:rPrChange>
                </w:rPr>
                <w:t xml:space="preserve">Senecio </w:t>
              </w:r>
              <w:proofErr w:type="spellStart"/>
              <w:r w:rsidRPr="00C76A19">
                <w:rPr>
                  <w:rPrChange w:id="6540" w:author="Felix Pascal (felixpas)" w:date="2025-07-01T19:19:00Z">
                    <w:rPr>
                      <w:rFonts w:ascii="Calibri" w:hAnsi="Calibri" w:cs="Calibri"/>
                      <w:color w:val="000000"/>
                    </w:rPr>
                  </w:rPrChange>
                </w:rPr>
                <w:t>ovatus</w:t>
              </w:r>
              <w:proofErr w:type="spellEnd"/>
            </w:ins>
          </w:p>
        </w:tc>
        <w:tc>
          <w:tcPr>
            <w:tcW w:w="1706" w:type="dxa"/>
            <w:noWrap/>
            <w:hideMark/>
            <w:tcPrChange w:id="6541" w:author="Felix Pascal (felixpas)" w:date="2025-07-01T19:33:00Z">
              <w:tcPr>
                <w:tcW w:w="2480" w:type="dxa"/>
                <w:noWrap/>
                <w:hideMark/>
              </w:tcPr>
            </w:tcPrChange>
          </w:tcPr>
          <w:p w14:paraId="75729CF9" w14:textId="77777777" w:rsidR="00C76A19" w:rsidRPr="00C76A19" w:rsidRDefault="00C76A19" w:rsidP="00C76A19">
            <w:pPr>
              <w:rPr>
                <w:ins w:id="6542" w:author="Felix Pascal (felixpas)" w:date="2025-07-01T19:19:00Z"/>
                <w:rPrChange w:id="6543" w:author="Felix Pascal (felixpas)" w:date="2025-07-01T19:19:00Z">
                  <w:rPr>
                    <w:ins w:id="6544" w:author="Felix Pascal (felixpas)" w:date="2025-07-01T19:19:00Z"/>
                    <w:rFonts w:ascii="Calibri" w:hAnsi="Calibri" w:cs="Calibri"/>
                    <w:color w:val="000000"/>
                  </w:rPr>
                </w:rPrChange>
              </w:rPr>
              <w:pPrChange w:id="6545" w:author="Felix Pascal (felixpas)" w:date="2025-07-01T19:19:00Z">
                <w:pPr>
                  <w:jc w:val="right"/>
                </w:pPr>
              </w:pPrChange>
            </w:pPr>
            <w:ins w:id="6546" w:author="Felix Pascal (felixpas)" w:date="2025-07-01T19:19:00Z">
              <w:r w:rsidRPr="00C76A19">
                <w:rPr>
                  <w:rPrChange w:id="6547" w:author="Felix Pascal (felixpas)" w:date="2025-07-01T19:19:00Z">
                    <w:rPr>
                      <w:rFonts w:ascii="Calibri" w:hAnsi="Calibri" w:cs="Calibri"/>
                      <w:color w:val="000000"/>
                    </w:rPr>
                  </w:rPrChange>
                </w:rPr>
                <w:t>8.54466698</w:t>
              </w:r>
            </w:ins>
          </w:p>
        </w:tc>
        <w:tc>
          <w:tcPr>
            <w:tcW w:w="1696" w:type="dxa"/>
            <w:noWrap/>
            <w:hideMark/>
            <w:tcPrChange w:id="6548" w:author="Felix Pascal (felixpas)" w:date="2025-07-01T19:33:00Z">
              <w:tcPr>
                <w:tcW w:w="1300" w:type="dxa"/>
                <w:noWrap/>
                <w:hideMark/>
              </w:tcPr>
            </w:tcPrChange>
          </w:tcPr>
          <w:p w14:paraId="48FCE6A1" w14:textId="77777777" w:rsidR="00C76A19" w:rsidRPr="00C76A19" w:rsidRDefault="00C76A19" w:rsidP="00C76A19">
            <w:pPr>
              <w:rPr>
                <w:ins w:id="6549" w:author="Felix Pascal (felixpas)" w:date="2025-07-01T19:19:00Z"/>
                <w:rPrChange w:id="6550" w:author="Felix Pascal (felixpas)" w:date="2025-07-01T19:19:00Z">
                  <w:rPr>
                    <w:ins w:id="6551" w:author="Felix Pascal (felixpas)" w:date="2025-07-01T19:19:00Z"/>
                    <w:rFonts w:ascii="Calibri" w:hAnsi="Calibri" w:cs="Calibri"/>
                    <w:color w:val="000000"/>
                  </w:rPr>
                </w:rPrChange>
              </w:rPr>
              <w:pPrChange w:id="6552" w:author="Felix Pascal (felixpas)" w:date="2025-07-01T19:19:00Z">
                <w:pPr>
                  <w:jc w:val="right"/>
                </w:pPr>
              </w:pPrChange>
            </w:pPr>
            <w:ins w:id="6553" w:author="Felix Pascal (felixpas)" w:date="2025-07-01T19:19:00Z">
              <w:r w:rsidRPr="00C76A19">
                <w:rPr>
                  <w:rPrChange w:id="6554" w:author="Felix Pascal (felixpas)" w:date="2025-07-01T19:19:00Z">
                    <w:rPr>
                      <w:rFonts w:ascii="Calibri" w:hAnsi="Calibri" w:cs="Calibri"/>
                      <w:color w:val="000000"/>
                    </w:rPr>
                  </w:rPrChange>
                </w:rPr>
                <w:t>0.005310132</w:t>
              </w:r>
            </w:ins>
          </w:p>
        </w:tc>
        <w:tc>
          <w:tcPr>
            <w:tcW w:w="1418" w:type="dxa"/>
            <w:noWrap/>
            <w:hideMark/>
            <w:tcPrChange w:id="6555" w:author="Felix Pascal (felixpas)" w:date="2025-07-01T19:33:00Z">
              <w:tcPr>
                <w:tcW w:w="980" w:type="dxa"/>
                <w:noWrap/>
                <w:hideMark/>
              </w:tcPr>
            </w:tcPrChange>
          </w:tcPr>
          <w:p w14:paraId="2928972A" w14:textId="77777777" w:rsidR="00C76A19" w:rsidRPr="00C76A19" w:rsidRDefault="00C76A19">
            <w:pPr>
              <w:rPr>
                <w:ins w:id="6556" w:author="Felix Pascal (felixpas)" w:date="2025-07-01T19:19:00Z"/>
                <w:rPrChange w:id="6557" w:author="Felix Pascal (felixpas)" w:date="2025-07-01T19:19:00Z">
                  <w:rPr>
                    <w:ins w:id="6558" w:author="Felix Pascal (felixpas)" w:date="2025-07-01T19:19:00Z"/>
                    <w:rFonts w:ascii="Calibri" w:hAnsi="Calibri" w:cs="Calibri"/>
                    <w:color w:val="000000"/>
                  </w:rPr>
                </w:rPrChange>
              </w:rPr>
            </w:pPr>
            <w:ins w:id="6559" w:author="Felix Pascal (felixpas)" w:date="2025-07-01T19:19:00Z">
              <w:r w:rsidRPr="00C76A19">
                <w:rPr>
                  <w:rPrChange w:id="6560" w:author="Felix Pascal (felixpas)" w:date="2025-07-01T19:19:00Z">
                    <w:rPr>
                      <w:rFonts w:ascii="Calibri" w:hAnsi="Calibri" w:cs="Calibri"/>
                      <w:color w:val="000000"/>
                    </w:rPr>
                  </w:rPrChange>
                </w:rPr>
                <w:t>increasing</w:t>
              </w:r>
            </w:ins>
          </w:p>
        </w:tc>
        <w:tc>
          <w:tcPr>
            <w:tcW w:w="850" w:type="dxa"/>
            <w:noWrap/>
            <w:hideMark/>
            <w:tcPrChange w:id="6561" w:author="Felix Pascal (felixpas)" w:date="2025-07-01T19:33:00Z">
              <w:tcPr>
                <w:tcW w:w="900" w:type="dxa"/>
                <w:noWrap/>
                <w:hideMark/>
              </w:tcPr>
            </w:tcPrChange>
          </w:tcPr>
          <w:p w14:paraId="153BF695" w14:textId="77777777" w:rsidR="00C76A19" w:rsidRPr="00C76A19" w:rsidRDefault="00C76A19" w:rsidP="00C76A19">
            <w:pPr>
              <w:rPr>
                <w:ins w:id="6562" w:author="Felix Pascal (felixpas)" w:date="2025-07-01T19:19:00Z"/>
                <w:rPrChange w:id="6563" w:author="Felix Pascal (felixpas)" w:date="2025-07-01T19:19:00Z">
                  <w:rPr>
                    <w:ins w:id="6564" w:author="Felix Pascal (felixpas)" w:date="2025-07-01T19:19:00Z"/>
                    <w:rFonts w:ascii="Calibri" w:hAnsi="Calibri" w:cs="Calibri"/>
                    <w:color w:val="000000"/>
                  </w:rPr>
                </w:rPrChange>
              </w:rPr>
              <w:pPrChange w:id="6565" w:author="Felix Pascal (felixpas)" w:date="2025-07-01T19:19:00Z">
                <w:pPr>
                  <w:jc w:val="right"/>
                </w:pPr>
              </w:pPrChange>
            </w:pPr>
            <w:ins w:id="6566" w:author="Felix Pascal (felixpas)" w:date="2025-07-01T19:19:00Z">
              <w:r w:rsidRPr="00C76A19">
                <w:rPr>
                  <w:rPrChange w:id="6567" w:author="Felix Pascal (felixpas)" w:date="2025-07-01T19:19:00Z">
                    <w:rPr>
                      <w:rFonts w:ascii="Calibri" w:hAnsi="Calibri" w:cs="Calibri"/>
                      <w:color w:val="000000"/>
                    </w:rPr>
                  </w:rPrChange>
                </w:rPr>
                <w:t>96</w:t>
              </w:r>
            </w:ins>
          </w:p>
        </w:tc>
      </w:tr>
      <w:tr w:rsidR="00D247C6" w:rsidRPr="00D247C6" w14:paraId="6C9D1D38" w14:textId="77777777" w:rsidTr="00D247C6">
        <w:tblPrEx>
          <w:tblPrExChange w:id="6568" w:author="Felix Pascal (felixpas)" w:date="2025-07-01T19:33:00Z">
            <w:tblPrEx>
              <w:tblW w:w="9067" w:type="dxa"/>
            </w:tblPrEx>
          </w:tblPrExChange>
        </w:tblPrEx>
        <w:trPr>
          <w:trHeight w:val="288"/>
          <w:ins w:id="6569" w:author="Felix Pascal (felixpas)" w:date="2025-07-01T19:19:00Z"/>
          <w:trPrChange w:id="6570" w:author="Felix Pascal (felixpas)" w:date="2025-07-01T19:33:00Z">
            <w:trPr>
              <w:trHeight w:val="288"/>
            </w:trPr>
          </w:trPrChange>
        </w:trPr>
        <w:tc>
          <w:tcPr>
            <w:tcW w:w="3256" w:type="dxa"/>
            <w:noWrap/>
            <w:hideMark/>
            <w:tcPrChange w:id="6571" w:author="Felix Pascal (felixpas)" w:date="2025-07-01T19:33:00Z">
              <w:tcPr>
                <w:tcW w:w="2940" w:type="dxa"/>
                <w:noWrap/>
                <w:hideMark/>
              </w:tcPr>
            </w:tcPrChange>
          </w:tcPr>
          <w:p w14:paraId="28BB8D64" w14:textId="77777777" w:rsidR="00C76A19" w:rsidRPr="00C76A19" w:rsidRDefault="00C76A19">
            <w:pPr>
              <w:rPr>
                <w:ins w:id="6572" w:author="Felix Pascal (felixpas)" w:date="2025-07-01T19:19:00Z"/>
                <w:rPrChange w:id="6573" w:author="Felix Pascal (felixpas)" w:date="2025-07-01T19:19:00Z">
                  <w:rPr>
                    <w:ins w:id="6574" w:author="Felix Pascal (felixpas)" w:date="2025-07-01T19:19:00Z"/>
                    <w:rFonts w:ascii="Calibri" w:hAnsi="Calibri" w:cs="Calibri"/>
                    <w:color w:val="000000"/>
                  </w:rPr>
                </w:rPrChange>
              </w:rPr>
            </w:pPr>
            <w:ins w:id="6575" w:author="Felix Pascal (felixpas)" w:date="2025-07-01T19:19:00Z">
              <w:r w:rsidRPr="00C76A19">
                <w:rPr>
                  <w:rPrChange w:id="6576" w:author="Felix Pascal (felixpas)" w:date="2025-07-01T19:19:00Z">
                    <w:rPr>
                      <w:rFonts w:ascii="Calibri" w:hAnsi="Calibri" w:cs="Calibri"/>
                      <w:color w:val="000000"/>
                    </w:rPr>
                  </w:rPrChange>
                </w:rPr>
                <w:t xml:space="preserve">Amaranthus hybridus </w:t>
              </w:r>
              <w:proofErr w:type="spellStart"/>
              <w:r w:rsidRPr="00C76A19">
                <w:rPr>
                  <w:rPrChange w:id="6577" w:author="Felix Pascal (felixpas)" w:date="2025-07-01T19:19:00Z">
                    <w:rPr>
                      <w:rFonts w:ascii="Calibri" w:hAnsi="Calibri" w:cs="Calibri"/>
                      <w:color w:val="000000"/>
                    </w:rPr>
                  </w:rPrChange>
                </w:rPr>
                <w:t>aggr</w:t>
              </w:r>
              <w:proofErr w:type="spellEnd"/>
              <w:r w:rsidRPr="00C76A19">
                <w:rPr>
                  <w:rPrChange w:id="6578" w:author="Felix Pascal (felixpas)" w:date="2025-07-01T19:19:00Z">
                    <w:rPr>
                      <w:rFonts w:ascii="Calibri" w:hAnsi="Calibri" w:cs="Calibri"/>
                      <w:color w:val="000000"/>
                    </w:rPr>
                  </w:rPrChange>
                </w:rPr>
                <w:t>.</w:t>
              </w:r>
            </w:ins>
          </w:p>
        </w:tc>
        <w:tc>
          <w:tcPr>
            <w:tcW w:w="1706" w:type="dxa"/>
            <w:noWrap/>
            <w:hideMark/>
            <w:tcPrChange w:id="6579" w:author="Felix Pascal (felixpas)" w:date="2025-07-01T19:33:00Z">
              <w:tcPr>
                <w:tcW w:w="2480" w:type="dxa"/>
                <w:noWrap/>
                <w:hideMark/>
              </w:tcPr>
            </w:tcPrChange>
          </w:tcPr>
          <w:p w14:paraId="3E2BFA56" w14:textId="77777777" w:rsidR="00C76A19" w:rsidRPr="00C76A19" w:rsidRDefault="00C76A19" w:rsidP="00C76A19">
            <w:pPr>
              <w:rPr>
                <w:ins w:id="6580" w:author="Felix Pascal (felixpas)" w:date="2025-07-01T19:19:00Z"/>
                <w:rPrChange w:id="6581" w:author="Felix Pascal (felixpas)" w:date="2025-07-01T19:19:00Z">
                  <w:rPr>
                    <w:ins w:id="6582" w:author="Felix Pascal (felixpas)" w:date="2025-07-01T19:19:00Z"/>
                    <w:rFonts w:ascii="Calibri" w:hAnsi="Calibri" w:cs="Calibri"/>
                    <w:color w:val="000000"/>
                  </w:rPr>
                </w:rPrChange>
              </w:rPr>
              <w:pPrChange w:id="6583" w:author="Felix Pascal (felixpas)" w:date="2025-07-01T19:19:00Z">
                <w:pPr>
                  <w:jc w:val="right"/>
                </w:pPr>
              </w:pPrChange>
            </w:pPr>
            <w:ins w:id="6584" w:author="Felix Pascal (felixpas)" w:date="2025-07-01T19:19:00Z">
              <w:r w:rsidRPr="00C76A19">
                <w:rPr>
                  <w:rPrChange w:id="6585" w:author="Felix Pascal (felixpas)" w:date="2025-07-01T19:19:00Z">
                    <w:rPr>
                      <w:rFonts w:ascii="Calibri" w:hAnsi="Calibri" w:cs="Calibri"/>
                      <w:color w:val="000000"/>
                    </w:rPr>
                  </w:rPrChange>
                </w:rPr>
                <w:t>8.463414142</w:t>
              </w:r>
            </w:ins>
          </w:p>
        </w:tc>
        <w:tc>
          <w:tcPr>
            <w:tcW w:w="1696" w:type="dxa"/>
            <w:noWrap/>
            <w:hideMark/>
            <w:tcPrChange w:id="6586" w:author="Felix Pascal (felixpas)" w:date="2025-07-01T19:33:00Z">
              <w:tcPr>
                <w:tcW w:w="1387" w:type="dxa"/>
                <w:noWrap/>
                <w:hideMark/>
              </w:tcPr>
            </w:tcPrChange>
          </w:tcPr>
          <w:p w14:paraId="382F9A3F" w14:textId="77777777" w:rsidR="00C76A19" w:rsidRPr="00C76A19" w:rsidRDefault="00C76A19" w:rsidP="00C76A19">
            <w:pPr>
              <w:rPr>
                <w:ins w:id="6587" w:author="Felix Pascal (felixpas)" w:date="2025-07-01T19:19:00Z"/>
                <w:rPrChange w:id="6588" w:author="Felix Pascal (felixpas)" w:date="2025-07-01T19:19:00Z">
                  <w:rPr>
                    <w:ins w:id="6589" w:author="Felix Pascal (felixpas)" w:date="2025-07-01T19:19:00Z"/>
                    <w:rFonts w:ascii="Calibri" w:hAnsi="Calibri" w:cs="Calibri"/>
                    <w:color w:val="000000"/>
                  </w:rPr>
                </w:rPrChange>
              </w:rPr>
              <w:pPrChange w:id="6590" w:author="Felix Pascal (felixpas)" w:date="2025-07-01T19:19:00Z">
                <w:pPr>
                  <w:jc w:val="right"/>
                </w:pPr>
              </w:pPrChange>
            </w:pPr>
            <w:ins w:id="6591" w:author="Felix Pascal (felixpas)" w:date="2025-07-01T19:19:00Z">
              <w:r w:rsidRPr="00C76A19">
                <w:rPr>
                  <w:rPrChange w:id="6592" w:author="Felix Pascal (felixpas)" w:date="2025-07-01T19:19:00Z">
                    <w:rPr>
                      <w:rFonts w:ascii="Calibri" w:hAnsi="Calibri" w:cs="Calibri"/>
                      <w:color w:val="000000"/>
                    </w:rPr>
                  </w:rPrChange>
                </w:rPr>
                <w:t>0.040947457</w:t>
              </w:r>
            </w:ins>
          </w:p>
        </w:tc>
        <w:tc>
          <w:tcPr>
            <w:tcW w:w="1418" w:type="dxa"/>
            <w:noWrap/>
            <w:hideMark/>
            <w:tcPrChange w:id="6593" w:author="Felix Pascal (felixpas)" w:date="2025-07-01T19:33:00Z">
              <w:tcPr>
                <w:tcW w:w="980" w:type="dxa"/>
                <w:noWrap/>
                <w:hideMark/>
              </w:tcPr>
            </w:tcPrChange>
          </w:tcPr>
          <w:p w14:paraId="153D3709" w14:textId="77777777" w:rsidR="00C76A19" w:rsidRPr="00C76A19" w:rsidRDefault="00C76A19">
            <w:pPr>
              <w:rPr>
                <w:ins w:id="6594" w:author="Felix Pascal (felixpas)" w:date="2025-07-01T19:19:00Z"/>
                <w:rPrChange w:id="6595" w:author="Felix Pascal (felixpas)" w:date="2025-07-01T19:19:00Z">
                  <w:rPr>
                    <w:ins w:id="6596" w:author="Felix Pascal (felixpas)" w:date="2025-07-01T19:19:00Z"/>
                    <w:rFonts w:ascii="Calibri" w:hAnsi="Calibri" w:cs="Calibri"/>
                    <w:color w:val="000000"/>
                  </w:rPr>
                </w:rPrChange>
              </w:rPr>
            </w:pPr>
            <w:ins w:id="6597" w:author="Felix Pascal (felixpas)" w:date="2025-07-01T19:19:00Z">
              <w:r w:rsidRPr="00C76A19">
                <w:rPr>
                  <w:rPrChange w:id="6598" w:author="Felix Pascal (felixpas)" w:date="2025-07-01T19:19:00Z">
                    <w:rPr>
                      <w:rFonts w:ascii="Calibri" w:hAnsi="Calibri" w:cs="Calibri"/>
                      <w:color w:val="000000"/>
                    </w:rPr>
                  </w:rPrChange>
                </w:rPr>
                <w:t>increasing</w:t>
              </w:r>
            </w:ins>
          </w:p>
        </w:tc>
        <w:tc>
          <w:tcPr>
            <w:tcW w:w="850" w:type="dxa"/>
            <w:noWrap/>
            <w:hideMark/>
            <w:tcPrChange w:id="6599" w:author="Felix Pascal (felixpas)" w:date="2025-07-01T19:33:00Z">
              <w:tcPr>
                <w:tcW w:w="1280" w:type="dxa"/>
                <w:gridSpan w:val="2"/>
                <w:noWrap/>
                <w:hideMark/>
              </w:tcPr>
            </w:tcPrChange>
          </w:tcPr>
          <w:p w14:paraId="68750712" w14:textId="77777777" w:rsidR="00C76A19" w:rsidRPr="00C76A19" w:rsidRDefault="00C76A19" w:rsidP="00C76A19">
            <w:pPr>
              <w:rPr>
                <w:ins w:id="6600" w:author="Felix Pascal (felixpas)" w:date="2025-07-01T19:19:00Z"/>
                <w:rPrChange w:id="6601" w:author="Felix Pascal (felixpas)" w:date="2025-07-01T19:19:00Z">
                  <w:rPr>
                    <w:ins w:id="6602" w:author="Felix Pascal (felixpas)" w:date="2025-07-01T19:19:00Z"/>
                    <w:rFonts w:ascii="Calibri" w:hAnsi="Calibri" w:cs="Calibri"/>
                    <w:color w:val="000000"/>
                  </w:rPr>
                </w:rPrChange>
              </w:rPr>
              <w:pPrChange w:id="6603" w:author="Felix Pascal (felixpas)" w:date="2025-07-01T19:19:00Z">
                <w:pPr>
                  <w:jc w:val="right"/>
                </w:pPr>
              </w:pPrChange>
            </w:pPr>
            <w:ins w:id="6604" w:author="Felix Pascal (felixpas)" w:date="2025-07-01T19:19:00Z">
              <w:r w:rsidRPr="00C76A19">
                <w:rPr>
                  <w:rPrChange w:id="6605" w:author="Felix Pascal (felixpas)" w:date="2025-07-01T19:19:00Z">
                    <w:rPr>
                      <w:rFonts w:ascii="Calibri" w:hAnsi="Calibri" w:cs="Calibri"/>
                      <w:color w:val="000000"/>
                    </w:rPr>
                  </w:rPrChange>
                </w:rPr>
                <w:t>26</w:t>
              </w:r>
            </w:ins>
          </w:p>
        </w:tc>
      </w:tr>
      <w:tr w:rsidR="00C76A19" w:rsidRPr="00C76A19" w14:paraId="5BE0C3C4" w14:textId="77777777" w:rsidTr="00D247C6">
        <w:trPr>
          <w:trHeight w:val="288"/>
          <w:ins w:id="6606" w:author="Felix Pascal (felixpas)" w:date="2025-07-01T19:19:00Z"/>
          <w:trPrChange w:id="6607" w:author="Felix Pascal (felixpas)" w:date="2025-07-01T19:33:00Z">
            <w:trPr>
              <w:gridAfter w:val="0"/>
              <w:trHeight w:val="288"/>
            </w:trPr>
          </w:trPrChange>
        </w:trPr>
        <w:tc>
          <w:tcPr>
            <w:tcW w:w="3256" w:type="dxa"/>
            <w:noWrap/>
            <w:hideMark/>
            <w:tcPrChange w:id="6608" w:author="Felix Pascal (felixpas)" w:date="2025-07-01T19:33:00Z">
              <w:tcPr>
                <w:tcW w:w="2940" w:type="dxa"/>
                <w:noWrap/>
                <w:hideMark/>
              </w:tcPr>
            </w:tcPrChange>
          </w:tcPr>
          <w:p w14:paraId="6276EBD2" w14:textId="77777777" w:rsidR="00C76A19" w:rsidRPr="00C76A19" w:rsidRDefault="00C76A19">
            <w:pPr>
              <w:rPr>
                <w:ins w:id="6609" w:author="Felix Pascal (felixpas)" w:date="2025-07-01T19:19:00Z"/>
                <w:rPrChange w:id="6610" w:author="Felix Pascal (felixpas)" w:date="2025-07-01T19:19:00Z">
                  <w:rPr>
                    <w:ins w:id="6611" w:author="Felix Pascal (felixpas)" w:date="2025-07-01T19:19:00Z"/>
                    <w:rFonts w:ascii="Calibri" w:hAnsi="Calibri" w:cs="Calibri"/>
                    <w:color w:val="000000"/>
                  </w:rPr>
                </w:rPrChange>
              </w:rPr>
            </w:pPr>
            <w:ins w:id="6612" w:author="Felix Pascal (felixpas)" w:date="2025-07-01T19:19:00Z">
              <w:r w:rsidRPr="00C76A19">
                <w:rPr>
                  <w:rPrChange w:id="6613" w:author="Felix Pascal (felixpas)" w:date="2025-07-01T19:19:00Z">
                    <w:rPr>
                      <w:rFonts w:ascii="Calibri" w:hAnsi="Calibri" w:cs="Calibri"/>
                      <w:color w:val="000000"/>
                    </w:rPr>
                  </w:rPrChange>
                </w:rPr>
                <w:t xml:space="preserve">Tilia </w:t>
              </w:r>
              <w:proofErr w:type="spellStart"/>
              <w:r w:rsidRPr="00C76A19">
                <w:rPr>
                  <w:rPrChange w:id="6614" w:author="Felix Pascal (felixpas)" w:date="2025-07-01T19:19:00Z">
                    <w:rPr>
                      <w:rFonts w:ascii="Calibri" w:hAnsi="Calibri" w:cs="Calibri"/>
                      <w:color w:val="000000"/>
                    </w:rPr>
                  </w:rPrChange>
                </w:rPr>
                <w:t>platyphyllos</w:t>
              </w:r>
              <w:proofErr w:type="spellEnd"/>
            </w:ins>
          </w:p>
        </w:tc>
        <w:tc>
          <w:tcPr>
            <w:tcW w:w="1706" w:type="dxa"/>
            <w:noWrap/>
            <w:hideMark/>
            <w:tcPrChange w:id="6615" w:author="Felix Pascal (felixpas)" w:date="2025-07-01T19:33:00Z">
              <w:tcPr>
                <w:tcW w:w="2480" w:type="dxa"/>
                <w:noWrap/>
                <w:hideMark/>
              </w:tcPr>
            </w:tcPrChange>
          </w:tcPr>
          <w:p w14:paraId="0741C882" w14:textId="77777777" w:rsidR="00C76A19" w:rsidRPr="00C76A19" w:rsidRDefault="00C76A19" w:rsidP="00C76A19">
            <w:pPr>
              <w:rPr>
                <w:ins w:id="6616" w:author="Felix Pascal (felixpas)" w:date="2025-07-01T19:19:00Z"/>
                <w:rPrChange w:id="6617" w:author="Felix Pascal (felixpas)" w:date="2025-07-01T19:19:00Z">
                  <w:rPr>
                    <w:ins w:id="6618" w:author="Felix Pascal (felixpas)" w:date="2025-07-01T19:19:00Z"/>
                    <w:rFonts w:ascii="Calibri" w:hAnsi="Calibri" w:cs="Calibri"/>
                    <w:color w:val="000000"/>
                  </w:rPr>
                </w:rPrChange>
              </w:rPr>
              <w:pPrChange w:id="6619" w:author="Felix Pascal (felixpas)" w:date="2025-07-01T19:19:00Z">
                <w:pPr>
                  <w:jc w:val="right"/>
                </w:pPr>
              </w:pPrChange>
            </w:pPr>
            <w:ins w:id="6620" w:author="Felix Pascal (felixpas)" w:date="2025-07-01T19:19:00Z">
              <w:r w:rsidRPr="00C76A19">
                <w:rPr>
                  <w:rPrChange w:id="6621" w:author="Felix Pascal (felixpas)" w:date="2025-07-01T19:19:00Z">
                    <w:rPr>
                      <w:rFonts w:ascii="Calibri" w:hAnsi="Calibri" w:cs="Calibri"/>
                      <w:color w:val="000000"/>
                    </w:rPr>
                  </w:rPrChange>
                </w:rPr>
                <w:t>8.46012264</w:t>
              </w:r>
            </w:ins>
          </w:p>
        </w:tc>
        <w:tc>
          <w:tcPr>
            <w:tcW w:w="1696" w:type="dxa"/>
            <w:noWrap/>
            <w:hideMark/>
            <w:tcPrChange w:id="6622" w:author="Felix Pascal (felixpas)" w:date="2025-07-01T19:33:00Z">
              <w:tcPr>
                <w:tcW w:w="1300" w:type="dxa"/>
                <w:noWrap/>
                <w:hideMark/>
              </w:tcPr>
            </w:tcPrChange>
          </w:tcPr>
          <w:p w14:paraId="01B5E851" w14:textId="77777777" w:rsidR="00C76A19" w:rsidRPr="00C76A19" w:rsidRDefault="00C76A19" w:rsidP="00C76A19">
            <w:pPr>
              <w:rPr>
                <w:ins w:id="6623" w:author="Felix Pascal (felixpas)" w:date="2025-07-01T19:19:00Z"/>
                <w:rPrChange w:id="6624" w:author="Felix Pascal (felixpas)" w:date="2025-07-01T19:19:00Z">
                  <w:rPr>
                    <w:ins w:id="6625" w:author="Felix Pascal (felixpas)" w:date="2025-07-01T19:19:00Z"/>
                    <w:rFonts w:ascii="Calibri" w:hAnsi="Calibri" w:cs="Calibri"/>
                    <w:color w:val="000000"/>
                  </w:rPr>
                </w:rPrChange>
              </w:rPr>
              <w:pPrChange w:id="6626" w:author="Felix Pascal (felixpas)" w:date="2025-07-01T19:19:00Z">
                <w:pPr>
                  <w:jc w:val="right"/>
                </w:pPr>
              </w:pPrChange>
            </w:pPr>
            <w:ins w:id="6627" w:author="Felix Pascal (felixpas)" w:date="2025-07-01T19:19:00Z">
              <w:r w:rsidRPr="00C76A19">
                <w:rPr>
                  <w:rPrChange w:id="6628" w:author="Felix Pascal (felixpas)" w:date="2025-07-01T19:19:00Z">
                    <w:rPr>
                      <w:rFonts w:ascii="Calibri" w:hAnsi="Calibri" w:cs="Calibri"/>
                      <w:color w:val="000000"/>
                    </w:rPr>
                  </w:rPrChange>
                </w:rPr>
                <w:t>0.020513302</w:t>
              </w:r>
            </w:ins>
          </w:p>
        </w:tc>
        <w:tc>
          <w:tcPr>
            <w:tcW w:w="1418" w:type="dxa"/>
            <w:noWrap/>
            <w:hideMark/>
            <w:tcPrChange w:id="6629" w:author="Felix Pascal (felixpas)" w:date="2025-07-01T19:33:00Z">
              <w:tcPr>
                <w:tcW w:w="980" w:type="dxa"/>
                <w:noWrap/>
                <w:hideMark/>
              </w:tcPr>
            </w:tcPrChange>
          </w:tcPr>
          <w:p w14:paraId="3A9E0AAC" w14:textId="77777777" w:rsidR="00C76A19" w:rsidRPr="00C76A19" w:rsidRDefault="00C76A19">
            <w:pPr>
              <w:rPr>
                <w:ins w:id="6630" w:author="Felix Pascal (felixpas)" w:date="2025-07-01T19:19:00Z"/>
                <w:rPrChange w:id="6631" w:author="Felix Pascal (felixpas)" w:date="2025-07-01T19:19:00Z">
                  <w:rPr>
                    <w:ins w:id="6632" w:author="Felix Pascal (felixpas)" w:date="2025-07-01T19:19:00Z"/>
                    <w:rFonts w:ascii="Calibri" w:hAnsi="Calibri" w:cs="Calibri"/>
                    <w:color w:val="000000"/>
                  </w:rPr>
                </w:rPrChange>
              </w:rPr>
            </w:pPr>
            <w:ins w:id="6633" w:author="Felix Pascal (felixpas)" w:date="2025-07-01T19:19:00Z">
              <w:r w:rsidRPr="00C76A19">
                <w:rPr>
                  <w:rPrChange w:id="6634" w:author="Felix Pascal (felixpas)" w:date="2025-07-01T19:19:00Z">
                    <w:rPr>
                      <w:rFonts w:ascii="Calibri" w:hAnsi="Calibri" w:cs="Calibri"/>
                      <w:color w:val="000000"/>
                    </w:rPr>
                  </w:rPrChange>
                </w:rPr>
                <w:t>increasing</w:t>
              </w:r>
            </w:ins>
          </w:p>
        </w:tc>
        <w:tc>
          <w:tcPr>
            <w:tcW w:w="850" w:type="dxa"/>
            <w:noWrap/>
            <w:hideMark/>
            <w:tcPrChange w:id="6635" w:author="Felix Pascal (felixpas)" w:date="2025-07-01T19:33:00Z">
              <w:tcPr>
                <w:tcW w:w="900" w:type="dxa"/>
                <w:noWrap/>
                <w:hideMark/>
              </w:tcPr>
            </w:tcPrChange>
          </w:tcPr>
          <w:p w14:paraId="5C0C3882" w14:textId="77777777" w:rsidR="00C76A19" w:rsidRPr="00C76A19" w:rsidRDefault="00C76A19" w:rsidP="00C76A19">
            <w:pPr>
              <w:rPr>
                <w:ins w:id="6636" w:author="Felix Pascal (felixpas)" w:date="2025-07-01T19:19:00Z"/>
                <w:rPrChange w:id="6637" w:author="Felix Pascal (felixpas)" w:date="2025-07-01T19:19:00Z">
                  <w:rPr>
                    <w:ins w:id="6638" w:author="Felix Pascal (felixpas)" w:date="2025-07-01T19:19:00Z"/>
                    <w:rFonts w:ascii="Calibri" w:hAnsi="Calibri" w:cs="Calibri"/>
                    <w:color w:val="000000"/>
                  </w:rPr>
                </w:rPrChange>
              </w:rPr>
              <w:pPrChange w:id="6639" w:author="Felix Pascal (felixpas)" w:date="2025-07-01T19:19:00Z">
                <w:pPr>
                  <w:jc w:val="right"/>
                </w:pPr>
              </w:pPrChange>
            </w:pPr>
            <w:ins w:id="6640" w:author="Felix Pascal (felixpas)" w:date="2025-07-01T19:19:00Z">
              <w:r w:rsidRPr="00C76A19">
                <w:rPr>
                  <w:rPrChange w:id="6641" w:author="Felix Pascal (felixpas)" w:date="2025-07-01T19:19:00Z">
                    <w:rPr>
                      <w:rFonts w:ascii="Calibri" w:hAnsi="Calibri" w:cs="Calibri"/>
                      <w:color w:val="000000"/>
                    </w:rPr>
                  </w:rPrChange>
                </w:rPr>
                <w:t>58</w:t>
              </w:r>
            </w:ins>
          </w:p>
        </w:tc>
      </w:tr>
      <w:tr w:rsidR="00D247C6" w:rsidRPr="00D247C6" w14:paraId="54C63935" w14:textId="77777777" w:rsidTr="00D247C6">
        <w:tblPrEx>
          <w:tblPrExChange w:id="6642" w:author="Felix Pascal (felixpas)" w:date="2025-07-01T19:33:00Z">
            <w:tblPrEx>
              <w:tblW w:w="9067" w:type="dxa"/>
            </w:tblPrEx>
          </w:tblPrExChange>
        </w:tblPrEx>
        <w:trPr>
          <w:trHeight w:val="288"/>
          <w:ins w:id="6643" w:author="Felix Pascal (felixpas)" w:date="2025-07-01T19:19:00Z"/>
          <w:trPrChange w:id="6644" w:author="Felix Pascal (felixpas)" w:date="2025-07-01T19:33:00Z">
            <w:trPr>
              <w:trHeight w:val="288"/>
            </w:trPr>
          </w:trPrChange>
        </w:trPr>
        <w:tc>
          <w:tcPr>
            <w:tcW w:w="3256" w:type="dxa"/>
            <w:noWrap/>
            <w:hideMark/>
            <w:tcPrChange w:id="6645" w:author="Felix Pascal (felixpas)" w:date="2025-07-01T19:33:00Z">
              <w:tcPr>
                <w:tcW w:w="2940" w:type="dxa"/>
                <w:noWrap/>
                <w:hideMark/>
              </w:tcPr>
            </w:tcPrChange>
          </w:tcPr>
          <w:p w14:paraId="58C32FA9" w14:textId="77777777" w:rsidR="00C76A19" w:rsidRPr="00C76A19" w:rsidRDefault="00C76A19">
            <w:pPr>
              <w:rPr>
                <w:ins w:id="6646" w:author="Felix Pascal (felixpas)" w:date="2025-07-01T19:19:00Z"/>
                <w:rPrChange w:id="6647" w:author="Felix Pascal (felixpas)" w:date="2025-07-01T19:19:00Z">
                  <w:rPr>
                    <w:ins w:id="6648" w:author="Felix Pascal (felixpas)" w:date="2025-07-01T19:19:00Z"/>
                    <w:rFonts w:ascii="Calibri" w:hAnsi="Calibri" w:cs="Calibri"/>
                    <w:color w:val="000000"/>
                  </w:rPr>
                </w:rPrChange>
              </w:rPr>
            </w:pPr>
            <w:proofErr w:type="spellStart"/>
            <w:ins w:id="6649" w:author="Felix Pascal (felixpas)" w:date="2025-07-01T19:19:00Z">
              <w:r w:rsidRPr="00C76A19">
                <w:rPr>
                  <w:rPrChange w:id="6650" w:author="Felix Pascal (felixpas)" w:date="2025-07-01T19:19:00Z">
                    <w:rPr>
                      <w:rFonts w:ascii="Calibri" w:hAnsi="Calibri" w:cs="Calibri"/>
                      <w:color w:val="000000"/>
                    </w:rPr>
                  </w:rPrChange>
                </w:rPr>
                <w:t>Ligusticum</w:t>
              </w:r>
              <w:proofErr w:type="spellEnd"/>
              <w:r w:rsidRPr="00C76A19">
                <w:rPr>
                  <w:rPrChange w:id="6651" w:author="Felix Pascal (felixpas)" w:date="2025-07-01T19:19:00Z">
                    <w:rPr>
                      <w:rFonts w:ascii="Calibri" w:hAnsi="Calibri" w:cs="Calibri"/>
                      <w:color w:val="000000"/>
                    </w:rPr>
                  </w:rPrChange>
                </w:rPr>
                <w:t xml:space="preserve"> </w:t>
              </w:r>
              <w:proofErr w:type="spellStart"/>
              <w:r w:rsidRPr="00C76A19">
                <w:rPr>
                  <w:rPrChange w:id="6652" w:author="Felix Pascal (felixpas)" w:date="2025-07-01T19:19:00Z">
                    <w:rPr>
                      <w:rFonts w:ascii="Calibri" w:hAnsi="Calibri" w:cs="Calibri"/>
                      <w:color w:val="000000"/>
                    </w:rPr>
                  </w:rPrChange>
                </w:rPr>
                <w:t>mutellina</w:t>
              </w:r>
              <w:proofErr w:type="spellEnd"/>
            </w:ins>
          </w:p>
        </w:tc>
        <w:tc>
          <w:tcPr>
            <w:tcW w:w="1706" w:type="dxa"/>
            <w:noWrap/>
            <w:hideMark/>
            <w:tcPrChange w:id="6653" w:author="Felix Pascal (felixpas)" w:date="2025-07-01T19:33:00Z">
              <w:tcPr>
                <w:tcW w:w="2480" w:type="dxa"/>
                <w:noWrap/>
                <w:hideMark/>
              </w:tcPr>
            </w:tcPrChange>
          </w:tcPr>
          <w:p w14:paraId="53085117" w14:textId="77777777" w:rsidR="00C76A19" w:rsidRPr="00C76A19" w:rsidRDefault="00C76A19" w:rsidP="00C76A19">
            <w:pPr>
              <w:rPr>
                <w:ins w:id="6654" w:author="Felix Pascal (felixpas)" w:date="2025-07-01T19:19:00Z"/>
                <w:rPrChange w:id="6655" w:author="Felix Pascal (felixpas)" w:date="2025-07-01T19:19:00Z">
                  <w:rPr>
                    <w:ins w:id="6656" w:author="Felix Pascal (felixpas)" w:date="2025-07-01T19:19:00Z"/>
                    <w:rFonts w:ascii="Calibri" w:hAnsi="Calibri" w:cs="Calibri"/>
                    <w:color w:val="000000"/>
                  </w:rPr>
                </w:rPrChange>
              </w:rPr>
              <w:pPrChange w:id="6657" w:author="Felix Pascal (felixpas)" w:date="2025-07-01T19:19:00Z">
                <w:pPr>
                  <w:jc w:val="right"/>
                </w:pPr>
              </w:pPrChange>
            </w:pPr>
            <w:ins w:id="6658" w:author="Felix Pascal (felixpas)" w:date="2025-07-01T19:19:00Z">
              <w:r w:rsidRPr="00C76A19">
                <w:rPr>
                  <w:rPrChange w:id="6659" w:author="Felix Pascal (felixpas)" w:date="2025-07-01T19:19:00Z">
                    <w:rPr>
                      <w:rFonts w:ascii="Calibri" w:hAnsi="Calibri" w:cs="Calibri"/>
                      <w:color w:val="000000"/>
                    </w:rPr>
                  </w:rPrChange>
                </w:rPr>
                <w:t>8.449886231</w:t>
              </w:r>
            </w:ins>
          </w:p>
        </w:tc>
        <w:tc>
          <w:tcPr>
            <w:tcW w:w="1696" w:type="dxa"/>
            <w:noWrap/>
            <w:hideMark/>
            <w:tcPrChange w:id="6660" w:author="Felix Pascal (felixpas)" w:date="2025-07-01T19:33:00Z">
              <w:tcPr>
                <w:tcW w:w="1387" w:type="dxa"/>
                <w:noWrap/>
                <w:hideMark/>
              </w:tcPr>
            </w:tcPrChange>
          </w:tcPr>
          <w:p w14:paraId="011BD260" w14:textId="77777777" w:rsidR="00C76A19" w:rsidRPr="00C76A19" w:rsidRDefault="00C76A19" w:rsidP="00C76A19">
            <w:pPr>
              <w:rPr>
                <w:ins w:id="6661" w:author="Felix Pascal (felixpas)" w:date="2025-07-01T19:19:00Z"/>
                <w:rPrChange w:id="6662" w:author="Felix Pascal (felixpas)" w:date="2025-07-01T19:19:00Z">
                  <w:rPr>
                    <w:ins w:id="6663" w:author="Felix Pascal (felixpas)" w:date="2025-07-01T19:19:00Z"/>
                    <w:rFonts w:ascii="Calibri" w:hAnsi="Calibri" w:cs="Calibri"/>
                    <w:color w:val="000000"/>
                  </w:rPr>
                </w:rPrChange>
              </w:rPr>
              <w:pPrChange w:id="6664" w:author="Felix Pascal (felixpas)" w:date="2025-07-01T19:19:00Z">
                <w:pPr>
                  <w:jc w:val="right"/>
                </w:pPr>
              </w:pPrChange>
            </w:pPr>
            <w:ins w:id="6665" w:author="Felix Pascal (felixpas)" w:date="2025-07-01T19:19:00Z">
              <w:r w:rsidRPr="00C76A19">
                <w:rPr>
                  <w:rPrChange w:id="6666" w:author="Felix Pascal (felixpas)" w:date="2025-07-01T19:19:00Z">
                    <w:rPr>
                      <w:rFonts w:ascii="Calibri" w:hAnsi="Calibri" w:cs="Calibri"/>
                      <w:color w:val="000000"/>
                    </w:rPr>
                  </w:rPrChange>
                </w:rPr>
                <w:t>4.14881E-05</w:t>
              </w:r>
            </w:ins>
          </w:p>
        </w:tc>
        <w:tc>
          <w:tcPr>
            <w:tcW w:w="1418" w:type="dxa"/>
            <w:noWrap/>
            <w:hideMark/>
            <w:tcPrChange w:id="6667" w:author="Felix Pascal (felixpas)" w:date="2025-07-01T19:33:00Z">
              <w:tcPr>
                <w:tcW w:w="980" w:type="dxa"/>
                <w:noWrap/>
                <w:hideMark/>
              </w:tcPr>
            </w:tcPrChange>
          </w:tcPr>
          <w:p w14:paraId="23625962" w14:textId="77777777" w:rsidR="00C76A19" w:rsidRPr="00C76A19" w:rsidRDefault="00C76A19">
            <w:pPr>
              <w:rPr>
                <w:ins w:id="6668" w:author="Felix Pascal (felixpas)" w:date="2025-07-01T19:19:00Z"/>
                <w:rPrChange w:id="6669" w:author="Felix Pascal (felixpas)" w:date="2025-07-01T19:19:00Z">
                  <w:rPr>
                    <w:ins w:id="6670" w:author="Felix Pascal (felixpas)" w:date="2025-07-01T19:19:00Z"/>
                    <w:rFonts w:ascii="Calibri" w:hAnsi="Calibri" w:cs="Calibri"/>
                    <w:color w:val="000000"/>
                  </w:rPr>
                </w:rPrChange>
              </w:rPr>
            </w:pPr>
            <w:ins w:id="6671" w:author="Felix Pascal (felixpas)" w:date="2025-07-01T19:19:00Z">
              <w:r w:rsidRPr="00C76A19">
                <w:rPr>
                  <w:rPrChange w:id="6672" w:author="Felix Pascal (felixpas)" w:date="2025-07-01T19:19:00Z">
                    <w:rPr>
                      <w:rFonts w:ascii="Calibri" w:hAnsi="Calibri" w:cs="Calibri"/>
                      <w:color w:val="000000"/>
                    </w:rPr>
                  </w:rPrChange>
                </w:rPr>
                <w:t>increasing</w:t>
              </w:r>
            </w:ins>
          </w:p>
        </w:tc>
        <w:tc>
          <w:tcPr>
            <w:tcW w:w="850" w:type="dxa"/>
            <w:noWrap/>
            <w:hideMark/>
            <w:tcPrChange w:id="6673" w:author="Felix Pascal (felixpas)" w:date="2025-07-01T19:33:00Z">
              <w:tcPr>
                <w:tcW w:w="1280" w:type="dxa"/>
                <w:gridSpan w:val="2"/>
                <w:noWrap/>
                <w:hideMark/>
              </w:tcPr>
            </w:tcPrChange>
          </w:tcPr>
          <w:p w14:paraId="0F0BDA66" w14:textId="77777777" w:rsidR="00C76A19" w:rsidRPr="00C76A19" w:rsidRDefault="00C76A19" w:rsidP="00C76A19">
            <w:pPr>
              <w:rPr>
                <w:ins w:id="6674" w:author="Felix Pascal (felixpas)" w:date="2025-07-01T19:19:00Z"/>
                <w:rPrChange w:id="6675" w:author="Felix Pascal (felixpas)" w:date="2025-07-01T19:19:00Z">
                  <w:rPr>
                    <w:ins w:id="6676" w:author="Felix Pascal (felixpas)" w:date="2025-07-01T19:19:00Z"/>
                    <w:rFonts w:ascii="Calibri" w:hAnsi="Calibri" w:cs="Calibri"/>
                    <w:color w:val="000000"/>
                  </w:rPr>
                </w:rPrChange>
              </w:rPr>
              <w:pPrChange w:id="6677" w:author="Felix Pascal (felixpas)" w:date="2025-07-01T19:19:00Z">
                <w:pPr>
                  <w:jc w:val="right"/>
                </w:pPr>
              </w:pPrChange>
            </w:pPr>
            <w:ins w:id="6678" w:author="Felix Pascal (felixpas)" w:date="2025-07-01T19:19:00Z">
              <w:r w:rsidRPr="00C76A19">
                <w:rPr>
                  <w:rPrChange w:id="6679" w:author="Felix Pascal (felixpas)" w:date="2025-07-01T19:19:00Z">
                    <w:rPr>
                      <w:rFonts w:ascii="Calibri" w:hAnsi="Calibri" w:cs="Calibri"/>
                      <w:color w:val="000000"/>
                    </w:rPr>
                  </w:rPrChange>
                </w:rPr>
                <w:t>448</w:t>
              </w:r>
            </w:ins>
          </w:p>
        </w:tc>
      </w:tr>
      <w:tr w:rsidR="00C76A19" w:rsidRPr="00C76A19" w14:paraId="7A47DF1C" w14:textId="77777777" w:rsidTr="00D247C6">
        <w:trPr>
          <w:trHeight w:val="288"/>
          <w:ins w:id="6680" w:author="Felix Pascal (felixpas)" w:date="2025-07-01T19:19:00Z"/>
          <w:trPrChange w:id="6681" w:author="Felix Pascal (felixpas)" w:date="2025-07-01T19:33:00Z">
            <w:trPr>
              <w:gridAfter w:val="0"/>
              <w:trHeight w:val="288"/>
            </w:trPr>
          </w:trPrChange>
        </w:trPr>
        <w:tc>
          <w:tcPr>
            <w:tcW w:w="3256" w:type="dxa"/>
            <w:noWrap/>
            <w:hideMark/>
            <w:tcPrChange w:id="6682" w:author="Felix Pascal (felixpas)" w:date="2025-07-01T19:33:00Z">
              <w:tcPr>
                <w:tcW w:w="2940" w:type="dxa"/>
                <w:noWrap/>
                <w:hideMark/>
              </w:tcPr>
            </w:tcPrChange>
          </w:tcPr>
          <w:p w14:paraId="538D86A6" w14:textId="77777777" w:rsidR="00C76A19" w:rsidRPr="00C76A19" w:rsidRDefault="00C76A19">
            <w:pPr>
              <w:rPr>
                <w:ins w:id="6683" w:author="Felix Pascal (felixpas)" w:date="2025-07-01T19:19:00Z"/>
                <w:rPrChange w:id="6684" w:author="Felix Pascal (felixpas)" w:date="2025-07-01T19:19:00Z">
                  <w:rPr>
                    <w:ins w:id="6685" w:author="Felix Pascal (felixpas)" w:date="2025-07-01T19:19:00Z"/>
                    <w:rFonts w:ascii="Calibri" w:hAnsi="Calibri" w:cs="Calibri"/>
                    <w:color w:val="000000"/>
                  </w:rPr>
                </w:rPrChange>
              </w:rPr>
            </w:pPr>
            <w:ins w:id="6686" w:author="Felix Pascal (felixpas)" w:date="2025-07-01T19:19:00Z">
              <w:r w:rsidRPr="00C76A19">
                <w:rPr>
                  <w:rPrChange w:id="6687" w:author="Felix Pascal (felixpas)" w:date="2025-07-01T19:19:00Z">
                    <w:rPr>
                      <w:rFonts w:ascii="Calibri" w:hAnsi="Calibri" w:cs="Calibri"/>
                      <w:color w:val="000000"/>
                    </w:rPr>
                  </w:rPrChange>
                </w:rPr>
                <w:t xml:space="preserve">Pulsatilla </w:t>
              </w:r>
              <w:proofErr w:type="spellStart"/>
              <w:r w:rsidRPr="00C76A19">
                <w:rPr>
                  <w:rPrChange w:id="6688" w:author="Felix Pascal (felixpas)" w:date="2025-07-01T19:19:00Z">
                    <w:rPr>
                      <w:rFonts w:ascii="Calibri" w:hAnsi="Calibri" w:cs="Calibri"/>
                      <w:color w:val="000000"/>
                    </w:rPr>
                  </w:rPrChange>
                </w:rPr>
                <w:t>alpina</w:t>
              </w:r>
              <w:proofErr w:type="spellEnd"/>
            </w:ins>
          </w:p>
        </w:tc>
        <w:tc>
          <w:tcPr>
            <w:tcW w:w="1706" w:type="dxa"/>
            <w:noWrap/>
            <w:hideMark/>
            <w:tcPrChange w:id="6689" w:author="Felix Pascal (felixpas)" w:date="2025-07-01T19:33:00Z">
              <w:tcPr>
                <w:tcW w:w="2480" w:type="dxa"/>
                <w:noWrap/>
                <w:hideMark/>
              </w:tcPr>
            </w:tcPrChange>
          </w:tcPr>
          <w:p w14:paraId="77736F1C" w14:textId="77777777" w:rsidR="00C76A19" w:rsidRPr="00C76A19" w:rsidRDefault="00C76A19" w:rsidP="00C76A19">
            <w:pPr>
              <w:rPr>
                <w:ins w:id="6690" w:author="Felix Pascal (felixpas)" w:date="2025-07-01T19:19:00Z"/>
                <w:rPrChange w:id="6691" w:author="Felix Pascal (felixpas)" w:date="2025-07-01T19:19:00Z">
                  <w:rPr>
                    <w:ins w:id="6692" w:author="Felix Pascal (felixpas)" w:date="2025-07-01T19:19:00Z"/>
                    <w:rFonts w:ascii="Calibri" w:hAnsi="Calibri" w:cs="Calibri"/>
                    <w:color w:val="000000"/>
                  </w:rPr>
                </w:rPrChange>
              </w:rPr>
              <w:pPrChange w:id="6693" w:author="Felix Pascal (felixpas)" w:date="2025-07-01T19:19:00Z">
                <w:pPr>
                  <w:jc w:val="right"/>
                </w:pPr>
              </w:pPrChange>
            </w:pPr>
            <w:ins w:id="6694" w:author="Felix Pascal (felixpas)" w:date="2025-07-01T19:19:00Z">
              <w:r w:rsidRPr="00C76A19">
                <w:rPr>
                  <w:rPrChange w:id="6695" w:author="Felix Pascal (felixpas)" w:date="2025-07-01T19:19:00Z">
                    <w:rPr>
                      <w:rFonts w:ascii="Calibri" w:hAnsi="Calibri" w:cs="Calibri"/>
                      <w:color w:val="000000"/>
                    </w:rPr>
                  </w:rPrChange>
                </w:rPr>
                <w:t>8.184777968</w:t>
              </w:r>
            </w:ins>
          </w:p>
        </w:tc>
        <w:tc>
          <w:tcPr>
            <w:tcW w:w="1696" w:type="dxa"/>
            <w:noWrap/>
            <w:hideMark/>
            <w:tcPrChange w:id="6696" w:author="Felix Pascal (felixpas)" w:date="2025-07-01T19:33:00Z">
              <w:tcPr>
                <w:tcW w:w="1300" w:type="dxa"/>
                <w:noWrap/>
                <w:hideMark/>
              </w:tcPr>
            </w:tcPrChange>
          </w:tcPr>
          <w:p w14:paraId="227A7917" w14:textId="77777777" w:rsidR="00C76A19" w:rsidRPr="00C76A19" w:rsidRDefault="00C76A19" w:rsidP="00C76A19">
            <w:pPr>
              <w:rPr>
                <w:ins w:id="6697" w:author="Felix Pascal (felixpas)" w:date="2025-07-01T19:19:00Z"/>
                <w:rPrChange w:id="6698" w:author="Felix Pascal (felixpas)" w:date="2025-07-01T19:19:00Z">
                  <w:rPr>
                    <w:ins w:id="6699" w:author="Felix Pascal (felixpas)" w:date="2025-07-01T19:19:00Z"/>
                    <w:rFonts w:ascii="Calibri" w:hAnsi="Calibri" w:cs="Calibri"/>
                    <w:color w:val="000000"/>
                  </w:rPr>
                </w:rPrChange>
              </w:rPr>
              <w:pPrChange w:id="6700" w:author="Felix Pascal (felixpas)" w:date="2025-07-01T19:19:00Z">
                <w:pPr>
                  <w:jc w:val="right"/>
                </w:pPr>
              </w:pPrChange>
            </w:pPr>
            <w:ins w:id="6701" w:author="Felix Pascal (felixpas)" w:date="2025-07-01T19:19:00Z">
              <w:r w:rsidRPr="00C76A19">
                <w:rPr>
                  <w:rPrChange w:id="6702" w:author="Felix Pascal (felixpas)" w:date="2025-07-01T19:19:00Z">
                    <w:rPr>
                      <w:rFonts w:ascii="Calibri" w:hAnsi="Calibri" w:cs="Calibri"/>
                      <w:color w:val="000000"/>
                    </w:rPr>
                  </w:rPrChange>
                </w:rPr>
                <w:t>0.034496245</w:t>
              </w:r>
            </w:ins>
          </w:p>
        </w:tc>
        <w:tc>
          <w:tcPr>
            <w:tcW w:w="1418" w:type="dxa"/>
            <w:noWrap/>
            <w:hideMark/>
            <w:tcPrChange w:id="6703" w:author="Felix Pascal (felixpas)" w:date="2025-07-01T19:33:00Z">
              <w:tcPr>
                <w:tcW w:w="980" w:type="dxa"/>
                <w:noWrap/>
                <w:hideMark/>
              </w:tcPr>
            </w:tcPrChange>
          </w:tcPr>
          <w:p w14:paraId="4F841AD5" w14:textId="77777777" w:rsidR="00C76A19" w:rsidRPr="00C76A19" w:rsidRDefault="00C76A19">
            <w:pPr>
              <w:rPr>
                <w:ins w:id="6704" w:author="Felix Pascal (felixpas)" w:date="2025-07-01T19:19:00Z"/>
                <w:rPrChange w:id="6705" w:author="Felix Pascal (felixpas)" w:date="2025-07-01T19:19:00Z">
                  <w:rPr>
                    <w:ins w:id="6706" w:author="Felix Pascal (felixpas)" w:date="2025-07-01T19:19:00Z"/>
                    <w:rFonts w:ascii="Calibri" w:hAnsi="Calibri" w:cs="Calibri"/>
                    <w:color w:val="000000"/>
                  </w:rPr>
                </w:rPrChange>
              </w:rPr>
            </w:pPr>
            <w:ins w:id="6707" w:author="Felix Pascal (felixpas)" w:date="2025-07-01T19:19:00Z">
              <w:r w:rsidRPr="00C76A19">
                <w:rPr>
                  <w:rPrChange w:id="6708" w:author="Felix Pascal (felixpas)" w:date="2025-07-01T19:19:00Z">
                    <w:rPr>
                      <w:rFonts w:ascii="Calibri" w:hAnsi="Calibri" w:cs="Calibri"/>
                      <w:color w:val="000000"/>
                    </w:rPr>
                  </w:rPrChange>
                </w:rPr>
                <w:t>increasing</w:t>
              </w:r>
            </w:ins>
          </w:p>
        </w:tc>
        <w:tc>
          <w:tcPr>
            <w:tcW w:w="850" w:type="dxa"/>
            <w:noWrap/>
            <w:hideMark/>
            <w:tcPrChange w:id="6709" w:author="Felix Pascal (felixpas)" w:date="2025-07-01T19:33:00Z">
              <w:tcPr>
                <w:tcW w:w="900" w:type="dxa"/>
                <w:noWrap/>
                <w:hideMark/>
              </w:tcPr>
            </w:tcPrChange>
          </w:tcPr>
          <w:p w14:paraId="1A062F0E" w14:textId="77777777" w:rsidR="00C76A19" w:rsidRPr="00C76A19" w:rsidRDefault="00C76A19" w:rsidP="00C76A19">
            <w:pPr>
              <w:rPr>
                <w:ins w:id="6710" w:author="Felix Pascal (felixpas)" w:date="2025-07-01T19:19:00Z"/>
                <w:rPrChange w:id="6711" w:author="Felix Pascal (felixpas)" w:date="2025-07-01T19:19:00Z">
                  <w:rPr>
                    <w:ins w:id="6712" w:author="Felix Pascal (felixpas)" w:date="2025-07-01T19:19:00Z"/>
                    <w:rFonts w:ascii="Calibri" w:hAnsi="Calibri" w:cs="Calibri"/>
                    <w:color w:val="000000"/>
                  </w:rPr>
                </w:rPrChange>
              </w:rPr>
              <w:pPrChange w:id="6713" w:author="Felix Pascal (felixpas)" w:date="2025-07-01T19:19:00Z">
                <w:pPr>
                  <w:jc w:val="right"/>
                </w:pPr>
              </w:pPrChange>
            </w:pPr>
            <w:ins w:id="6714" w:author="Felix Pascal (felixpas)" w:date="2025-07-01T19:19:00Z">
              <w:r w:rsidRPr="00C76A19">
                <w:rPr>
                  <w:rPrChange w:id="6715" w:author="Felix Pascal (felixpas)" w:date="2025-07-01T19:19:00Z">
                    <w:rPr>
                      <w:rFonts w:ascii="Calibri" w:hAnsi="Calibri" w:cs="Calibri"/>
                      <w:color w:val="000000"/>
                    </w:rPr>
                  </w:rPrChange>
                </w:rPr>
                <w:t>135</w:t>
              </w:r>
            </w:ins>
          </w:p>
        </w:tc>
      </w:tr>
      <w:tr w:rsidR="00D247C6" w:rsidRPr="00D247C6" w14:paraId="625D3050" w14:textId="77777777" w:rsidTr="00D247C6">
        <w:tblPrEx>
          <w:tblPrExChange w:id="6716" w:author="Felix Pascal (felixpas)" w:date="2025-07-01T19:33:00Z">
            <w:tblPrEx>
              <w:tblW w:w="9067" w:type="dxa"/>
            </w:tblPrEx>
          </w:tblPrExChange>
        </w:tblPrEx>
        <w:trPr>
          <w:trHeight w:val="288"/>
          <w:ins w:id="6717" w:author="Felix Pascal (felixpas)" w:date="2025-07-01T19:19:00Z"/>
          <w:trPrChange w:id="6718" w:author="Felix Pascal (felixpas)" w:date="2025-07-01T19:33:00Z">
            <w:trPr>
              <w:trHeight w:val="288"/>
            </w:trPr>
          </w:trPrChange>
        </w:trPr>
        <w:tc>
          <w:tcPr>
            <w:tcW w:w="3256" w:type="dxa"/>
            <w:noWrap/>
            <w:hideMark/>
            <w:tcPrChange w:id="6719" w:author="Felix Pascal (felixpas)" w:date="2025-07-01T19:33:00Z">
              <w:tcPr>
                <w:tcW w:w="2940" w:type="dxa"/>
                <w:noWrap/>
                <w:hideMark/>
              </w:tcPr>
            </w:tcPrChange>
          </w:tcPr>
          <w:p w14:paraId="324729C3" w14:textId="77777777" w:rsidR="00C76A19" w:rsidRPr="00C76A19" w:rsidRDefault="00C76A19">
            <w:pPr>
              <w:rPr>
                <w:ins w:id="6720" w:author="Felix Pascal (felixpas)" w:date="2025-07-01T19:19:00Z"/>
                <w:rPrChange w:id="6721" w:author="Felix Pascal (felixpas)" w:date="2025-07-01T19:19:00Z">
                  <w:rPr>
                    <w:ins w:id="6722" w:author="Felix Pascal (felixpas)" w:date="2025-07-01T19:19:00Z"/>
                    <w:rFonts w:ascii="Calibri" w:hAnsi="Calibri" w:cs="Calibri"/>
                    <w:color w:val="000000"/>
                  </w:rPr>
                </w:rPrChange>
              </w:rPr>
            </w:pPr>
            <w:ins w:id="6723" w:author="Felix Pascal (felixpas)" w:date="2025-07-01T19:19:00Z">
              <w:r w:rsidRPr="00C76A19">
                <w:rPr>
                  <w:rPrChange w:id="6724" w:author="Felix Pascal (felixpas)" w:date="2025-07-01T19:19:00Z">
                    <w:rPr>
                      <w:rFonts w:ascii="Calibri" w:hAnsi="Calibri" w:cs="Calibri"/>
                      <w:color w:val="000000"/>
                    </w:rPr>
                  </w:rPrChange>
                </w:rPr>
                <w:t>Sonchus oleraceus</w:t>
              </w:r>
            </w:ins>
          </w:p>
        </w:tc>
        <w:tc>
          <w:tcPr>
            <w:tcW w:w="1706" w:type="dxa"/>
            <w:noWrap/>
            <w:hideMark/>
            <w:tcPrChange w:id="6725" w:author="Felix Pascal (felixpas)" w:date="2025-07-01T19:33:00Z">
              <w:tcPr>
                <w:tcW w:w="2480" w:type="dxa"/>
                <w:noWrap/>
                <w:hideMark/>
              </w:tcPr>
            </w:tcPrChange>
          </w:tcPr>
          <w:p w14:paraId="6F19E997" w14:textId="77777777" w:rsidR="00C76A19" w:rsidRPr="00C76A19" w:rsidRDefault="00C76A19" w:rsidP="00C76A19">
            <w:pPr>
              <w:rPr>
                <w:ins w:id="6726" w:author="Felix Pascal (felixpas)" w:date="2025-07-01T19:19:00Z"/>
                <w:rPrChange w:id="6727" w:author="Felix Pascal (felixpas)" w:date="2025-07-01T19:19:00Z">
                  <w:rPr>
                    <w:ins w:id="6728" w:author="Felix Pascal (felixpas)" w:date="2025-07-01T19:19:00Z"/>
                    <w:rFonts w:ascii="Calibri" w:hAnsi="Calibri" w:cs="Calibri"/>
                    <w:color w:val="000000"/>
                  </w:rPr>
                </w:rPrChange>
              </w:rPr>
              <w:pPrChange w:id="6729" w:author="Felix Pascal (felixpas)" w:date="2025-07-01T19:19:00Z">
                <w:pPr>
                  <w:jc w:val="right"/>
                </w:pPr>
              </w:pPrChange>
            </w:pPr>
            <w:ins w:id="6730" w:author="Felix Pascal (felixpas)" w:date="2025-07-01T19:19:00Z">
              <w:r w:rsidRPr="00C76A19">
                <w:rPr>
                  <w:rPrChange w:id="6731" w:author="Felix Pascal (felixpas)" w:date="2025-07-01T19:19:00Z">
                    <w:rPr>
                      <w:rFonts w:ascii="Calibri" w:hAnsi="Calibri" w:cs="Calibri"/>
                      <w:color w:val="000000"/>
                    </w:rPr>
                  </w:rPrChange>
                </w:rPr>
                <w:t>8.157492142</w:t>
              </w:r>
            </w:ins>
          </w:p>
        </w:tc>
        <w:tc>
          <w:tcPr>
            <w:tcW w:w="1696" w:type="dxa"/>
            <w:noWrap/>
            <w:hideMark/>
            <w:tcPrChange w:id="6732" w:author="Felix Pascal (felixpas)" w:date="2025-07-01T19:33:00Z">
              <w:tcPr>
                <w:tcW w:w="1387" w:type="dxa"/>
                <w:noWrap/>
                <w:hideMark/>
              </w:tcPr>
            </w:tcPrChange>
          </w:tcPr>
          <w:p w14:paraId="50233832" w14:textId="77777777" w:rsidR="00C76A19" w:rsidRPr="00C76A19" w:rsidRDefault="00C76A19" w:rsidP="00C76A19">
            <w:pPr>
              <w:rPr>
                <w:ins w:id="6733" w:author="Felix Pascal (felixpas)" w:date="2025-07-01T19:19:00Z"/>
                <w:rPrChange w:id="6734" w:author="Felix Pascal (felixpas)" w:date="2025-07-01T19:19:00Z">
                  <w:rPr>
                    <w:ins w:id="6735" w:author="Felix Pascal (felixpas)" w:date="2025-07-01T19:19:00Z"/>
                    <w:rFonts w:ascii="Calibri" w:hAnsi="Calibri" w:cs="Calibri"/>
                    <w:color w:val="000000"/>
                  </w:rPr>
                </w:rPrChange>
              </w:rPr>
              <w:pPrChange w:id="6736" w:author="Felix Pascal (felixpas)" w:date="2025-07-01T19:19:00Z">
                <w:pPr>
                  <w:jc w:val="right"/>
                </w:pPr>
              </w:pPrChange>
            </w:pPr>
            <w:ins w:id="6737" w:author="Felix Pascal (felixpas)" w:date="2025-07-01T19:19:00Z">
              <w:r w:rsidRPr="00C76A19">
                <w:rPr>
                  <w:rPrChange w:id="6738" w:author="Felix Pascal (felixpas)" w:date="2025-07-01T19:19:00Z">
                    <w:rPr>
                      <w:rFonts w:ascii="Calibri" w:hAnsi="Calibri" w:cs="Calibri"/>
                      <w:color w:val="000000"/>
                    </w:rPr>
                  </w:rPrChange>
                </w:rPr>
                <w:t>0.000181065</w:t>
              </w:r>
            </w:ins>
          </w:p>
        </w:tc>
        <w:tc>
          <w:tcPr>
            <w:tcW w:w="1418" w:type="dxa"/>
            <w:noWrap/>
            <w:hideMark/>
            <w:tcPrChange w:id="6739" w:author="Felix Pascal (felixpas)" w:date="2025-07-01T19:33:00Z">
              <w:tcPr>
                <w:tcW w:w="980" w:type="dxa"/>
                <w:noWrap/>
                <w:hideMark/>
              </w:tcPr>
            </w:tcPrChange>
          </w:tcPr>
          <w:p w14:paraId="722FB732" w14:textId="77777777" w:rsidR="00C76A19" w:rsidRPr="00C76A19" w:rsidRDefault="00C76A19">
            <w:pPr>
              <w:rPr>
                <w:ins w:id="6740" w:author="Felix Pascal (felixpas)" w:date="2025-07-01T19:19:00Z"/>
                <w:rPrChange w:id="6741" w:author="Felix Pascal (felixpas)" w:date="2025-07-01T19:19:00Z">
                  <w:rPr>
                    <w:ins w:id="6742" w:author="Felix Pascal (felixpas)" w:date="2025-07-01T19:19:00Z"/>
                    <w:rFonts w:ascii="Calibri" w:hAnsi="Calibri" w:cs="Calibri"/>
                    <w:color w:val="000000"/>
                  </w:rPr>
                </w:rPrChange>
              </w:rPr>
            </w:pPr>
            <w:ins w:id="6743" w:author="Felix Pascal (felixpas)" w:date="2025-07-01T19:19:00Z">
              <w:r w:rsidRPr="00C76A19">
                <w:rPr>
                  <w:rPrChange w:id="6744" w:author="Felix Pascal (felixpas)" w:date="2025-07-01T19:19:00Z">
                    <w:rPr>
                      <w:rFonts w:ascii="Calibri" w:hAnsi="Calibri" w:cs="Calibri"/>
                      <w:color w:val="000000"/>
                    </w:rPr>
                  </w:rPrChange>
                </w:rPr>
                <w:t>increasing</w:t>
              </w:r>
            </w:ins>
          </w:p>
        </w:tc>
        <w:tc>
          <w:tcPr>
            <w:tcW w:w="850" w:type="dxa"/>
            <w:noWrap/>
            <w:hideMark/>
            <w:tcPrChange w:id="6745" w:author="Felix Pascal (felixpas)" w:date="2025-07-01T19:33:00Z">
              <w:tcPr>
                <w:tcW w:w="1280" w:type="dxa"/>
                <w:gridSpan w:val="2"/>
                <w:noWrap/>
                <w:hideMark/>
              </w:tcPr>
            </w:tcPrChange>
          </w:tcPr>
          <w:p w14:paraId="2B93DB9F" w14:textId="77777777" w:rsidR="00C76A19" w:rsidRPr="00C76A19" w:rsidRDefault="00C76A19" w:rsidP="00C76A19">
            <w:pPr>
              <w:rPr>
                <w:ins w:id="6746" w:author="Felix Pascal (felixpas)" w:date="2025-07-01T19:19:00Z"/>
                <w:rPrChange w:id="6747" w:author="Felix Pascal (felixpas)" w:date="2025-07-01T19:19:00Z">
                  <w:rPr>
                    <w:ins w:id="6748" w:author="Felix Pascal (felixpas)" w:date="2025-07-01T19:19:00Z"/>
                    <w:rFonts w:ascii="Calibri" w:hAnsi="Calibri" w:cs="Calibri"/>
                    <w:color w:val="000000"/>
                  </w:rPr>
                </w:rPrChange>
              </w:rPr>
              <w:pPrChange w:id="6749" w:author="Felix Pascal (felixpas)" w:date="2025-07-01T19:19:00Z">
                <w:pPr>
                  <w:jc w:val="right"/>
                </w:pPr>
              </w:pPrChange>
            </w:pPr>
            <w:ins w:id="6750" w:author="Felix Pascal (felixpas)" w:date="2025-07-01T19:19:00Z">
              <w:r w:rsidRPr="00C76A19">
                <w:rPr>
                  <w:rPrChange w:id="6751" w:author="Felix Pascal (felixpas)" w:date="2025-07-01T19:19:00Z">
                    <w:rPr>
                      <w:rFonts w:ascii="Calibri" w:hAnsi="Calibri" w:cs="Calibri"/>
                      <w:color w:val="000000"/>
                    </w:rPr>
                  </w:rPrChange>
                </w:rPr>
                <w:t>100</w:t>
              </w:r>
            </w:ins>
          </w:p>
        </w:tc>
      </w:tr>
      <w:tr w:rsidR="00C76A19" w:rsidRPr="00C76A19" w14:paraId="62E1F9F4" w14:textId="77777777" w:rsidTr="00D247C6">
        <w:trPr>
          <w:trHeight w:val="288"/>
          <w:ins w:id="6752" w:author="Felix Pascal (felixpas)" w:date="2025-07-01T19:19:00Z"/>
          <w:trPrChange w:id="6753" w:author="Felix Pascal (felixpas)" w:date="2025-07-01T19:33:00Z">
            <w:trPr>
              <w:gridAfter w:val="0"/>
              <w:trHeight w:val="288"/>
            </w:trPr>
          </w:trPrChange>
        </w:trPr>
        <w:tc>
          <w:tcPr>
            <w:tcW w:w="3256" w:type="dxa"/>
            <w:noWrap/>
            <w:hideMark/>
            <w:tcPrChange w:id="6754" w:author="Felix Pascal (felixpas)" w:date="2025-07-01T19:33:00Z">
              <w:tcPr>
                <w:tcW w:w="2940" w:type="dxa"/>
                <w:noWrap/>
                <w:hideMark/>
              </w:tcPr>
            </w:tcPrChange>
          </w:tcPr>
          <w:p w14:paraId="2C1346D4" w14:textId="77777777" w:rsidR="00C76A19" w:rsidRPr="00C76A19" w:rsidRDefault="00C76A19">
            <w:pPr>
              <w:rPr>
                <w:ins w:id="6755" w:author="Felix Pascal (felixpas)" w:date="2025-07-01T19:19:00Z"/>
                <w:rPrChange w:id="6756" w:author="Felix Pascal (felixpas)" w:date="2025-07-01T19:19:00Z">
                  <w:rPr>
                    <w:ins w:id="6757" w:author="Felix Pascal (felixpas)" w:date="2025-07-01T19:19:00Z"/>
                    <w:rFonts w:ascii="Calibri" w:hAnsi="Calibri" w:cs="Calibri"/>
                    <w:color w:val="000000"/>
                  </w:rPr>
                </w:rPrChange>
              </w:rPr>
            </w:pPr>
            <w:proofErr w:type="spellStart"/>
            <w:ins w:id="6758" w:author="Felix Pascal (felixpas)" w:date="2025-07-01T19:19:00Z">
              <w:r w:rsidRPr="00C76A19">
                <w:rPr>
                  <w:rPrChange w:id="6759" w:author="Felix Pascal (felixpas)" w:date="2025-07-01T19:19:00Z">
                    <w:rPr>
                      <w:rFonts w:ascii="Calibri" w:hAnsi="Calibri" w:cs="Calibri"/>
                      <w:color w:val="000000"/>
                    </w:rPr>
                  </w:rPrChange>
                </w:rPr>
                <w:t>Crepis</w:t>
              </w:r>
              <w:proofErr w:type="spellEnd"/>
              <w:r w:rsidRPr="00C76A19">
                <w:rPr>
                  <w:rPrChange w:id="6760" w:author="Felix Pascal (felixpas)" w:date="2025-07-01T19:19:00Z">
                    <w:rPr>
                      <w:rFonts w:ascii="Calibri" w:hAnsi="Calibri" w:cs="Calibri"/>
                      <w:color w:val="000000"/>
                    </w:rPr>
                  </w:rPrChange>
                </w:rPr>
                <w:t xml:space="preserve"> </w:t>
              </w:r>
              <w:proofErr w:type="spellStart"/>
              <w:r w:rsidRPr="00C76A19">
                <w:rPr>
                  <w:rPrChange w:id="6761" w:author="Felix Pascal (felixpas)" w:date="2025-07-01T19:19:00Z">
                    <w:rPr>
                      <w:rFonts w:ascii="Calibri" w:hAnsi="Calibri" w:cs="Calibri"/>
                      <w:color w:val="000000"/>
                    </w:rPr>
                  </w:rPrChange>
                </w:rPr>
                <w:t>biennis</w:t>
              </w:r>
              <w:proofErr w:type="spellEnd"/>
            </w:ins>
          </w:p>
        </w:tc>
        <w:tc>
          <w:tcPr>
            <w:tcW w:w="1706" w:type="dxa"/>
            <w:noWrap/>
            <w:hideMark/>
            <w:tcPrChange w:id="6762" w:author="Felix Pascal (felixpas)" w:date="2025-07-01T19:33:00Z">
              <w:tcPr>
                <w:tcW w:w="2480" w:type="dxa"/>
                <w:noWrap/>
                <w:hideMark/>
              </w:tcPr>
            </w:tcPrChange>
          </w:tcPr>
          <w:p w14:paraId="7A90FDB7" w14:textId="77777777" w:rsidR="00C76A19" w:rsidRPr="00C76A19" w:rsidRDefault="00C76A19" w:rsidP="00C76A19">
            <w:pPr>
              <w:rPr>
                <w:ins w:id="6763" w:author="Felix Pascal (felixpas)" w:date="2025-07-01T19:19:00Z"/>
                <w:rPrChange w:id="6764" w:author="Felix Pascal (felixpas)" w:date="2025-07-01T19:19:00Z">
                  <w:rPr>
                    <w:ins w:id="6765" w:author="Felix Pascal (felixpas)" w:date="2025-07-01T19:19:00Z"/>
                    <w:rFonts w:ascii="Calibri" w:hAnsi="Calibri" w:cs="Calibri"/>
                    <w:color w:val="000000"/>
                  </w:rPr>
                </w:rPrChange>
              </w:rPr>
              <w:pPrChange w:id="6766" w:author="Felix Pascal (felixpas)" w:date="2025-07-01T19:19:00Z">
                <w:pPr>
                  <w:jc w:val="right"/>
                </w:pPr>
              </w:pPrChange>
            </w:pPr>
            <w:ins w:id="6767" w:author="Felix Pascal (felixpas)" w:date="2025-07-01T19:19:00Z">
              <w:r w:rsidRPr="00C76A19">
                <w:rPr>
                  <w:rPrChange w:id="6768" w:author="Felix Pascal (felixpas)" w:date="2025-07-01T19:19:00Z">
                    <w:rPr>
                      <w:rFonts w:ascii="Calibri" w:hAnsi="Calibri" w:cs="Calibri"/>
                      <w:color w:val="000000"/>
                    </w:rPr>
                  </w:rPrChange>
                </w:rPr>
                <w:t>8.152552389</w:t>
              </w:r>
            </w:ins>
          </w:p>
        </w:tc>
        <w:tc>
          <w:tcPr>
            <w:tcW w:w="1696" w:type="dxa"/>
            <w:noWrap/>
            <w:hideMark/>
            <w:tcPrChange w:id="6769" w:author="Felix Pascal (felixpas)" w:date="2025-07-01T19:33:00Z">
              <w:tcPr>
                <w:tcW w:w="1300" w:type="dxa"/>
                <w:noWrap/>
                <w:hideMark/>
              </w:tcPr>
            </w:tcPrChange>
          </w:tcPr>
          <w:p w14:paraId="2762595B" w14:textId="77777777" w:rsidR="00C76A19" w:rsidRPr="00C76A19" w:rsidRDefault="00C76A19" w:rsidP="00C76A19">
            <w:pPr>
              <w:rPr>
                <w:ins w:id="6770" w:author="Felix Pascal (felixpas)" w:date="2025-07-01T19:19:00Z"/>
                <w:rPrChange w:id="6771" w:author="Felix Pascal (felixpas)" w:date="2025-07-01T19:19:00Z">
                  <w:rPr>
                    <w:ins w:id="6772" w:author="Felix Pascal (felixpas)" w:date="2025-07-01T19:19:00Z"/>
                    <w:rFonts w:ascii="Calibri" w:hAnsi="Calibri" w:cs="Calibri"/>
                    <w:color w:val="000000"/>
                  </w:rPr>
                </w:rPrChange>
              </w:rPr>
              <w:pPrChange w:id="6773" w:author="Felix Pascal (felixpas)" w:date="2025-07-01T19:19:00Z">
                <w:pPr>
                  <w:jc w:val="right"/>
                </w:pPr>
              </w:pPrChange>
            </w:pPr>
            <w:ins w:id="6774" w:author="Felix Pascal (felixpas)" w:date="2025-07-01T19:19:00Z">
              <w:r w:rsidRPr="00C76A19">
                <w:rPr>
                  <w:rPrChange w:id="6775" w:author="Felix Pascal (felixpas)" w:date="2025-07-01T19:19:00Z">
                    <w:rPr>
                      <w:rFonts w:ascii="Calibri" w:hAnsi="Calibri" w:cs="Calibri"/>
                      <w:color w:val="000000"/>
                    </w:rPr>
                  </w:rPrChange>
                </w:rPr>
                <w:t>1.44056E-05</w:t>
              </w:r>
            </w:ins>
          </w:p>
        </w:tc>
        <w:tc>
          <w:tcPr>
            <w:tcW w:w="1418" w:type="dxa"/>
            <w:noWrap/>
            <w:hideMark/>
            <w:tcPrChange w:id="6776" w:author="Felix Pascal (felixpas)" w:date="2025-07-01T19:33:00Z">
              <w:tcPr>
                <w:tcW w:w="980" w:type="dxa"/>
                <w:noWrap/>
                <w:hideMark/>
              </w:tcPr>
            </w:tcPrChange>
          </w:tcPr>
          <w:p w14:paraId="030AC5EA" w14:textId="77777777" w:rsidR="00C76A19" w:rsidRPr="00C76A19" w:rsidRDefault="00C76A19">
            <w:pPr>
              <w:rPr>
                <w:ins w:id="6777" w:author="Felix Pascal (felixpas)" w:date="2025-07-01T19:19:00Z"/>
                <w:rPrChange w:id="6778" w:author="Felix Pascal (felixpas)" w:date="2025-07-01T19:19:00Z">
                  <w:rPr>
                    <w:ins w:id="6779" w:author="Felix Pascal (felixpas)" w:date="2025-07-01T19:19:00Z"/>
                    <w:rFonts w:ascii="Calibri" w:hAnsi="Calibri" w:cs="Calibri"/>
                    <w:color w:val="000000"/>
                  </w:rPr>
                </w:rPrChange>
              </w:rPr>
            </w:pPr>
            <w:ins w:id="6780" w:author="Felix Pascal (felixpas)" w:date="2025-07-01T19:19:00Z">
              <w:r w:rsidRPr="00C76A19">
                <w:rPr>
                  <w:rPrChange w:id="6781" w:author="Felix Pascal (felixpas)" w:date="2025-07-01T19:19:00Z">
                    <w:rPr>
                      <w:rFonts w:ascii="Calibri" w:hAnsi="Calibri" w:cs="Calibri"/>
                      <w:color w:val="000000"/>
                    </w:rPr>
                  </w:rPrChange>
                </w:rPr>
                <w:t>increasing</w:t>
              </w:r>
            </w:ins>
          </w:p>
        </w:tc>
        <w:tc>
          <w:tcPr>
            <w:tcW w:w="850" w:type="dxa"/>
            <w:noWrap/>
            <w:hideMark/>
            <w:tcPrChange w:id="6782" w:author="Felix Pascal (felixpas)" w:date="2025-07-01T19:33:00Z">
              <w:tcPr>
                <w:tcW w:w="900" w:type="dxa"/>
                <w:noWrap/>
                <w:hideMark/>
              </w:tcPr>
            </w:tcPrChange>
          </w:tcPr>
          <w:p w14:paraId="4F574AEB" w14:textId="77777777" w:rsidR="00C76A19" w:rsidRPr="00C76A19" w:rsidRDefault="00C76A19" w:rsidP="00C76A19">
            <w:pPr>
              <w:rPr>
                <w:ins w:id="6783" w:author="Felix Pascal (felixpas)" w:date="2025-07-01T19:19:00Z"/>
                <w:rPrChange w:id="6784" w:author="Felix Pascal (felixpas)" w:date="2025-07-01T19:19:00Z">
                  <w:rPr>
                    <w:ins w:id="6785" w:author="Felix Pascal (felixpas)" w:date="2025-07-01T19:19:00Z"/>
                    <w:rFonts w:ascii="Calibri" w:hAnsi="Calibri" w:cs="Calibri"/>
                    <w:color w:val="000000"/>
                  </w:rPr>
                </w:rPrChange>
              </w:rPr>
              <w:pPrChange w:id="6786" w:author="Felix Pascal (felixpas)" w:date="2025-07-01T19:19:00Z">
                <w:pPr>
                  <w:jc w:val="right"/>
                </w:pPr>
              </w:pPrChange>
            </w:pPr>
            <w:ins w:id="6787" w:author="Felix Pascal (felixpas)" w:date="2025-07-01T19:19:00Z">
              <w:r w:rsidRPr="00C76A19">
                <w:rPr>
                  <w:rPrChange w:id="6788" w:author="Felix Pascal (felixpas)" w:date="2025-07-01T19:19:00Z">
                    <w:rPr>
                      <w:rFonts w:ascii="Calibri" w:hAnsi="Calibri" w:cs="Calibri"/>
                      <w:color w:val="000000"/>
                    </w:rPr>
                  </w:rPrChange>
                </w:rPr>
                <w:t>249</w:t>
              </w:r>
            </w:ins>
          </w:p>
        </w:tc>
      </w:tr>
      <w:tr w:rsidR="00D247C6" w:rsidRPr="00D247C6" w14:paraId="647B72B2" w14:textId="77777777" w:rsidTr="00D247C6">
        <w:tblPrEx>
          <w:tblPrExChange w:id="6789" w:author="Felix Pascal (felixpas)" w:date="2025-07-01T19:33:00Z">
            <w:tblPrEx>
              <w:tblW w:w="9067" w:type="dxa"/>
            </w:tblPrEx>
          </w:tblPrExChange>
        </w:tblPrEx>
        <w:trPr>
          <w:trHeight w:val="288"/>
          <w:ins w:id="6790" w:author="Felix Pascal (felixpas)" w:date="2025-07-01T19:19:00Z"/>
          <w:trPrChange w:id="6791" w:author="Felix Pascal (felixpas)" w:date="2025-07-01T19:33:00Z">
            <w:trPr>
              <w:trHeight w:val="288"/>
            </w:trPr>
          </w:trPrChange>
        </w:trPr>
        <w:tc>
          <w:tcPr>
            <w:tcW w:w="3256" w:type="dxa"/>
            <w:noWrap/>
            <w:hideMark/>
            <w:tcPrChange w:id="6792" w:author="Felix Pascal (felixpas)" w:date="2025-07-01T19:33:00Z">
              <w:tcPr>
                <w:tcW w:w="2940" w:type="dxa"/>
                <w:noWrap/>
                <w:hideMark/>
              </w:tcPr>
            </w:tcPrChange>
          </w:tcPr>
          <w:p w14:paraId="123EFBA8" w14:textId="77777777" w:rsidR="00C76A19" w:rsidRPr="00C76A19" w:rsidRDefault="00C76A19">
            <w:pPr>
              <w:rPr>
                <w:ins w:id="6793" w:author="Felix Pascal (felixpas)" w:date="2025-07-01T19:19:00Z"/>
                <w:rPrChange w:id="6794" w:author="Felix Pascal (felixpas)" w:date="2025-07-01T19:19:00Z">
                  <w:rPr>
                    <w:ins w:id="6795" w:author="Felix Pascal (felixpas)" w:date="2025-07-01T19:19:00Z"/>
                    <w:rFonts w:ascii="Calibri" w:hAnsi="Calibri" w:cs="Calibri"/>
                    <w:color w:val="000000"/>
                  </w:rPr>
                </w:rPrChange>
              </w:rPr>
            </w:pPr>
            <w:proofErr w:type="spellStart"/>
            <w:ins w:id="6796" w:author="Felix Pascal (felixpas)" w:date="2025-07-01T19:19:00Z">
              <w:r w:rsidRPr="00C76A19">
                <w:rPr>
                  <w:rPrChange w:id="6797" w:author="Felix Pascal (felixpas)" w:date="2025-07-01T19:19:00Z">
                    <w:rPr>
                      <w:rFonts w:ascii="Calibri" w:hAnsi="Calibri" w:cs="Calibri"/>
                      <w:color w:val="000000"/>
                    </w:rPr>
                  </w:rPrChange>
                </w:rPr>
                <w:t>Cerastium</w:t>
              </w:r>
              <w:proofErr w:type="spellEnd"/>
              <w:r w:rsidRPr="00C76A19">
                <w:rPr>
                  <w:rPrChange w:id="6798" w:author="Felix Pascal (felixpas)" w:date="2025-07-01T19:19:00Z">
                    <w:rPr>
                      <w:rFonts w:ascii="Calibri" w:hAnsi="Calibri" w:cs="Calibri"/>
                      <w:color w:val="000000"/>
                    </w:rPr>
                  </w:rPrChange>
                </w:rPr>
                <w:t xml:space="preserve"> </w:t>
              </w:r>
              <w:proofErr w:type="spellStart"/>
              <w:r w:rsidRPr="00C76A19">
                <w:rPr>
                  <w:rPrChange w:id="6799" w:author="Felix Pascal (felixpas)" w:date="2025-07-01T19:19:00Z">
                    <w:rPr>
                      <w:rFonts w:ascii="Calibri" w:hAnsi="Calibri" w:cs="Calibri"/>
                      <w:color w:val="000000"/>
                    </w:rPr>
                  </w:rPrChange>
                </w:rPr>
                <w:t>glomeratum</w:t>
              </w:r>
              <w:proofErr w:type="spellEnd"/>
            </w:ins>
          </w:p>
        </w:tc>
        <w:tc>
          <w:tcPr>
            <w:tcW w:w="1706" w:type="dxa"/>
            <w:noWrap/>
            <w:hideMark/>
            <w:tcPrChange w:id="6800" w:author="Felix Pascal (felixpas)" w:date="2025-07-01T19:33:00Z">
              <w:tcPr>
                <w:tcW w:w="2480" w:type="dxa"/>
                <w:noWrap/>
                <w:hideMark/>
              </w:tcPr>
            </w:tcPrChange>
          </w:tcPr>
          <w:p w14:paraId="154912BB" w14:textId="77777777" w:rsidR="00C76A19" w:rsidRPr="00C76A19" w:rsidRDefault="00C76A19" w:rsidP="00C76A19">
            <w:pPr>
              <w:rPr>
                <w:ins w:id="6801" w:author="Felix Pascal (felixpas)" w:date="2025-07-01T19:19:00Z"/>
                <w:rPrChange w:id="6802" w:author="Felix Pascal (felixpas)" w:date="2025-07-01T19:19:00Z">
                  <w:rPr>
                    <w:ins w:id="6803" w:author="Felix Pascal (felixpas)" w:date="2025-07-01T19:19:00Z"/>
                    <w:rFonts w:ascii="Calibri" w:hAnsi="Calibri" w:cs="Calibri"/>
                    <w:color w:val="000000"/>
                  </w:rPr>
                </w:rPrChange>
              </w:rPr>
              <w:pPrChange w:id="6804" w:author="Felix Pascal (felixpas)" w:date="2025-07-01T19:19:00Z">
                <w:pPr>
                  <w:jc w:val="right"/>
                </w:pPr>
              </w:pPrChange>
            </w:pPr>
            <w:ins w:id="6805" w:author="Felix Pascal (felixpas)" w:date="2025-07-01T19:19:00Z">
              <w:r w:rsidRPr="00C76A19">
                <w:rPr>
                  <w:rPrChange w:id="6806" w:author="Felix Pascal (felixpas)" w:date="2025-07-01T19:19:00Z">
                    <w:rPr>
                      <w:rFonts w:ascii="Calibri" w:hAnsi="Calibri" w:cs="Calibri"/>
                      <w:color w:val="000000"/>
                    </w:rPr>
                  </w:rPrChange>
                </w:rPr>
                <w:t>8.060564531</w:t>
              </w:r>
            </w:ins>
          </w:p>
        </w:tc>
        <w:tc>
          <w:tcPr>
            <w:tcW w:w="1696" w:type="dxa"/>
            <w:noWrap/>
            <w:hideMark/>
            <w:tcPrChange w:id="6807" w:author="Felix Pascal (felixpas)" w:date="2025-07-01T19:33:00Z">
              <w:tcPr>
                <w:tcW w:w="1387" w:type="dxa"/>
                <w:noWrap/>
                <w:hideMark/>
              </w:tcPr>
            </w:tcPrChange>
          </w:tcPr>
          <w:p w14:paraId="2F605A57" w14:textId="77777777" w:rsidR="00C76A19" w:rsidRPr="00C76A19" w:rsidRDefault="00C76A19" w:rsidP="00C76A19">
            <w:pPr>
              <w:rPr>
                <w:ins w:id="6808" w:author="Felix Pascal (felixpas)" w:date="2025-07-01T19:19:00Z"/>
                <w:rPrChange w:id="6809" w:author="Felix Pascal (felixpas)" w:date="2025-07-01T19:19:00Z">
                  <w:rPr>
                    <w:ins w:id="6810" w:author="Felix Pascal (felixpas)" w:date="2025-07-01T19:19:00Z"/>
                    <w:rFonts w:ascii="Calibri" w:hAnsi="Calibri" w:cs="Calibri"/>
                    <w:color w:val="000000"/>
                  </w:rPr>
                </w:rPrChange>
              </w:rPr>
              <w:pPrChange w:id="6811" w:author="Felix Pascal (felixpas)" w:date="2025-07-01T19:19:00Z">
                <w:pPr>
                  <w:jc w:val="right"/>
                </w:pPr>
              </w:pPrChange>
            </w:pPr>
            <w:ins w:id="6812" w:author="Felix Pascal (felixpas)" w:date="2025-07-01T19:19:00Z">
              <w:r w:rsidRPr="00C76A19">
                <w:rPr>
                  <w:rPrChange w:id="6813" w:author="Felix Pascal (felixpas)" w:date="2025-07-01T19:19:00Z">
                    <w:rPr>
                      <w:rFonts w:ascii="Calibri" w:hAnsi="Calibri" w:cs="Calibri"/>
                      <w:color w:val="000000"/>
                    </w:rPr>
                  </w:rPrChange>
                </w:rPr>
                <w:t>2.76932E-05</w:t>
              </w:r>
            </w:ins>
          </w:p>
        </w:tc>
        <w:tc>
          <w:tcPr>
            <w:tcW w:w="1418" w:type="dxa"/>
            <w:noWrap/>
            <w:hideMark/>
            <w:tcPrChange w:id="6814" w:author="Felix Pascal (felixpas)" w:date="2025-07-01T19:33:00Z">
              <w:tcPr>
                <w:tcW w:w="980" w:type="dxa"/>
                <w:noWrap/>
                <w:hideMark/>
              </w:tcPr>
            </w:tcPrChange>
          </w:tcPr>
          <w:p w14:paraId="1E767D3F" w14:textId="77777777" w:rsidR="00C76A19" w:rsidRPr="00C76A19" w:rsidRDefault="00C76A19">
            <w:pPr>
              <w:rPr>
                <w:ins w:id="6815" w:author="Felix Pascal (felixpas)" w:date="2025-07-01T19:19:00Z"/>
                <w:rPrChange w:id="6816" w:author="Felix Pascal (felixpas)" w:date="2025-07-01T19:19:00Z">
                  <w:rPr>
                    <w:ins w:id="6817" w:author="Felix Pascal (felixpas)" w:date="2025-07-01T19:19:00Z"/>
                    <w:rFonts w:ascii="Calibri" w:hAnsi="Calibri" w:cs="Calibri"/>
                    <w:color w:val="000000"/>
                  </w:rPr>
                </w:rPrChange>
              </w:rPr>
            </w:pPr>
            <w:ins w:id="6818" w:author="Felix Pascal (felixpas)" w:date="2025-07-01T19:19:00Z">
              <w:r w:rsidRPr="00C76A19">
                <w:rPr>
                  <w:rPrChange w:id="6819" w:author="Felix Pascal (felixpas)" w:date="2025-07-01T19:19:00Z">
                    <w:rPr>
                      <w:rFonts w:ascii="Calibri" w:hAnsi="Calibri" w:cs="Calibri"/>
                      <w:color w:val="000000"/>
                    </w:rPr>
                  </w:rPrChange>
                </w:rPr>
                <w:t>increasing</w:t>
              </w:r>
            </w:ins>
          </w:p>
        </w:tc>
        <w:tc>
          <w:tcPr>
            <w:tcW w:w="850" w:type="dxa"/>
            <w:noWrap/>
            <w:hideMark/>
            <w:tcPrChange w:id="6820" w:author="Felix Pascal (felixpas)" w:date="2025-07-01T19:33:00Z">
              <w:tcPr>
                <w:tcW w:w="1280" w:type="dxa"/>
                <w:gridSpan w:val="2"/>
                <w:noWrap/>
                <w:hideMark/>
              </w:tcPr>
            </w:tcPrChange>
          </w:tcPr>
          <w:p w14:paraId="42AF91DC" w14:textId="77777777" w:rsidR="00C76A19" w:rsidRPr="00C76A19" w:rsidRDefault="00C76A19" w:rsidP="00C76A19">
            <w:pPr>
              <w:rPr>
                <w:ins w:id="6821" w:author="Felix Pascal (felixpas)" w:date="2025-07-01T19:19:00Z"/>
                <w:rPrChange w:id="6822" w:author="Felix Pascal (felixpas)" w:date="2025-07-01T19:19:00Z">
                  <w:rPr>
                    <w:ins w:id="6823" w:author="Felix Pascal (felixpas)" w:date="2025-07-01T19:19:00Z"/>
                    <w:rFonts w:ascii="Calibri" w:hAnsi="Calibri" w:cs="Calibri"/>
                    <w:color w:val="000000"/>
                  </w:rPr>
                </w:rPrChange>
              </w:rPr>
              <w:pPrChange w:id="6824" w:author="Felix Pascal (felixpas)" w:date="2025-07-01T19:19:00Z">
                <w:pPr>
                  <w:jc w:val="right"/>
                </w:pPr>
              </w:pPrChange>
            </w:pPr>
            <w:ins w:id="6825" w:author="Felix Pascal (felixpas)" w:date="2025-07-01T19:19:00Z">
              <w:r w:rsidRPr="00C76A19">
                <w:rPr>
                  <w:rPrChange w:id="6826" w:author="Felix Pascal (felixpas)" w:date="2025-07-01T19:19:00Z">
                    <w:rPr>
                      <w:rFonts w:ascii="Calibri" w:hAnsi="Calibri" w:cs="Calibri"/>
                      <w:color w:val="000000"/>
                    </w:rPr>
                  </w:rPrChange>
                </w:rPr>
                <w:t>166</w:t>
              </w:r>
            </w:ins>
          </w:p>
        </w:tc>
      </w:tr>
      <w:tr w:rsidR="00C76A19" w:rsidRPr="00C76A19" w14:paraId="18696A50" w14:textId="77777777" w:rsidTr="00D247C6">
        <w:trPr>
          <w:trHeight w:val="288"/>
          <w:ins w:id="6827" w:author="Felix Pascal (felixpas)" w:date="2025-07-01T19:19:00Z"/>
          <w:trPrChange w:id="6828" w:author="Felix Pascal (felixpas)" w:date="2025-07-01T19:33:00Z">
            <w:trPr>
              <w:gridAfter w:val="0"/>
              <w:trHeight w:val="288"/>
            </w:trPr>
          </w:trPrChange>
        </w:trPr>
        <w:tc>
          <w:tcPr>
            <w:tcW w:w="3256" w:type="dxa"/>
            <w:noWrap/>
            <w:hideMark/>
            <w:tcPrChange w:id="6829" w:author="Felix Pascal (felixpas)" w:date="2025-07-01T19:33:00Z">
              <w:tcPr>
                <w:tcW w:w="2940" w:type="dxa"/>
                <w:noWrap/>
                <w:hideMark/>
              </w:tcPr>
            </w:tcPrChange>
          </w:tcPr>
          <w:p w14:paraId="6EEC0555" w14:textId="77777777" w:rsidR="00C76A19" w:rsidRPr="00C76A19" w:rsidRDefault="00C76A19">
            <w:pPr>
              <w:rPr>
                <w:ins w:id="6830" w:author="Felix Pascal (felixpas)" w:date="2025-07-01T19:19:00Z"/>
                <w:rPrChange w:id="6831" w:author="Felix Pascal (felixpas)" w:date="2025-07-01T19:19:00Z">
                  <w:rPr>
                    <w:ins w:id="6832" w:author="Felix Pascal (felixpas)" w:date="2025-07-01T19:19:00Z"/>
                    <w:rFonts w:ascii="Calibri" w:hAnsi="Calibri" w:cs="Calibri"/>
                    <w:color w:val="000000"/>
                  </w:rPr>
                </w:rPrChange>
              </w:rPr>
            </w:pPr>
            <w:ins w:id="6833" w:author="Felix Pascal (felixpas)" w:date="2025-07-01T19:19:00Z">
              <w:r w:rsidRPr="00C76A19">
                <w:rPr>
                  <w:rPrChange w:id="6834" w:author="Felix Pascal (felixpas)" w:date="2025-07-01T19:19:00Z">
                    <w:rPr>
                      <w:rFonts w:ascii="Calibri" w:hAnsi="Calibri" w:cs="Calibri"/>
                      <w:color w:val="000000"/>
                    </w:rPr>
                  </w:rPrChange>
                </w:rPr>
                <w:t>Trifolium dubium</w:t>
              </w:r>
            </w:ins>
          </w:p>
        </w:tc>
        <w:tc>
          <w:tcPr>
            <w:tcW w:w="1706" w:type="dxa"/>
            <w:noWrap/>
            <w:hideMark/>
            <w:tcPrChange w:id="6835" w:author="Felix Pascal (felixpas)" w:date="2025-07-01T19:33:00Z">
              <w:tcPr>
                <w:tcW w:w="2480" w:type="dxa"/>
                <w:noWrap/>
                <w:hideMark/>
              </w:tcPr>
            </w:tcPrChange>
          </w:tcPr>
          <w:p w14:paraId="6F957294" w14:textId="77777777" w:rsidR="00C76A19" w:rsidRPr="00C76A19" w:rsidRDefault="00C76A19" w:rsidP="00C76A19">
            <w:pPr>
              <w:rPr>
                <w:ins w:id="6836" w:author="Felix Pascal (felixpas)" w:date="2025-07-01T19:19:00Z"/>
                <w:rPrChange w:id="6837" w:author="Felix Pascal (felixpas)" w:date="2025-07-01T19:19:00Z">
                  <w:rPr>
                    <w:ins w:id="6838" w:author="Felix Pascal (felixpas)" w:date="2025-07-01T19:19:00Z"/>
                    <w:rFonts w:ascii="Calibri" w:hAnsi="Calibri" w:cs="Calibri"/>
                    <w:color w:val="000000"/>
                  </w:rPr>
                </w:rPrChange>
              </w:rPr>
              <w:pPrChange w:id="6839" w:author="Felix Pascal (felixpas)" w:date="2025-07-01T19:19:00Z">
                <w:pPr>
                  <w:jc w:val="right"/>
                </w:pPr>
              </w:pPrChange>
            </w:pPr>
            <w:ins w:id="6840" w:author="Felix Pascal (felixpas)" w:date="2025-07-01T19:19:00Z">
              <w:r w:rsidRPr="00C76A19">
                <w:rPr>
                  <w:rPrChange w:id="6841" w:author="Felix Pascal (felixpas)" w:date="2025-07-01T19:19:00Z">
                    <w:rPr>
                      <w:rFonts w:ascii="Calibri" w:hAnsi="Calibri" w:cs="Calibri"/>
                      <w:color w:val="000000"/>
                    </w:rPr>
                  </w:rPrChange>
                </w:rPr>
                <w:t>8.010390324</w:t>
              </w:r>
            </w:ins>
          </w:p>
        </w:tc>
        <w:tc>
          <w:tcPr>
            <w:tcW w:w="1696" w:type="dxa"/>
            <w:noWrap/>
            <w:hideMark/>
            <w:tcPrChange w:id="6842" w:author="Felix Pascal (felixpas)" w:date="2025-07-01T19:33:00Z">
              <w:tcPr>
                <w:tcW w:w="1300" w:type="dxa"/>
                <w:noWrap/>
                <w:hideMark/>
              </w:tcPr>
            </w:tcPrChange>
          </w:tcPr>
          <w:p w14:paraId="53599CC3" w14:textId="77777777" w:rsidR="00C76A19" w:rsidRPr="00C76A19" w:rsidRDefault="00C76A19" w:rsidP="00C76A19">
            <w:pPr>
              <w:rPr>
                <w:ins w:id="6843" w:author="Felix Pascal (felixpas)" w:date="2025-07-01T19:19:00Z"/>
                <w:rPrChange w:id="6844" w:author="Felix Pascal (felixpas)" w:date="2025-07-01T19:19:00Z">
                  <w:rPr>
                    <w:ins w:id="6845" w:author="Felix Pascal (felixpas)" w:date="2025-07-01T19:19:00Z"/>
                    <w:rFonts w:ascii="Calibri" w:hAnsi="Calibri" w:cs="Calibri"/>
                    <w:color w:val="000000"/>
                  </w:rPr>
                </w:rPrChange>
              </w:rPr>
              <w:pPrChange w:id="6846" w:author="Felix Pascal (felixpas)" w:date="2025-07-01T19:19:00Z">
                <w:pPr>
                  <w:jc w:val="right"/>
                </w:pPr>
              </w:pPrChange>
            </w:pPr>
            <w:ins w:id="6847" w:author="Felix Pascal (felixpas)" w:date="2025-07-01T19:19:00Z">
              <w:r w:rsidRPr="00C76A19">
                <w:rPr>
                  <w:rPrChange w:id="6848" w:author="Felix Pascal (felixpas)" w:date="2025-07-01T19:19:00Z">
                    <w:rPr>
                      <w:rFonts w:ascii="Calibri" w:hAnsi="Calibri" w:cs="Calibri"/>
                      <w:color w:val="000000"/>
                    </w:rPr>
                  </w:rPrChange>
                </w:rPr>
                <w:t>0.000796981</w:t>
              </w:r>
            </w:ins>
          </w:p>
        </w:tc>
        <w:tc>
          <w:tcPr>
            <w:tcW w:w="1418" w:type="dxa"/>
            <w:noWrap/>
            <w:hideMark/>
            <w:tcPrChange w:id="6849" w:author="Felix Pascal (felixpas)" w:date="2025-07-01T19:33:00Z">
              <w:tcPr>
                <w:tcW w:w="980" w:type="dxa"/>
                <w:noWrap/>
                <w:hideMark/>
              </w:tcPr>
            </w:tcPrChange>
          </w:tcPr>
          <w:p w14:paraId="2FDFCE91" w14:textId="77777777" w:rsidR="00C76A19" w:rsidRPr="00C76A19" w:rsidRDefault="00C76A19">
            <w:pPr>
              <w:rPr>
                <w:ins w:id="6850" w:author="Felix Pascal (felixpas)" w:date="2025-07-01T19:19:00Z"/>
                <w:rPrChange w:id="6851" w:author="Felix Pascal (felixpas)" w:date="2025-07-01T19:19:00Z">
                  <w:rPr>
                    <w:ins w:id="6852" w:author="Felix Pascal (felixpas)" w:date="2025-07-01T19:19:00Z"/>
                    <w:rFonts w:ascii="Calibri" w:hAnsi="Calibri" w:cs="Calibri"/>
                    <w:color w:val="000000"/>
                  </w:rPr>
                </w:rPrChange>
              </w:rPr>
            </w:pPr>
            <w:ins w:id="6853" w:author="Felix Pascal (felixpas)" w:date="2025-07-01T19:19:00Z">
              <w:r w:rsidRPr="00C76A19">
                <w:rPr>
                  <w:rPrChange w:id="6854" w:author="Felix Pascal (felixpas)" w:date="2025-07-01T19:19:00Z">
                    <w:rPr>
                      <w:rFonts w:ascii="Calibri" w:hAnsi="Calibri" w:cs="Calibri"/>
                      <w:color w:val="000000"/>
                    </w:rPr>
                  </w:rPrChange>
                </w:rPr>
                <w:t>increasing</w:t>
              </w:r>
            </w:ins>
          </w:p>
        </w:tc>
        <w:tc>
          <w:tcPr>
            <w:tcW w:w="850" w:type="dxa"/>
            <w:noWrap/>
            <w:hideMark/>
            <w:tcPrChange w:id="6855" w:author="Felix Pascal (felixpas)" w:date="2025-07-01T19:33:00Z">
              <w:tcPr>
                <w:tcW w:w="900" w:type="dxa"/>
                <w:noWrap/>
                <w:hideMark/>
              </w:tcPr>
            </w:tcPrChange>
          </w:tcPr>
          <w:p w14:paraId="38044F77" w14:textId="77777777" w:rsidR="00C76A19" w:rsidRPr="00C76A19" w:rsidRDefault="00C76A19" w:rsidP="00C76A19">
            <w:pPr>
              <w:rPr>
                <w:ins w:id="6856" w:author="Felix Pascal (felixpas)" w:date="2025-07-01T19:19:00Z"/>
                <w:rPrChange w:id="6857" w:author="Felix Pascal (felixpas)" w:date="2025-07-01T19:19:00Z">
                  <w:rPr>
                    <w:ins w:id="6858" w:author="Felix Pascal (felixpas)" w:date="2025-07-01T19:19:00Z"/>
                    <w:rFonts w:ascii="Calibri" w:hAnsi="Calibri" w:cs="Calibri"/>
                    <w:color w:val="000000"/>
                  </w:rPr>
                </w:rPrChange>
              </w:rPr>
              <w:pPrChange w:id="6859" w:author="Felix Pascal (felixpas)" w:date="2025-07-01T19:19:00Z">
                <w:pPr>
                  <w:jc w:val="right"/>
                </w:pPr>
              </w:pPrChange>
            </w:pPr>
            <w:ins w:id="6860" w:author="Felix Pascal (felixpas)" w:date="2025-07-01T19:19:00Z">
              <w:r w:rsidRPr="00C76A19">
                <w:rPr>
                  <w:rPrChange w:id="6861" w:author="Felix Pascal (felixpas)" w:date="2025-07-01T19:19:00Z">
                    <w:rPr>
                      <w:rFonts w:ascii="Calibri" w:hAnsi="Calibri" w:cs="Calibri"/>
                      <w:color w:val="000000"/>
                    </w:rPr>
                  </w:rPrChange>
                </w:rPr>
                <w:t>119</w:t>
              </w:r>
            </w:ins>
          </w:p>
        </w:tc>
      </w:tr>
      <w:tr w:rsidR="00D247C6" w:rsidRPr="00D247C6" w14:paraId="5C10CCFE" w14:textId="77777777" w:rsidTr="00D247C6">
        <w:tblPrEx>
          <w:tblPrExChange w:id="6862" w:author="Felix Pascal (felixpas)" w:date="2025-07-01T19:33:00Z">
            <w:tblPrEx>
              <w:tblW w:w="9067" w:type="dxa"/>
            </w:tblPrEx>
          </w:tblPrExChange>
        </w:tblPrEx>
        <w:trPr>
          <w:trHeight w:val="288"/>
          <w:ins w:id="6863" w:author="Felix Pascal (felixpas)" w:date="2025-07-01T19:19:00Z"/>
          <w:trPrChange w:id="6864" w:author="Felix Pascal (felixpas)" w:date="2025-07-01T19:33:00Z">
            <w:trPr>
              <w:trHeight w:val="288"/>
            </w:trPr>
          </w:trPrChange>
        </w:trPr>
        <w:tc>
          <w:tcPr>
            <w:tcW w:w="3256" w:type="dxa"/>
            <w:noWrap/>
            <w:hideMark/>
            <w:tcPrChange w:id="6865" w:author="Felix Pascal (felixpas)" w:date="2025-07-01T19:33:00Z">
              <w:tcPr>
                <w:tcW w:w="2940" w:type="dxa"/>
                <w:noWrap/>
                <w:hideMark/>
              </w:tcPr>
            </w:tcPrChange>
          </w:tcPr>
          <w:p w14:paraId="1F204FFD" w14:textId="77777777" w:rsidR="00C76A19" w:rsidRPr="00C76A19" w:rsidRDefault="00C76A19">
            <w:pPr>
              <w:rPr>
                <w:ins w:id="6866" w:author="Felix Pascal (felixpas)" w:date="2025-07-01T19:19:00Z"/>
                <w:rPrChange w:id="6867" w:author="Felix Pascal (felixpas)" w:date="2025-07-01T19:19:00Z">
                  <w:rPr>
                    <w:ins w:id="6868" w:author="Felix Pascal (felixpas)" w:date="2025-07-01T19:19:00Z"/>
                    <w:rFonts w:ascii="Calibri" w:hAnsi="Calibri" w:cs="Calibri"/>
                    <w:color w:val="000000"/>
                  </w:rPr>
                </w:rPrChange>
              </w:rPr>
            </w:pPr>
            <w:ins w:id="6869" w:author="Felix Pascal (felixpas)" w:date="2025-07-01T19:19:00Z">
              <w:r w:rsidRPr="00C76A19">
                <w:rPr>
                  <w:rPrChange w:id="6870" w:author="Felix Pascal (felixpas)" w:date="2025-07-01T19:19:00Z">
                    <w:rPr>
                      <w:rFonts w:ascii="Calibri" w:hAnsi="Calibri" w:cs="Calibri"/>
                      <w:color w:val="000000"/>
                    </w:rPr>
                  </w:rPrChange>
                </w:rPr>
                <w:t>Trifolium alpinum</w:t>
              </w:r>
            </w:ins>
          </w:p>
        </w:tc>
        <w:tc>
          <w:tcPr>
            <w:tcW w:w="1706" w:type="dxa"/>
            <w:noWrap/>
            <w:hideMark/>
            <w:tcPrChange w:id="6871" w:author="Felix Pascal (felixpas)" w:date="2025-07-01T19:33:00Z">
              <w:tcPr>
                <w:tcW w:w="2480" w:type="dxa"/>
                <w:noWrap/>
                <w:hideMark/>
              </w:tcPr>
            </w:tcPrChange>
          </w:tcPr>
          <w:p w14:paraId="35A956FB" w14:textId="77777777" w:rsidR="00C76A19" w:rsidRPr="00C76A19" w:rsidRDefault="00C76A19" w:rsidP="00C76A19">
            <w:pPr>
              <w:rPr>
                <w:ins w:id="6872" w:author="Felix Pascal (felixpas)" w:date="2025-07-01T19:19:00Z"/>
                <w:rPrChange w:id="6873" w:author="Felix Pascal (felixpas)" w:date="2025-07-01T19:19:00Z">
                  <w:rPr>
                    <w:ins w:id="6874" w:author="Felix Pascal (felixpas)" w:date="2025-07-01T19:19:00Z"/>
                    <w:rFonts w:ascii="Calibri" w:hAnsi="Calibri" w:cs="Calibri"/>
                    <w:color w:val="000000"/>
                  </w:rPr>
                </w:rPrChange>
              </w:rPr>
              <w:pPrChange w:id="6875" w:author="Felix Pascal (felixpas)" w:date="2025-07-01T19:19:00Z">
                <w:pPr>
                  <w:jc w:val="right"/>
                </w:pPr>
              </w:pPrChange>
            </w:pPr>
            <w:ins w:id="6876" w:author="Felix Pascal (felixpas)" w:date="2025-07-01T19:19:00Z">
              <w:r w:rsidRPr="00C76A19">
                <w:rPr>
                  <w:rPrChange w:id="6877" w:author="Felix Pascal (felixpas)" w:date="2025-07-01T19:19:00Z">
                    <w:rPr>
                      <w:rFonts w:ascii="Calibri" w:hAnsi="Calibri" w:cs="Calibri"/>
                      <w:color w:val="000000"/>
                    </w:rPr>
                  </w:rPrChange>
                </w:rPr>
                <w:t>7.992529583</w:t>
              </w:r>
            </w:ins>
          </w:p>
        </w:tc>
        <w:tc>
          <w:tcPr>
            <w:tcW w:w="1696" w:type="dxa"/>
            <w:noWrap/>
            <w:hideMark/>
            <w:tcPrChange w:id="6878" w:author="Felix Pascal (felixpas)" w:date="2025-07-01T19:33:00Z">
              <w:tcPr>
                <w:tcW w:w="1387" w:type="dxa"/>
                <w:noWrap/>
                <w:hideMark/>
              </w:tcPr>
            </w:tcPrChange>
          </w:tcPr>
          <w:p w14:paraId="3C7AAC42" w14:textId="77777777" w:rsidR="00C76A19" w:rsidRPr="00C76A19" w:rsidRDefault="00C76A19" w:rsidP="00C76A19">
            <w:pPr>
              <w:rPr>
                <w:ins w:id="6879" w:author="Felix Pascal (felixpas)" w:date="2025-07-01T19:19:00Z"/>
                <w:rPrChange w:id="6880" w:author="Felix Pascal (felixpas)" w:date="2025-07-01T19:19:00Z">
                  <w:rPr>
                    <w:ins w:id="6881" w:author="Felix Pascal (felixpas)" w:date="2025-07-01T19:19:00Z"/>
                    <w:rFonts w:ascii="Calibri" w:hAnsi="Calibri" w:cs="Calibri"/>
                    <w:color w:val="000000"/>
                  </w:rPr>
                </w:rPrChange>
              </w:rPr>
              <w:pPrChange w:id="6882" w:author="Felix Pascal (felixpas)" w:date="2025-07-01T19:19:00Z">
                <w:pPr>
                  <w:jc w:val="right"/>
                </w:pPr>
              </w:pPrChange>
            </w:pPr>
            <w:ins w:id="6883" w:author="Felix Pascal (felixpas)" w:date="2025-07-01T19:19:00Z">
              <w:r w:rsidRPr="00C76A19">
                <w:rPr>
                  <w:rPrChange w:id="6884" w:author="Felix Pascal (felixpas)" w:date="2025-07-01T19:19:00Z">
                    <w:rPr>
                      <w:rFonts w:ascii="Calibri" w:hAnsi="Calibri" w:cs="Calibri"/>
                      <w:color w:val="000000"/>
                    </w:rPr>
                  </w:rPrChange>
                </w:rPr>
                <w:t>0.032410107</w:t>
              </w:r>
            </w:ins>
          </w:p>
        </w:tc>
        <w:tc>
          <w:tcPr>
            <w:tcW w:w="1418" w:type="dxa"/>
            <w:noWrap/>
            <w:hideMark/>
            <w:tcPrChange w:id="6885" w:author="Felix Pascal (felixpas)" w:date="2025-07-01T19:33:00Z">
              <w:tcPr>
                <w:tcW w:w="980" w:type="dxa"/>
                <w:noWrap/>
                <w:hideMark/>
              </w:tcPr>
            </w:tcPrChange>
          </w:tcPr>
          <w:p w14:paraId="492F27FB" w14:textId="77777777" w:rsidR="00C76A19" w:rsidRPr="00C76A19" w:rsidRDefault="00C76A19">
            <w:pPr>
              <w:rPr>
                <w:ins w:id="6886" w:author="Felix Pascal (felixpas)" w:date="2025-07-01T19:19:00Z"/>
                <w:rPrChange w:id="6887" w:author="Felix Pascal (felixpas)" w:date="2025-07-01T19:19:00Z">
                  <w:rPr>
                    <w:ins w:id="6888" w:author="Felix Pascal (felixpas)" w:date="2025-07-01T19:19:00Z"/>
                    <w:rFonts w:ascii="Calibri" w:hAnsi="Calibri" w:cs="Calibri"/>
                    <w:color w:val="000000"/>
                  </w:rPr>
                </w:rPrChange>
              </w:rPr>
            </w:pPr>
            <w:ins w:id="6889" w:author="Felix Pascal (felixpas)" w:date="2025-07-01T19:19:00Z">
              <w:r w:rsidRPr="00C76A19">
                <w:rPr>
                  <w:rPrChange w:id="6890" w:author="Felix Pascal (felixpas)" w:date="2025-07-01T19:19:00Z">
                    <w:rPr>
                      <w:rFonts w:ascii="Calibri" w:hAnsi="Calibri" w:cs="Calibri"/>
                      <w:color w:val="000000"/>
                    </w:rPr>
                  </w:rPrChange>
                </w:rPr>
                <w:t>increasing</w:t>
              </w:r>
            </w:ins>
          </w:p>
        </w:tc>
        <w:tc>
          <w:tcPr>
            <w:tcW w:w="850" w:type="dxa"/>
            <w:noWrap/>
            <w:hideMark/>
            <w:tcPrChange w:id="6891" w:author="Felix Pascal (felixpas)" w:date="2025-07-01T19:33:00Z">
              <w:tcPr>
                <w:tcW w:w="1280" w:type="dxa"/>
                <w:gridSpan w:val="2"/>
                <w:noWrap/>
                <w:hideMark/>
              </w:tcPr>
            </w:tcPrChange>
          </w:tcPr>
          <w:p w14:paraId="311DB761" w14:textId="77777777" w:rsidR="00C76A19" w:rsidRPr="00C76A19" w:rsidRDefault="00C76A19" w:rsidP="00C76A19">
            <w:pPr>
              <w:rPr>
                <w:ins w:id="6892" w:author="Felix Pascal (felixpas)" w:date="2025-07-01T19:19:00Z"/>
                <w:rPrChange w:id="6893" w:author="Felix Pascal (felixpas)" w:date="2025-07-01T19:19:00Z">
                  <w:rPr>
                    <w:ins w:id="6894" w:author="Felix Pascal (felixpas)" w:date="2025-07-01T19:19:00Z"/>
                    <w:rFonts w:ascii="Calibri" w:hAnsi="Calibri" w:cs="Calibri"/>
                    <w:color w:val="000000"/>
                  </w:rPr>
                </w:rPrChange>
              </w:rPr>
              <w:pPrChange w:id="6895" w:author="Felix Pascal (felixpas)" w:date="2025-07-01T19:19:00Z">
                <w:pPr>
                  <w:jc w:val="right"/>
                </w:pPr>
              </w:pPrChange>
            </w:pPr>
            <w:ins w:id="6896" w:author="Felix Pascal (felixpas)" w:date="2025-07-01T19:19:00Z">
              <w:r w:rsidRPr="00C76A19">
                <w:rPr>
                  <w:rPrChange w:id="6897" w:author="Felix Pascal (felixpas)" w:date="2025-07-01T19:19:00Z">
                    <w:rPr>
                      <w:rFonts w:ascii="Calibri" w:hAnsi="Calibri" w:cs="Calibri"/>
                      <w:color w:val="000000"/>
                    </w:rPr>
                  </w:rPrChange>
                </w:rPr>
                <w:t>204</w:t>
              </w:r>
            </w:ins>
          </w:p>
        </w:tc>
      </w:tr>
      <w:tr w:rsidR="00C76A19" w:rsidRPr="00C76A19" w14:paraId="0FD1D4FC" w14:textId="77777777" w:rsidTr="00D247C6">
        <w:trPr>
          <w:trHeight w:val="288"/>
          <w:ins w:id="6898" w:author="Felix Pascal (felixpas)" w:date="2025-07-01T19:19:00Z"/>
          <w:trPrChange w:id="6899" w:author="Felix Pascal (felixpas)" w:date="2025-07-01T19:33:00Z">
            <w:trPr>
              <w:gridAfter w:val="0"/>
              <w:trHeight w:val="288"/>
            </w:trPr>
          </w:trPrChange>
        </w:trPr>
        <w:tc>
          <w:tcPr>
            <w:tcW w:w="3256" w:type="dxa"/>
            <w:noWrap/>
            <w:hideMark/>
            <w:tcPrChange w:id="6900" w:author="Felix Pascal (felixpas)" w:date="2025-07-01T19:33:00Z">
              <w:tcPr>
                <w:tcW w:w="2940" w:type="dxa"/>
                <w:noWrap/>
                <w:hideMark/>
              </w:tcPr>
            </w:tcPrChange>
          </w:tcPr>
          <w:p w14:paraId="0B95146D" w14:textId="77777777" w:rsidR="00C76A19" w:rsidRPr="00C76A19" w:rsidRDefault="00C76A19">
            <w:pPr>
              <w:rPr>
                <w:ins w:id="6901" w:author="Felix Pascal (felixpas)" w:date="2025-07-01T19:19:00Z"/>
                <w:rPrChange w:id="6902" w:author="Felix Pascal (felixpas)" w:date="2025-07-01T19:19:00Z">
                  <w:rPr>
                    <w:ins w:id="6903" w:author="Felix Pascal (felixpas)" w:date="2025-07-01T19:19:00Z"/>
                    <w:rFonts w:ascii="Calibri" w:hAnsi="Calibri" w:cs="Calibri"/>
                    <w:color w:val="000000"/>
                  </w:rPr>
                </w:rPrChange>
              </w:rPr>
            </w:pPr>
            <w:ins w:id="6904" w:author="Felix Pascal (felixpas)" w:date="2025-07-01T19:19:00Z">
              <w:r w:rsidRPr="00C76A19">
                <w:rPr>
                  <w:rPrChange w:id="6905" w:author="Felix Pascal (felixpas)" w:date="2025-07-01T19:19:00Z">
                    <w:rPr>
                      <w:rFonts w:ascii="Calibri" w:hAnsi="Calibri" w:cs="Calibri"/>
                      <w:color w:val="000000"/>
                    </w:rPr>
                  </w:rPrChange>
                </w:rPr>
                <w:t>Ulmus glabra</w:t>
              </w:r>
            </w:ins>
          </w:p>
        </w:tc>
        <w:tc>
          <w:tcPr>
            <w:tcW w:w="1706" w:type="dxa"/>
            <w:noWrap/>
            <w:hideMark/>
            <w:tcPrChange w:id="6906" w:author="Felix Pascal (felixpas)" w:date="2025-07-01T19:33:00Z">
              <w:tcPr>
                <w:tcW w:w="2480" w:type="dxa"/>
                <w:noWrap/>
                <w:hideMark/>
              </w:tcPr>
            </w:tcPrChange>
          </w:tcPr>
          <w:p w14:paraId="713D5F81" w14:textId="77777777" w:rsidR="00C76A19" w:rsidRPr="00C76A19" w:rsidRDefault="00C76A19" w:rsidP="00C76A19">
            <w:pPr>
              <w:rPr>
                <w:ins w:id="6907" w:author="Felix Pascal (felixpas)" w:date="2025-07-01T19:19:00Z"/>
                <w:rPrChange w:id="6908" w:author="Felix Pascal (felixpas)" w:date="2025-07-01T19:19:00Z">
                  <w:rPr>
                    <w:ins w:id="6909" w:author="Felix Pascal (felixpas)" w:date="2025-07-01T19:19:00Z"/>
                    <w:rFonts w:ascii="Calibri" w:hAnsi="Calibri" w:cs="Calibri"/>
                    <w:color w:val="000000"/>
                  </w:rPr>
                </w:rPrChange>
              </w:rPr>
              <w:pPrChange w:id="6910" w:author="Felix Pascal (felixpas)" w:date="2025-07-01T19:19:00Z">
                <w:pPr>
                  <w:jc w:val="right"/>
                </w:pPr>
              </w:pPrChange>
            </w:pPr>
            <w:ins w:id="6911" w:author="Felix Pascal (felixpas)" w:date="2025-07-01T19:19:00Z">
              <w:r w:rsidRPr="00C76A19">
                <w:rPr>
                  <w:rPrChange w:id="6912" w:author="Felix Pascal (felixpas)" w:date="2025-07-01T19:19:00Z">
                    <w:rPr>
                      <w:rFonts w:ascii="Calibri" w:hAnsi="Calibri" w:cs="Calibri"/>
                      <w:color w:val="000000"/>
                    </w:rPr>
                  </w:rPrChange>
                </w:rPr>
                <w:t>7.677931449</w:t>
              </w:r>
            </w:ins>
          </w:p>
        </w:tc>
        <w:tc>
          <w:tcPr>
            <w:tcW w:w="1696" w:type="dxa"/>
            <w:noWrap/>
            <w:hideMark/>
            <w:tcPrChange w:id="6913" w:author="Felix Pascal (felixpas)" w:date="2025-07-01T19:33:00Z">
              <w:tcPr>
                <w:tcW w:w="1300" w:type="dxa"/>
                <w:noWrap/>
                <w:hideMark/>
              </w:tcPr>
            </w:tcPrChange>
          </w:tcPr>
          <w:p w14:paraId="5A85C3C2" w14:textId="77777777" w:rsidR="00C76A19" w:rsidRPr="00C76A19" w:rsidRDefault="00C76A19" w:rsidP="00C76A19">
            <w:pPr>
              <w:rPr>
                <w:ins w:id="6914" w:author="Felix Pascal (felixpas)" w:date="2025-07-01T19:19:00Z"/>
                <w:rPrChange w:id="6915" w:author="Felix Pascal (felixpas)" w:date="2025-07-01T19:19:00Z">
                  <w:rPr>
                    <w:ins w:id="6916" w:author="Felix Pascal (felixpas)" w:date="2025-07-01T19:19:00Z"/>
                    <w:rFonts w:ascii="Calibri" w:hAnsi="Calibri" w:cs="Calibri"/>
                    <w:color w:val="000000"/>
                  </w:rPr>
                </w:rPrChange>
              </w:rPr>
              <w:pPrChange w:id="6917" w:author="Felix Pascal (felixpas)" w:date="2025-07-01T19:19:00Z">
                <w:pPr>
                  <w:jc w:val="right"/>
                </w:pPr>
              </w:pPrChange>
            </w:pPr>
            <w:ins w:id="6918" w:author="Felix Pascal (felixpas)" w:date="2025-07-01T19:19:00Z">
              <w:r w:rsidRPr="00C76A19">
                <w:rPr>
                  <w:rPrChange w:id="6919" w:author="Felix Pascal (felixpas)" w:date="2025-07-01T19:19:00Z">
                    <w:rPr>
                      <w:rFonts w:ascii="Calibri" w:hAnsi="Calibri" w:cs="Calibri"/>
                      <w:color w:val="000000"/>
                    </w:rPr>
                  </w:rPrChange>
                </w:rPr>
                <w:t>0.016951064</w:t>
              </w:r>
            </w:ins>
          </w:p>
        </w:tc>
        <w:tc>
          <w:tcPr>
            <w:tcW w:w="1418" w:type="dxa"/>
            <w:noWrap/>
            <w:hideMark/>
            <w:tcPrChange w:id="6920" w:author="Felix Pascal (felixpas)" w:date="2025-07-01T19:33:00Z">
              <w:tcPr>
                <w:tcW w:w="980" w:type="dxa"/>
                <w:noWrap/>
                <w:hideMark/>
              </w:tcPr>
            </w:tcPrChange>
          </w:tcPr>
          <w:p w14:paraId="58B3D8E5" w14:textId="77777777" w:rsidR="00C76A19" w:rsidRPr="00C76A19" w:rsidRDefault="00C76A19">
            <w:pPr>
              <w:rPr>
                <w:ins w:id="6921" w:author="Felix Pascal (felixpas)" w:date="2025-07-01T19:19:00Z"/>
                <w:rPrChange w:id="6922" w:author="Felix Pascal (felixpas)" w:date="2025-07-01T19:19:00Z">
                  <w:rPr>
                    <w:ins w:id="6923" w:author="Felix Pascal (felixpas)" w:date="2025-07-01T19:19:00Z"/>
                    <w:rFonts w:ascii="Calibri" w:hAnsi="Calibri" w:cs="Calibri"/>
                    <w:color w:val="000000"/>
                  </w:rPr>
                </w:rPrChange>
              </w:rPr>
            </w:pPr>
            <w:ins w:id="6924" w:author="Felix Pascal (felixpas)" w:date="2025-07-01T19:19:00Z">
              <w:r w:rsidRPr="00C76A19">
                <w:rPr>
                  <w:rPrChange w:id="6925" w:author="Felix Pascal (felixpas)" w:date="2025-07-01T19:19:00Z">
                    <w:rPr>
                      <w:rFonts w:ascii="Calibri" w:hAnsi="Calibri" w:cs="Calibri"/>
                      <w:color w:val="000000"/>
                    </w:rPr>
                  </w:rPrChange>
                </w:rPr>
                <w:t>increasing</w:t>
              </w:r>
            </w:ins>
          </w:p>
        </w:tc>
        <w:tc>
          <w:tcPr>
            <w:tcW w:w="850" w:type="dxa"/>
            <w:noWrap/>
            <w:hideMark/>
            <w:tcPrChange w:id="6926" w:author="Felix Pascal (felixpas)" w:date="2025-07-01T19:33:00Z">
              <w:tcPr>
                <w:tcW w:w="900" w:type="dxa"/>
                <w:noWrap/>
                <w:hideMark/>
              </w:tcPr>
            </w:tcPrChange>
          </w:tcPr>
          <w:p w14:paraId="0694A6DB" w14:textId="77777777" w:rsidR="00C76A19" w:rsidRPr="00C76A19" w:rsidRDefault="00C76A19" w:rsidP="00C76A19">
            <w:pPr>
              <w:rPr>
                <w:ins w:id="6927" w:author="Felix Pascal (felixpas)" w:date="2025-07-01T19:19:00Z"/>
                <w:rPrChange w:id="6928" w:author="Felix Pascal (felixpas)" w:date="2025-07-01T19:19:00Z">
                  <w:rPr>
                    <w:ins w:id="6929" w:author="Felix Pascal (felixpas)" w:date="2025-07-01T19:19:00Z"/>
                    <w:rFonts w:ascii="Calibri" w:hAnsi="Calibri" w:cs="Calibri"/>
                    <w:color w:val="000000"/>
                  </w:rPr>
                </w:rPrChange>
              </w:rPr>
              <w:pPrChange w:id="6930" w:author="Felix Pascal (felixpas)" w:date="2025-07-01T19:19:00Z">
                <w:pPr>
                  <w:jc w:val="right"/>
                </w:pPr>
              </w:pPrChange>
            </w:pPr>
            <w:ins w:id="6931" w:author="Felix Pascal (felixpas)" w:date="2025-07-01T19:19:00Z">
              <w:r w:rsidRPr="00C76A19">
                <w:rPr>
                  <w:rPrChange w:id="6932" w:author="Felix Pascal (felixpas)" w:date="2025-07-01T19:19:00Z">
                    <w:rPr>
                      <w:rFonts w:ascii="Calibri" w:hAnsi="Calibri" w:cs="Calibri"/>
                      <w:color w:val="000000"/>
                    </w:rPr>
                  </w:rPrChange>
                </w:rPr>
                <w:t>106</w:t>
              </w:r>
            </w:ins>
          </w:p>
        </w:tc>
      </w:tr>
      <w:tr w:rsidR="00D247C6" w:rsidRPr="00D247C6" w14:paraId="7423323B" w14:textId="77777777" w:rsidTr="00D247C6">
        <w:tblPrEx>
          <w:tblPrExChange w:id="6933" w:author="Felix Pascal (felixpas)" w:date="2025-07-01T19:33:00Z">
            <w:tblPrEx>
              <w:tblW w:w="9067" w:type="dxa"/>
            </w:tblPrEx>
          </w:tblPrExChange>
        </w:tblPrEx>
        <w:trPr>
          <w:trHeight w:val="288"/>
          <w:ins w:id="6934" w:author="Felix Pascal (felixpas)" w:date="2025-07-01T19:19:00Z"/>
          <w:trPrChange w:id="6935" w:author="Felix Pascal (felixpas)" w:date="2025-07-01T19:33:00Z">
            <w:trPr>
              <w:trHeight w:val="288"/>
            </w:trPr>
          </w:trPrChange>
        </w:trPr>
        <w:tc>
          <w:tcPr>
            <w:tcW w:w="3256" w:type="dxa"/>
            <w:noWrap/>
            <w:hideMark/>
            <w:tcPrChange w:id="6936" w:author="Felix Pascal (felixpas)" w:date="2025-07-01T19:33:00Z">
              <w:tcPr>
                <w:tcW w:w="2940" w:type="dxa"/>
                <w:noWrap/>
                <w:hideMark/>
              </w:tcPr>
            </w:tcPrChange>
          </w:tcPr>
          <w:p w14:paraId="7FE48E93" w14:textId="77777777" w:rsidR="00C76A19" w:rsidRPr="00C76A19" w:rsidRDefault="00C76A19">
            <w:pPr>
              <w:rPr>
                <w:ins w:id="6937" w:author="Felix Pascal (felixpas)" w:date="2025-07-01T19:19:00Z"/>
                <w:lang w:val="fr-CH"/>
                <w:rPrChange w:id="6938" w:author="Felix Pascal (felixpas)" w:date="2025-07-01T19:20:00Z">
                  <w:rPr>
                    <w:ins w:id="6939" w:author="Felix Pascal (felixpas)" w:date="2025-07-01T19:19:00Z"/>
                    <w:rFonts w:ascii="Calibri" w:hAnsi="Calibri" w:cs="Calibri"/>
                    <w:color w:val="000000"/>
                  </w:rPr>
                </w:rPrChange>
              </w:rPr>
            </w:pPr>
            <w:ins w:id="6940" w:author="Felix Pascal (felixpas)" w:date="2025-07-01T19:19:00Z">
              <w:r w:rsidRPr="00C76A19">
                <w:rPr>
                  <w:lang w:val="fr-CH"/>
                  <w:rPrChange w:id="6941" w:author="Felix Pascal (felixpas)" w:date="2025-07-01T19:20:00Z">
                    <w:rPr>
                      <w:rFonts w:ascii="Calibri" w:hAnsi="Calibri" w:cs="Calibri"/>
                      <w:color w:val="000000"/>
                    </w:rPr>
                  </w:rPrChange>
                </w:rPr>
                <w:t xml:space="preserve">Rubus </w:t>
              </w:r>
              <w:proofErr w:type="spellStart"/>
              <w:r w:rsidRPr="00C76A19">
                <w:rPr>
                  <w:lang w:val="fr-CH"/>
                  <w:rPrChange w:id="6942" w:author="Felix Pascal (felixpas)" w:date="2025-07-01T19:20:00Z">
                    <w:rPr>
                      <w:rFonts w:ascii="Calibri" w:hAnsi="Calibri" w:cs="Calibri"/>
                      <w:color w:val="000000"/>
                    </w:rPr>
                  </w:rPrChange>
                </w:rPr>
                <w:t>fruticosus</w:t>
              </w:r>
              <w:proofErr w:type="spellEnd"/>
              <w:r w:rsidRPr="00C76A19">
                <w:rPr>
                  <w:lang w:val="fr-CH"/>
                  <w:rPrChange w:id="6943" w:author="Felix Pascal (felixpas)" w:date="2025-07-01T19:20:00Z">
                    <w:rPr>
                      <w:rFonts w:ascii="Calibri" w:hAnsi="Calibri" w:cs="Calibri"/>
                      <w:color w:val="000000"/>
                    </w:rPr>
                  </w:rPrChange>
                </w:rPr>
                <w:t xml:space="preserve"> s. l. </w:t>
              </w:r>
              <w:proofErr w:type="spellStart"/>
              <w:r w:rsidRPr="00C76A19">
                <w:rPr>
                  <w:lang w:val="fr-CH"/>
                  <w:rPrChange w:id="6944" w:author="Felix Pascal (felixpas)" w:date="2025-07-01T19:20:00Z">
                    <w:rPr>
                      <w:rFonts w:ascii="Calibri" w:hAnsi="Calibri" w:cs="Calibri"/>
                      <w:color w:val="000000"/>
                    </w:rPr>
                  </w:rPrChange>
                </w:rPr>
                <w:t>bdm-agg</w:t>
              </w:r>
              <w:proofErr w:type="spellEnd"/>
              <w:r w:rsidRPr="00C76A19">
                <w:rPr>
                  <w:lang w:val="fr-CH"/>
                  <w:rPrChange w:id="6945" w:author="Felix Pascal (felixpas)" w:date="2025-07-01T19:20:00Z">
                    <w:rPr>
                      <w:rFonts w:ascii="Calibri" w:hAnsi="Calibri" w:cs="Calibri"/>
                      <w:color w:val="000000"/>
                    </w:rPr>
                  </w:rPrChange>
                </w:rPr>
                <w:t>.</w:t>
              </w:r>
            </w:ins>
          </w:p>
        </w:tc>
        <w:tc>
          <w:tcPr>
            <w:tcW w:w="1706" w:type="dxa"/>
            <w:noWrap/>
            <w:hideMark/>
            <w:tcPrChange w:id="6946" w:author="Felix Pascal (felixpas)" w:date="2025-07-01T19:33:00Z">
              <w:tcPr>
                <w:tcW w:w="2480" w:type="dxa"/>
                <w:noWrap/>
                <w:hideMark/>
              </w:tcPr>
            </w:tcPrChange>
          </w:tcPr>
          <w:p w14:paraId="7E3EA518" w14:textId="77777777" w:rsidR="00C76A19" w:rsidRPr="00C76A19" w:rsidRDefault="00C76A19" w:rsidP="00C76A19">
            <w:pPr>
              <w:rPr>
                <w:ins w:id="6947" w:author="Felix Pascal (felixpas)" w:date="2025-07-01T19:19:00Z"/>
                <w:rPrChange w:id="6948" w:author="Felix Pascal (felixpas)" w:date="2025-07-01T19:19:00Z">
                  <w:rPr>
                    <w:ins w:id="6949" w:author="Felix Pascal (felixpas)" w:date="2025-07-01T19:19:00Z"/>
                    <w:rFonts w:ascii="Calibri" w:hAnsi="Calibri" w:cs="Calibri"/>
                    <w:color w:val="000000"/>
                  </w:rPr>
                </w:rPrChange>
              </w:rPr>
              <w:pPrChange w:id="6950" w:author="Felix Pascal (felixpas)" w:date="2025-07-01T19:19:00Z">
                <w:pPr>
                  <w:jc w:val="right"/>
                </w:pPr>
              </w:pPrChange>
            </w:pPr>
            <w:ins w:id="6951" w:author="Felix Pascal (felixpas)" w:date="2025-07-01T19:19:00Z">
              <w:r w:rsidRPr="00C76A19">
                <w:rPr>
                  <w:rPrChange w:id="6952" w:author="Felix Pascal (felixpas)" w:date="2025-07-01T19:19:00Z">
                    <w:rPr>
                      <w:rFonts w:ascii="Calibri" w:hAnsi="Calibri" w:cs="Calibri"/>
                      <w:color w:val="000000"/>
                    </w:rPr>
                  </w:rPrChange>
                </w:rPr>
                <w:t>7.617102499</w:t>
              </w:r>
            </w:ins>
          </w:p>
        </w:tc>
        <w:tc>
          <w:tcPr>
            <w:tcW w:w="1696" w:type="dxa"/>
            <w:noWrap/>
            <w:hideMark/>
            <w:tcPrChange w:id="6953" w:author="Felix Pascal (felixpas)" w:date="2025-07-01T19:33:00Z">
              <w:tcPr>
                <w:tcW w:w="1387" w:type="dxa"/>
                <w:noWrap/>
                <w:hideMark/>
              </w:tcPr>
            </w:tcPrChange>
          </w:tcPr>
          <w:p w14:paraId="4450881F" w14:textId="77777777" w:rsidR="00C76A19" w:rsidRPr="00C76A19" w:rsidRDefault="00C76A19" w:rsidP="00C76A19">
            <w:pPr>
              <w:rPr>
                <w:ins w:id="6954" w:author="Felix Pascal (felixpas)" w:date="2025-07-01T19:19:00Z"/>
                <w:rPrChange w:id="6955" w:author="Felix Pascal (felixpas)" w:date="2025-07-01T19:19:00Z">
                  <w:rPr>
                    <w:ins w:id="6956" w:author="Felix Pascal (felixpas)" w:date="2025-07-01T19:19:00Z"/>
                    <w:rFonts w:ascii="Calibri" w:hAnsi="Calibri" w:cs="Calibri"/>
                    <w:color w:val="000000"/>
                  </w:rPr>
                </w:rPrChange>
              </w:rPr>
              <w:pPrChange w:id="6957" w:author="Felix Pascal (felixpas)" w:date="2025-07-01T19:19:00Z">
                <w:pPr>
                  <w:jc w:val="right"/>
                </w:pPr>
              </w:pPrChange>
            </w:pPr>
            <w:ins w:id="6958" w:author="Felix Pascal (felixpas)" w:date="2025-07-01T19:19:00Z">
              <w:r w:rsidRPr="00C76A19">
                <w:rPr>
                  <w:rPrChange w:id="6959" w:author="Felix Pascal (felixpas)" w:date="2025-07-01T19:19:00Z">
                    <w:rPr>
                      <w:rFonts w:ascii="Calibri" w:hAnsi="Calibri" w:cs="Calibri"/>
                      <w:color w:val="000000"/>
                    </w:rPr>
                  </w:rPrChange>
                </w:rPr>
                <w:t>6.47064E-07</w:t>
              </w:r>
            </w:ins>
          </w:p>
        </w:tc>
        <w:tc>
          <w:tcPr>
            <w:tcW w:w="1418" w:type="dxa"/>
            <w:noWrap/>
            <w:hideMark/>
            <w:tcPrChange w:id="6960" w:author="Felix Pascal (felixpas)" w:date="2025-07-01T19:33:00Z">
              <w:tcPr>
                <w:tcW w:w="980" w:type="dxa"/>
                <w:noWrap/>
                <w:hideMark/>
              </w:tcPr>
            </w:tcPrChange>
          </w:tcPr>
          <w:p w14:paraId="6082F795" w14:textId="77777777" w:rsidR="00C76A19" w:rsidRPr="00C76A19" w:rsidRDefault="00C76A19">
            <w:pPr>
              <w:rPr>
                <w:ins w:id="6961" w:author="Felix Pascal (felixpas)" w:date="2025-07-01T19:19:00Z"/>
                <w:rPrChange w:id="6962" w:author="Felix Pascal (felixpas)" w:date="2025-07-01T19:19:00Z">
                  <w:rPr>
                    <w:ins w:id="6963" w:author="Felix Pascal (felixpas)" w:date="2025-07-01T19:19:00Z"/>
                    <w:rFonts w:ascii="Calibri" w:hAnsi="Calibri" w:cs="Calibri"/>
                    <w:color w:val="000000"/>
                  </w:rPr>
                </w:rPrChange>
              </w:rPr>
            </w:pPr>
            <w:ins w:id="6964" w:author="Felix Pascal (felixpas)" w:date="2025-07-01T19:19:00Z">
              <w:r w:rsidRPr="00C76A19">
                <w:rPr>
                  <w:rPrChange w:id="6965" w:author="Felix Pascal (felixpas)" w:date="2025-07-01T19:19:00Z">
                    <w:rPr>
                      <w:rFonts w:ascii="Calibri" w:hAnsi="Calibri" w:cs="Calibri"/>
                      <w:color w:val="000000"/>
                    </w:rPr>
                  </w:rPrChange>
                </w:rPr>
                <w:t>increasing</w:t>
              </w:r>
            </w:ins>
          </w:p>
        </w:tc>
        <w:tc>
          <w:tcPr>
            <w:tcW w:w="850" w:type="dxa"/>
            <w:noWrap/>
            <w:hideMark/>
            <w:tcPrChange w:id="6966" w:author="Felix Pascal (felixpas)" w:date="2025-07-01T19:33:00Z">
              <w:tcPr>
                <w:tcW w:w="1280" w:type="dxa"/>
                <w:gridSpan w:val="2"/>
                <w:noWrap/>
                <w:hideMark/>
              </w:tcPr>
            </w:tcPrChange>
          </w:tcPr>
          <w:p w14:paraId="1B6105AB" w14:textId="77777777" w:rsidR="00C76A19" w:rsidRPr="00C76A19" w:rsidRDefault="00C76A19" w:rsidP="00C76A19">
            <w:pPr>
              <w:rPr>
                <w:ins w:id="6967" w:author="Felix Pascal (felixpas)" w:date="2025-07-01T19:19:00Z"/>
                <w:rPrChange w:id="6968" w:author="Felix Pascal (felixpas)" w:date="2025-07-01T19:19:00Z">
                  <w:rPr>
                    <w:ins w:id="6969" w:author="Felix Pascal (felixpas)" w:date="2025-07-01T19:19:00Z"/>
                    <w:rFonts w:ascii="Calibri" w:hAnsi="Calibri" w:cs="Calibri"/>
                    <w:color w:val="000000"/>
                  </w:rPr>
                </w:rPrChange>
              </w:rPr>
              <w:pPrChange w:id="6970" w:author="Felix Pascal (felixpas)" w:date="2025-07-01T19:19:00Z">
                <w:pPr>
                  <w:jc w:val="right"/>
                </w:pPr>
              </w:pPrChange>
            </w:pPr>
            <w:ins w:id="6971" w:author="Felix Pascal (felixpas)" w:date="2025-07-01T19:19:00Z">
              <w:r w:rsidRPr="00C76A19">
                <w:rPr>
                  <w:rPrChange w:id="6972" w:author="Felix Pascal (felixpas)" w:date="2025-07-01T19:19:00Z">
                    <w:rPr>
                      <w:rFonts w:ascii="Calibri" w:hAnsi="Calibri" w:cs="Calibri"/>
                      <w:color w:val="000000"/>
                    </w:rPr>
                  </w:rPrChange>
                </w:rPr>
                <w:t>673</w:t>
              </w:r>
            </w:ins>
          </w:p>
        </w:tc>
      </w:tr>
      <w:tr w:rsidR="00C76A19" w:rsidRPr="00C76A19" w14:paraId="013B874E" w14:textId="77777777" w:rsidTr="00D247C6">
        <w:trPr>
          <w:trHeight w:val="288"/>
          <w:ins w:id="6973" w:author="Felix Pascal (felixpas)" w:date="2025-07-01T19:19:00Z"/>
          <w:trPrChange w:id="6974" w:author="Felix Pascal (felixpas)" w:date="2025-07-01T19:33:00Z">
            <w:trPr>
              <w:gridAfter w:val="0"/>
              <w:trHeight w:val="288"/>
            </w:trPr>
          </w:trPrChange>
        </w:trPr>
        <w:tc>
          <w:tcPr>
            <w:tcW w:w="3256" w:type="dxa"/>
            <w:noWrap/>
            <w:hideMark/>
            <w:tcPrChange w:id="6975" w:author="Felix Pascal (felixpas)" w:date="2025-07-01T19:33:00Z">
              <w:tcPr>
                <w:tcW w:w="2940" w:type="dxa"/>
                <w:noWrap/>
                <w:hideMark/>
              </w:tcPr>
            </w:tcPrChange>
          </w:tcPr>
          <w:p w14:paraId="054AFBB8" w14:textId="77777777" w:rsidR="00C76A19" w:rsidRPr="00C76A19" w:rsidRDefault="00C76A19">
            <w:pPr>
              <w:rPr>
                <w:ins w:id="6976" w:author="Felix Pascal (felixpas)" w:date="2025-07-01T19:19:00Z"/>
                <w:rPrChange w:id="6977" w:author="Felix Pascal (felixpas)" w:date="2025-07-01T19:19:00Z">
                  <w:rPr>
                    <w:ins w:id="6978" w:author="Felix Pascal (felixpas)" w:date="2025-07-01T19:19:00Z"/>
                    <w:rFonts w:ascii="Calibri" w:hAnsi="Calibri" w:cs="Calibri"/>
                    <w:color w:val="000000"/>
                  </w:rPr>
                </w:rPrChange>
              </w:rPr>
            </w:pPr>
            <w:ins w:id="6979" w:author="Felix Pascal (felixpas)" w:date="2025-07-01T19:19:00Z">
              <w:r w:rsidRPr="00C76A19">
                <w:rPr>
                  <w:rPrChange w:id="6980" w:author="Felix Pascal (felixpas)" w:date="2025-07-01T19:19:00Z">
                    <w:rPr>
                      <w:rFonts w:ascii="Calibri" w:hAnsi="Calibri" w:cs="Calibri"/>
                      <w:color w:val="000000"/>
                    </w:rPr>
                  </w:rPrChange>
                </w:rPr>
                <w:t xml:space="preserve">Agrostis </w:t>
              </w:r>
              <w:proofErr w:type="spellStart"/>
              <w:r w:rsidRPr="00C76A19">
                <w:rPr>
                  <w:rPrChange w:id="6981" w:author="Felix Pascal (felixpas)" w:date="2025-07-01T19:19:00Z">
                    <w:rPr>
                      <w:rFonts w:ascii="Calibri" w:hAnsi="Calibri" w:cs="Calibri"/>
                      <w:color w:val="000000"/>
                    </w:rPr>
                  </w:rPrChange>
                </w:rPr>
                <w:t>schraderiana</w:t>
              </w:r>
              <w:proofErr w:type="spellEnd"/>
            </w:ins>
          </w:p>
        </w:tc>
        <w:tc>
          <w:tcPr>
            <w:tcW w:w="1706" w:type="dxa"/>
            <w:noWrap/>
            <w:hideMark/>
            <w:tcPrChange w:id="6982" w:author="Felix Pascal (felixpas)" w:date="2025-07-01T19:33:00Z">
              <w:tcPr>
                <w:tcW w:w="2480" w:type="dxa"/>
                <w:noWrap/>
                <w:hideMark/>
              </w:tcPr>
            </w:tcPrChange>
          </w:tcPr>
          <w:p w14:paraId="28A7861B" w14:textId="77777777" w:rsidR="00C76A19" w:rsidRPr="00C76A19" w:rsidRDefault="00C76A19" w:rsidP="00C76A19">
            <w:pPr>
              <w:rPr>
                <w:ins w:id="6983" w:author="Felix Pascal (felixpas)" w:date="2025-07-01T19:19:00Z"/>
                <w:rPrChange w:id="6984" w:author="Felix Pascal (felixpas)" w:date="2025-07-01T19:19:00Z">
                  <w:rPr>
                    <w:ins w:id="6985" w:author="Felix Pascal (felixpas)" w:date="2025-07-01T19:19:00Z"/>
                    <w:rFonts w:ascii="Calibri" w:hAnsi="Calibri" w:cs="Calibri"/>
                    <w:color w:val="000000"/>
                  </w:rPr>
                </w:rPrChange>
              </w:rPr>
              <w:pPrChange w:id="6986" w:author="Felix Pascal (felixpas)" w:date="2025-07-01T19:19:00Z">
                <w:pPr>
                  <w:jc w:val="right"/>
                </w:pPr>
              </w:pPrChange>
            </w:pPr>
            <w:ins w:id="6987" w:author="Felix Pascal (felixpas)" w:date="2025-07-01T19:19:00Z">
              <w:r w:rsidRPr="00C76A19">
                <w:rPr>
                  <w:rPrChange w:id="6988" w:author="Felix Pascal (felixpas)" w:date="2025-07-01T19:19:00Z">
                    <w:rPr>
                      <w:rFonts w:ascii="Calibri" w:hAnsi="Calibri" w:cs="Calibri"/>
                      <w:color w:val="000000"/>
                    </w:rPr>
                  </w:rPrChange>
                </w:rPr>
                <w:t>7.589445735</w:t>
              </w:r>
            </w:ins>
          </w:p>
        </w:tc>
        <w:tc>
          <w:tcPr>
            <w:tcW w:w="1696" w:type="dxa"/>
            <w:noWrap/>
            <w:hideMark/>
            <w:tcPrChange w:id="6989" w:author="Felix Pascal (felixpas)" w:date="2025-07-01T19:33:00Z">
              <w:tcPr>
                <w:tcW w:w="1300" w:type="dxa"/>
                <w:noWrap/>
                <w:hideMark/>
              </w:tcPr>
            </w:tcPrChange>
          </w:tcPr>
          <w:p w14:paraId="3DD07F7E" w14:textId="77777777" w:rsidR="00C76A19" w:rsidRPr="00C76A19" w:rsidRDefault="00C76A19" w:rsidP="00C76A19">
            <w:pPr>
              <w:rPr>
                <w:ins w:id="6990" w:author="Felix Pascal (felixpas)" w:date="2025-07-01T19:19:00Z"/>
                <w:rPrChange w:id="6991" w:author="Felix Pascal (felixpas)" w:date="2025-07-01T19:19:00Z">
                  <w:rPr>
                    <w:ins w:id="6992" w:author="Felix Pascal (felixpas)" w:date="2025-07-01T19:19:00Z"/>
                    <w:rFonts w:ascii="Calibri" w:hAnsi="Calibri" w:cs="Calibri"/>
                    <w:color w:val="000000"/>
                  </w:rPr>
                </w:rPrChange>
              </w:rPr>
              <w:pPrChange w:id="6993" w:author="Felix Pascal (felixpas)" w:date="2025-07-01T19:19:00Z">
                <w:pPr>
                  <w:jc w:val="right"/>
                </w:pPr>
              </w:pPrChange>
            </w:pPr>
            <w:ins w:id="6994" w:author="Felix Pascal (felixpas)" w:date="2025-07-01T19:19:00Z">
              <w:r w:rsidRPr="00C76A19">
                <w:rPr>
                  <w:rPrChange w:id="6995" w:author="Felix Pascal (felixpas)" w:date="2025-07-01T19:19:00Z">
                    <w:rPr>
                      <w:rFonts w:ascii="Calibri" w:hAnsi="Calibri" w:cs="Calibri"/>
                      <w:color w:val="000000"/>
                    </w:rPr>
                  </w:rPrChange>
                </w:rPr>
                <w:t>1.97231E-05</w:t>
              </w:r>
            </w:ins>
          </w:p>
        </w:tc>
        <w:tc>
          <w:tcPr>
            <w:tcW w:w="1418" w:type="dxa"/>
            <w:noWrap/>
            <w:hideMark/>
            <w:tcPrChange w:id="6996" w:author="Felix Pascal (felixpas)" w:date="2025-07-01T19:33:00Z">
              <w:tcPr>
                <w:tcW w:w="980" w:type="dxa"/>
                <w:noWrap/>
                <w:hideMark/>
              </w:tcPr>
            </w:tcPrChange>
          </w:tcPr>
          <w:p w14:paraId="02B7DBC5" w14:textId="77777777" w:rsidR="00C76A19" w:rsidRPr="00C76A19" w:rsidRDefault="00C76A19">
            <w:pPr>
              <w:rPr>
                <w:ins w:id="6997" w:author="Felix Pascal (felixpas)" w:date="2025-07-01T19:19:00Z"/>
                <w:rPrChange w:id="6998" w:author="Felix Pascal (felixpas)" w:date="2025-07-01T19:19:00Z">
                  <w:rPr>
                    <w:ins w:id="6999" w:author="Felix Pascal (felixpas)" w:date="2025-07-01T19:19:00Z"/>
                    <w:rFonts w:ascii="Calibri" w:hAnsi="Calibri" w:cs="Calibri"/>
                    <w:color w:val="000000"/>
                  </w:rPr>
                </w:rPrChange>
              </w:rPr>
            </w:pPr>
            <w:ins w:id="7000" w:author="Felix Pascal (felixpas)" w:date="2025-07-01T19:19:00Z">
              <w:r w:rsidRPr="00C76A19">
                <w:rPr>
                  <w:rPrChange w:id="7001" w:author="Felix Pascal (felixpas)" w:date="2025-07-01T19:19:00Z">
                    <w:rPr>
                      <w:rFonts w:ascii="Calibri" w:hAnsi="Calibri" w:cs="Calibri"/>
                      <w:color w:val="000000"/>
                    </w:rPr>
                  </w:rPrChange>
                </w:rPr>
                <w:t>increasing</w:t>
              </w:r>
            </w:ins>
          </w:p>
        </w:tc>
        <w:tc>
          <w:tcPr>
            <w:tcW w:w="850" w:type="dxa"/>
            <w:noWrap/>
            <w:hideMark/>
            <w:tcPrChange w:id="7002" w:author="Felix Pascal (felixpas)" w:date="2025-07-01T19:33:00Z">
              <w:tcPr>
                <w:tcW w:w="900" w:type="dxa"/>
                <w:noWrap/>
                <w:hideMark/>
              </w:tcPr>
            </w:tcPrChange>
          </w:tcPr>
          <w:p w14:paraId="6276C39F" w14:textId="77777777" w:rsidR="00C76A19" w:rsidRPr="00C76A19" w:rsidRDefault="00C76A19" w:rsidP="00C76A19">
            <w:pPr>
              <w:rPr>
                <w:ins w:id="7003" w:author="Felix Pascal (felixpas)" w:date="2025-07-01T19:19:00Z"/>
                <w:rPrChange w:id="7004" w:author="Felix Pascal (felixpas)" w:date="2025-07-01T19:19:00Z">
                  <w:rPr>
                    <w:ins w:id="7005" w:author="Felix Pascal (felixpas)" w:date="2025-07-01T19:19:00Z"/>
                    <w:rFonts w:ascii="Calibri" w:hAnsi="Calibri" w:cs="Calibri"/>
                    <w:color w:val="000000"/>
                  </w:rPr>
                </w:rPrChange>
              </w:rPr>
              <w:pPrChange w:id="7006" w:author="Felix Pascal (felixpas)" w:date="2025-07-01T19:19:00Z">
                <w:pPr>
                  <w:jc w:val="right"/>
                </w:pPr>
              </w:pPrChange>
            </w:pPr>
            <w:ins w:id="7007" w:author="Felix Pascal (felixpas)" w:date="2025-07-01T19:19:00Z">
              <w:r w:rsidRPr="00C76A19">
                <w:rPr>
                  <w:rPrChange w:id="7008" w:author="Felix Pascal (felixpas)" w:date="2025-07-01T19:19:00Z">
                    <w:rPr>
                      <w:rFonts w:ascii="Calibri" w:hAnsi="Calibri" w:cs="Calibri"/>
                      <w:color w:val="000000"/>
                    </w:rPr>
                  </w:rPrChange>
                </w:rPr>
                <w:t>321</w:t>
              </w:r>
            </w:ins>
          </w:p>
        </w:tc>
      </w:tr>
      <w:tr w:rsidR="00D247C6" w:rsidRPr="00D247C6" w14:paraId="5C8B4C25" w14:textId="77777777" w:rsidTr="00D247C6">
        <w:tblPrEx>
          <w:tblPrExChange w:id="7009" w:author="Felix Pascal (felixpas)" w:date="2025-07-01T19:33:00Z">
            <w:tblPrEx>
              <w:tblW w:w="9067" w:type="dxa"/>
            </w:tblPrEx>
          </w:tblPrExChange>
        </w:tblPrEx>
        <w:trPr>
          <w:trHeight w:val="288"/>
          <w:ins w:id="7010" w:author="Felix Pascal (felixpas)" w:date="2025-07-01T19:19:00Z"/>
          <w:trPrChange w:id="7011" w:author="Felix Pascal (felixpas)" w:date="2025-07-01T19:33:00Z">
            <w:trPr>
              <w:trHeight w:val="288"/>
            </w:trPr>
          </w:trPrChange>
        </w:trPr>
        <w:tc>
          <w:tcPr>
            <w:tcW w:w="3256" w:type="dxa"/>
            <w:noWrap/>
            <w:hideMark/>
            <w:tcPrChange w:id="7012" w:author="Felix Pascal (felixpas)" w:date="2025-07-01T19:33:00Z">
              <w:tcPr>
                <w:tcW w:w="2940" w:type="dxa"/>
                <w:noWrap/>
                <w:hideMark/>
              </w:tcPr>
            </w:tcPrChange>
          </w:tcPr>
          <w:p w14:paraId="63C26BF6" w14:textId="77777777" w:rsidR="00C76A19" w:rsidRPr="00C76A19" w:rsidRDefault="00C76A19">
            <w:pPr>
              <w:rPr>
                <w:ins w:id="7013" w:author="Felix Pascal (felixpas)" w:date="2025-07-01T19:19:00Z"/>
                <w:rPrChange w:id="7014" w:author="Felix Pascal (felixpas)" w:date="2025-07-01T19:19:00Z">
                  <w:rPr>
                    <w:ins w:id="7015" w:author="Felix Pascal (felixpas)" w:date="2025-07-01T19:19:00Z"/>
                    <w:rFonts w:ascii="Calibri" w:hAnsi="Calibri" w:cs="Calibri"/>
                    <w:color w:val="000000"/>
                  </w:rPr>
                </w:rPrChange>
              </w:rPr>
            </w:pPr>
            <w:ins w:id="7016" w:author="Felix Pascal (felixpas)" w:date="2025-07-01T19:19:00Z">
              <w:r w:rsidRPr="00C76A19">
                <w:rPr>
                  <w:rPrChange w:id="7017" w:author="Felix Pascal (felixpas)" w:date="2025-07-01T19:19:00Z">
                    <w:rPr>
                      <w:rFonts w:ascii="Calibri" w:hAnsi="Calibri" w:cs="Calibri"/>
                      <w:color w:val="000000"/>
                    </w:rPr>
                  </w:rPrChange>
                </w:rPr>
                <w:t xml:space="preserve">Cirsium </w:t>
              </w:r>
              <w:proofErr w:type="spellStart"/>
              <w:r w:rsidRPr="00C76A19">
                <w:rPr>
                  <w:rPrChange w:id="7018" w:author="Felix Pascal (felixpas)" w:date="2025-07-01T19:19:00Z">
                    <w:rPr>
                      <w:rFonts w:ascii="Calibri" w:hAnsi="Calibri" w:cs="Calibri"/>
                      <w:color w:val="000000"/>
                    </w:rPr>
                  </w:rPrChange>
                </w:rPr>
                <w:t>arvense</w:t>
              </w:r>
              <w:proofErr w:type="spellEnd"/>
            </w:ins>
          </w:p>
        </w:tc>
        <w:tc>
          <w:tcPr>
            <w:tcW w:w="1706" w:type="dxa"/>
            <w:noWrap/>
            <w:hideMark/>
            <w:tcPrChange w:id="7019" w:author="Felix Pascal (felixpas)" w:date="2025-07-01T19:33:00Z">
              <w:tcPr>
                <w:tcW w:w="2480" w:type="dxa"/>
                <w:noWrap/>
                <w:hideMark/>
              </w:tcPr>
            </w:tcPrChange>
          </w:tcPr>
          <w:p w14:paraId="34B4B827" w14:textId="77777777" w:rsidR="00C76A19" w:rsidRPr="00C76A19" w:rsidRDefault="00C76A19" w:rsidP="00C76A19">
            <w:pPr>
              <w:rPr>
                <w:ins w:id="7020" w:author="Felix Pascal (felixpas)" w:date="2025-07-01T19:19:00Z"/>
                <w:rPrChange w:id="7021" w:author="Felix Pascal (felixpas)" w:date="2025-07-01T19:19:00Z">
                  <w:rPr>
                    <w:ins w:id="7022" w:author="Felix Pascal (felixpas)" w:date="2025-07-01T19:19:00Z"/>
                    <w:rFonts w:ascii="Calibri" w:hAnsi="Calibri" w:cs="Calibri"/>
                    <w:color w:val="000000"/>
                  </w:rPr>
                </w:rPrChange>
              </w:rPr>
              <w:pPrChange w:id="7023" w:author="Felix Pascal (felixpas)" w:date="2025-07-01T19:19:00Z">
                <w:pPr>
                  <w:jc w:val="right"/>
                </w:pPr>
              </w:pPrChange>
            </w:pPr>
            <w:ins w:id="7024" w:author="Felix Pascal (felixpas)" w:date="2025-07-01T19:19:00Z">
              <w:r w:rsidRPr="00C76A19">
                <w:rPr>
                  <w:rPrChange w:id="7025" w:author="Felix Pascal (felixpas)" w:date="2025-07-01T19:19:00Z">
                    <w:rPr>
                      <w:rFonts w:ascii="Calibri" w:hAnsi="Calibri" w:cs="Calibri"/>
                      <w:color w:val="000000"/>
                    </w:rPr>
                  </w:rPrChange>
                </w:rPr>
                <w:t>7.513597423</w:t>
              </w:r>
            </w:ins>
          </w:p>
        </w:tc>
        <w:tc>
          <w:tcPr>
            <w:tcW w:w="1696" w:type="dxa"/>
            <w:noWrap/>
            <w:hideMark/>
            <w:tcPrChange w:id="7026" w:author="Felix Pascal (felixpas)" w:date="2025-07-01T19:33:00Z">
              <w:tcPr>
                <w:tcW w:w="1387" w:type="dxa"/>
                <w:noWrap/>
                <w:hideMark/>
              </w:tcPr>
            </w:tcPrChange>
          </w:tcPr>
          <w:p w14:paraId="140971CF" w14:textId="77777777" w:rsidR="00C76A19" w:rsidRPr="00C76A19" w:rsidRDefault="00C76A19" w:rsidP="00C76A19">
            <w:pPr>
              <w:rPr>
                <w:ins w:id="7027" w:author="Felix Pascal (felixpas)" w:date="2025-07-01T19:19:00Z"/>
                <w:rPrChange w:id="7028" w:author="Felix Pascal (felixpas)" w:date="2025-07-01T19:19:00Z">
                  <w:rPr>
                    <w:ins w:id="7029" w:author="Felix Pascal (felixpas)" w:date="2025-07-01T19:19:00Z"/>
                    <w:rFonts w:ascii="Calibri" w:hAnsi="Calibri" w:cs="Calibri"/>
                    <w:color w:val="000000"/>
                  </w:rPr>
                </w:rPrChange>
              </w:rPr>
              <w:pPrChange w:id="7030" w:author="Felix Pascal (felixpas)" w:date="2025-07-01T19:19:00Z">
                <w:pPr>
                  <w:jc w:val="right"/>
                </w:pPr>
              </w:pPrChange>
            </w:pPr>
            <w:ins w:id="7031" w:author="Felix Pascal (felixpas)" w:date="2025-07-01T19:19:00Z">
              <w:r w:rsidRPr="00C76A19">
                <w:rPr>
                  <w:rPrChange w:id="7032" w:author="Felix Pascal (felixpas)" w:date="2025-07-01T19:19:00Z">
                    <w:rPr>
                      <w:rFonts w:ascii="Calibri" w:hAnsi="Calibri" w:cs="Calibri"/>
                      <w:color w:val="000000"/>
                    </w:rPr>
                  </w:rPrChange>
                </w:rPr>
                <w:t>0.004986629</w:t>
              </w:r>
            </w:ins>
          </w:p>
        </w:tc>
        <w:tc>
          <w:tcPr>
            <w:tcW w:w="1418" w:type="dxa"/>
            <w:noWrap/>
            <w:hideMark/>
            <w:tcPrChange w:id="7033" w:author="Felix Pascal (felixpas)" w:date="2025-07-01T19:33:00Z">
              <w:tcPr>
                <w:tcW w:w="980" w:type="dxa"/>
                <w:noWrap/>
                <w:hideMark/>
              </w:tcPr>
            </w:tcPrChange>
          </w:tcPr>
          <w:p w14:paraId="495FCA2C" w14:textId="77777777" w:rsidR="00C76A19" w:rsidRPr="00C76A19" w:rsidRDefault="00C76A19">
            <w:pPr>
              <w:rPr>
                <w:ins w:id="7034" w:author="Felix Pascal (felixpas)" w:date="2025-07-01T19:19:00Z"/>
                <w:rPrChange w:id="7035" w:author="Felix Pascal (felixpas)" w:date="2025-07-01T19:19:00Z">
                  <w:rPr>
                    <w:ins w:id="7036" w:author="Felix Pascal (felixpas)" w:date="2025-07-01T19:19:00Z"/>
                    <w:rFonts w:ascii="Calibri" w:hAnsi="Calibri" w:cs="Calibri"/>
                    <w:color w:val="000000"/>
                  </w:rPr>
                </w:rPrChange>
              </w:rPr>
            </w:pPr>
            <w:ins w:id="7037" w:author="Felix Pascal (felixpas)" w:date="2025-07-01T19:19:00Z">
              <w:r w:rsidRPr="00C76A19">
                <w:rPr>
                  <w:rPrChange w:id="7038" w:author="Felix Pascal (felixpas)" w:date="2025-07-01T19:19:00Z">
                    <w:rPr>
                      <w:rFonts w:ascii="Calibri" w:hAnsi="Calibri" w:cs="Calibri"/>
                      <w:color w:val="000000"/>
                    </w:rPr>
                  </w:rPrChange>
                </w:rPr>
                <w:t>increasing</w:t>
              </w:r>
            </w:ins>
          </w:p>
        </w:tc>
        <w:tc>
          <w:tcPr>
            <w:tcW w:w="850" w:type="dxa"/>
            <w:noWrap/>
            <w:hideMark/>
            <w:tcPrChange w:id="7039" w:author="Felix Pascal (felixpas)" w:date="2025-07-01T19:33:00Z">
              <w:tcPr>
                <w:tcW w:w="1280" w:type="dxa"/>
                <w:gridSpan w:val="2"/>
                <w:noWrap/>
                <w:hideMark/>
              </w:tcPr>
            </w:tcPrChange>
          </w:tcPr>
          <w:p w14:paraId="7ADBC7C2" w14:textId="77777777" w:rsidR="00C76A19" w:rsidRPr="00C76A19" w:rsidRDefault="00C76A19" w:rsidP="00C76A19">
            <w:pPr>
              <w:rPr>
                <w:ins w:id="7040" w:author="Felix Pascal (felixpas)" w:date="2025-07-01T19:19:00Z"/>
                <w:rPrChange w:id="7041" w:author="Felix Pascal (felixpas)" w:date="2025-07-01T19:19:00Z">
                  <w:rPr>
                    <w:ins w:id="7042" w:author="Felix Pascal (felixpas)" w:date="2025-07-01T19:19:00Z"/>
                    <w:rFonts w:ascii="Calibri" w:hAnsi="Calibri" w:cs="Calibri"/>
                    <w:color w:val="000000"/>
                  </w:rPr>
                </w:rPrChange>
              </w:rPr>
              <w:pPrChange w:id="7043" w:author="Felix Pascal (felixpas)" w:date="2025-07-01T19:19:00Z">
                <w:pPr>
                  <w:jc w:val="right"/>
                </w:pPr>
              </w:pPrChange>
            </w:pPr>
            <w:ins w:id="7044" w:author="Felix Pascal (felixpas)" w:date="2025-07-01T19:19:00Z">
              <w:r w:rsidRPr="00C76A19">
                <w:rPr>
                  <w:rPrChange w:id="7045" w:author="Felix Pascal (felixpas)" w:date="2025-07-01T19:19:00Z">
                    <w:rPr>
                      <w:rFonts w:ascii="Calibri" w:hAnsi="Calibri" w:cs="Calibri"/>
                      <w:color w:val="000000"/>
                    </w:rPr>
                  </w:rPrChange>
                </w:rPr>
                <w:t>88</w:t>
              </w:r>
            </w:ins>
          </w:p>
        </w:tc>
      </w:tr>
      <w:tr w:rsidR="00C76A19" w:rsidRPr="00C76A19" w14:paraId="0C612D01" w14:textId="77777777" w:rsidTr="00D247C6">
        <w:trPr>
          <w:trHeight w:val="288"/>
          <w:ins w:id="7046" w:author="Felix Pascal (felixpas)" w:date="2025-07-01T19:19:00Z"/>
          <w:trPrChange w:id="7047" w:author="Felix Pascal (felixpas)" w:date="2025-07-01T19:33:00Z">
            <w:trPr>
              <w:gridAfter w:val="0"/>
              <w:trHeight w:val="288"/>
            </w:trPr>
          </w:trPrChange>
        </w:trPr>
        <w:tc>
          <w:tcPr>
            <w:tcW w:w="3256" w:type="dxa"/>
            <w:noWrap/>
            <w:hideMark/>
            <w:tcPrChange w:id="7048" w:author="Felix Pascal (felixpas)" w:date="2025-07-01T19:33:00Z">
              <w:tcPr>
                <w:tcW w:w="2940" w:type="dxa"/>
                <w:noWrap/>
                <w:hideMark/>
              </w:tcPr>
            </w:tcPrChange>
          </w:tcPr>
          <w:p w14:paraId="66F50C38" w14:textId="77777777" w:rsidR="00C76A19" w:rsidRPr="00C76A19" w:rsidRDefault="00C76A19">
            <w:pPr>
              <w:rPr>
                <w:ins w:id="7049" w:author="Felix Pascal (felixpas)" w:date="2025-07-01T19:19:00Z"/>
                <w:rPrChange w:id="7050" w:author="Felix Pascal (felixpas)" w:date="2025-07-01T19:19:00Z">
                  <w:rPr>
                    <w:ins w:id="7051" w:author="Felix Pascal (felixpas)" w:date="2025-07-01T19:19:00Z"/>
                    <w:rFonts w:ascii="Calibri" w:hAnsi="Calibri" w:cs="Calibri"/>
                    <w:color w:val="000000"/>
                  </w:rPr>
                </w:rPrChange>
              </w:rPr>
            </w:pPr>
            <w:proofErr w:type="spellStart"/>
            <w:ins w:id="7052" w:author="Felix Pascal (felixpas)" w:date="2025-07-01T19:19:00Z">
              <w:r w:rsidRPr="00C76A19">
                <w:rPr>
                  <w:rPrChange w:id="7053" w:author="Felix Pascal (felixpas)" w:date="2025-07-01T19:19:00Z">
                    <w:rPr>
                      <w:rFonts w:ascii="Calibri" w:hAnsi="Calibri" w:cs="Calibri"/>
                      <w:color w:val="000000"/>
                    </w:rPr>
                  </w:rPrChange>
                </w:rPr>
                <w:t>Brachypodium</w:t>
              </w:r>
              <w:proofErr w:type="spellEnd"/>
              <w:r w:rsidRPr="00C76A19">
                <w:rPr>
                  <w:rPrChange w:id="7054" w:author="Felix Pascal (felixpas)" w:date="2025-07-01T19:19:00Z">
                    <w:rPr>
                      <w:rFonts w:ascii="Calibri" w:hAnsi="Calibri" w:cs="Calibri"/>
                      <w:color w:val="000000"/>
                    </w:rPr>
                  </w:rPrChange>
                </w:rPr>
                <w:t xml:space="preserve"> </w:t>
              </w:r>
              <w:proofErr w:type="spellStart"/>
              <w:r w:rsidRPr="00C76A19">
                <w:rPr>
                  <w:rPrChange w:id="7055" w:author="Felix Pascal (felixpas)" w:date="2025-07-01T19:19:00Z">
                    <w:rPr>
                      <w:rFonts w:ascii="Calibri" w:hAnsi="Calibri" w:cs="Calibri"/>
                      <w:color w:val="000000"/>
                    </w:rPr>
                  </w:rPrChange>
                </w:rPr>
                <w:t>sylvaticum</w:t>
              </w:r>
              <w:proofErr w:type="spellEnd"/>
            </w:ins>
          </w:p>
        </w:tc>
        <w:tc>
          <w:tcPr>
            <w:tcW w:w="1706" w:type="dxa"/>
            <w:noWrap/>
            <w:hideMark/>
            <w:tcPrChange w:id="7056" w:author="Felix Pascal (felixpas)" w:date="2025-07-01T19:33:00Z">
              <w:tcPr>
                <w:tcW w:w="2480" w:type="dxa"/>
                <w:noWrap/>
                <w:hideMark/>
              </w:tcPr>
            </w:tcPrChange>
          </w:tcPr>
          <w:p w14:paraId="61E2A5F2" w14:textId="77777777" w:rsidR="00C76A19" w:rsidRPr="00C76A19" w:rsidRDefault="00C76A19" w:rsidP="00C76A19">
            <w:pPr>
              <w:rPr>
                <w:ins w:id="7057" w:author="Felix Pascal (felixpas)" w:date="2025-07-01T19:19:00Z"/>
                <w:rPrChange w:id="7058" w:author="Felix Pascal (felixpas)" w:date="2025-07-01T19:19:00Z">
                  <w:rPr>
                    <w:ins w:id="7059" w:author="Felix Pascal (felixpas)" w:date="2025-07-01T19:19:00Z"/>
                    <w:rFonts w:ascii="Calibri" w:hAnsi="Calibri" w:cs="Calibri"/>
                    <w:color w:val="000000"/>
                  </w:rPr>
                </w:rPrChange>
              </w:rPr>
              <w:pPrChange w:id="7060" w:author="Felix Pascal (felixpas)" w:date="2025-07-01T19:19:00Z">
                <w:pPr>
                  <w:jc w:val="right"/>
                </w:pPr>
              </w:pPrChange>
            </w:pPr>
            <w:ins w:id="7061" w:author="Felix Pascal (felixpas)" w:date="2025-07-01T19:19:00Z">
              <w:r w:rsidRPr="00C76A19">
                <w:rPr>
                  <w:rPrChange w:id="7062" w:author="Felix Pascal (felixpas)" w:date="2025-07-01T19:19:00Z">
                    <w:rPr>
                      <w:rFonts w:ascii="Calibri" w:hAnsi="Calibri" w:cs="Calibri"/>
                      <w:color w:val="000000"/>
                    </w:rPr>
                  </w:rPrChange>
                </w:rPr>
                <w:t>7.437797023</w:t>
              </w:r>
            </w:ins>
          </w:p>
        </w:tc>
        <w:tc>
          <w:tcPr>
            <w:tcW w:w="1696" w:type="dxa"/>
            <w:noWrap/>
            <w:hideMark/>
            <w:tcPrChange w:id="7063" w:author="Felix Pascal (felixpas)" w:date="2025-07-01T19:33:00Z">
              <w:tcPr>
                <w:tcW w:w="1300" w:type="dxa"/>
                <w:noWrap/>
                <w:hideMark/>
              </w:tcPr>
            </w:tcPrChange>
          </w:tcPr>
          <w:p w14:paraId="4F051A71" w14:textId="77777777" w:rsidR="00C76A19" w:rsidRPr="00C76A19" w:rsidRDefault="00C76A19" w:rsidP="00C76A19">
            <w:pPr>
              <w:rPr>
                <w:ins w:id="7064" w:author="Felix Pascal (felixpas)" w:date="2025-07-01T19:19:00Z"/>
                <w:rPrChange w:id="7065" w:author="Felix Pascal (felixpas)" w:date="2025-07-01T19:19:00Z">
                  <w:rPr>
                    <w:ins w:id="7066" w:author="Felix Pascal (felixpas)" w:date="2025-07-01T19:19:00Z"/>
                    <w:rFonts w:ascii="Calibri" w:hAnsi="Calibri" w:cs="Calibri"/>
                    <w:color w:val="000000"/>
                  </w:rPr>
                </w:rPrChange>
              </w:rPr>
              <w:pPrChange w:id="7067" w:author="Felix Pascal (felixpas)" w:date="2025-07-01T19:19:00Z">
                <w:pPr>
                  <w:jc w:val="right"/>
                </w:pPr>
              </w:pPrChange>
            </w:pPr>
            <w:ins w:id="7068" w:author="Felix Pascal (felixpas)" w:date="2025-07-01T19:19:00Z">
              <w:r w:rsidRPr="00C76A19">
                <w:rPr>
                  <w:rPrChange w:id="7069" w:author="Felix Pascal (felixpas)" w:date="2025-07-01T19:19:00Z">
                    <w:rPr>
                      <w:rFonts w:ascii="Calibri" w:hAnsi="Calibri" w:cs="Calibri"/>
                      <w:color w:val="000000"/>
                    </w:rPr>
                  </w:rPrChange>
                </w:rPr>
                <w:t>2.10067E-05</w:t>
              </w:r>
            </w:ins>
          </w:p>
        </w:tc>
        <w:tc>
          <w:tcPr>
            <w:tcW w:w="1418" w:type="dxa"/>
            <w:noWrap/>
            <w:hideMark/>
            <w:tcPrChange w:id="7070" w:author="Felix Pascal (felixpas)" w:date="2025-07-01T19:33:00Z">
              <w:tcPr>
                <w:tcW w:w="980" w:type="dxa"/>
                <w:noWrap/>
                <w:hideMark/>
              </w:tcPr>
            </w:tcPrChange>
          </w:tcPr>
          <w:p w14:paraId="11D43F9D" w14:textId="77777777" w:rsidR="00C76A19" w:rsidRPr="00C76A19" w:rsidRDefault="00C76A19">
            <w:pPr>
              <w:rPr>
                <w:ins w:id="7071" w:author="Felix Pascal (felixpas)" w:date="2025-07-01T19:19:00Z"/>
                <w:rPrChange w:id="7072" w:author="Felix Pascal (felixpas)" w:date="2025-07-01T19:19:00Z">
                  <w:rPr>
                    <w:ins w:id="7073" w:author="Felix Pascal (felixpas)" w:date="2025-07-01T19:19:00Z"/>
                    <w:rFonts w:ascii="Calibri" w:hAnsi="Calibri" w:cs="Calibri"/>
                    <w:color w:val="000000"/>
                  </w:rPr>
                </w:rPrChange>
              </w:rPr>
            </w:pPr>
            <w:ins w:id="7074" w:author="Felix Pascal (felixpas)" w:date="2025-07-01T19:19:00Z">
              <w:r w:rsidRPr="00C76A19">
                <w:rPr>
                  <w:rPrChange w:id="7075" w:author="Felix Pascal (felixpas)" w:date="2025-07-01T19:19:00Z">
                    <w:rPr>
                      <w:rFonts w:ascii="Calibri" w:hAnsi="Calibri" w:cs="Calibri"/>
                      <w:color w:val="000000"/>
                    </w:rPr>
                  </w:rPrChange>
                </w:rPr>
                <w:t>increasing</w:t>
              </w:r>
            </w:ins>
          </w:p>
        </w:tc>
        <w:tc>
          <w:tcPr>
            <w:tcW w:w="850" w:type="dxa"/>
            <w:noWrap/>
            <w:hideMark/>
            <w:tcPrChange w:id="7076" w:author="Felix Pascal (felixpas)" w:date="2025-07-01T19:33:00Z">
              <w:tcPr>
                <w:tcW w:w="900" w:type="dxa"/>
                <w:noWrap/>
                <w:hideMark/>
              </w:tcPr>
            </w:tcPrChange>
          </w:tcPr>
          <w:p w14:paraId="1699265B" w14:textId="77777777" w:rsidR="00C76A19" w:rsidRPr="00C76A19" w:rsidRDefault="00C76A19" w:rsidP="00C76A19">
            <w:pPr>
              <w:rPr>
                <w:ins w:id="7077" w:author="Felix Pascal (felixpas)" w:date="2025-07-01T19:19:00Z"/>
                <w:rPrChange w:id="7078" w:author="Felix Pascal (felixpas)" w:date="2025-07-01T19:19:00Z">
                  <w:rPr>
                    <w:ins w:id="7079" w:author="Felix Pascal (felixpas)" w:date="2025-07-01T19:19:00Z"/>
                    <w:rFonts w:ascii="Calibri" w:hAnsi="Calibri" w:cs="Calibri"/>
                    <w:color w:val="000000"/>
                  </w:rPr>
                </w:rPrChange>
              </w:rPr>
              <w:pPrChange w:id="7080" w:author="Felix Pascal (felixpas)" w:date="2025-07-01T19:19:00Z">
                <w:pPr>
                  <w:jc w:val="right"/>
                </w:pPr>
              </w:pPrChange>
            </w:pPr>
            <w:ins w:id="7081" w:author="Felix Pascal (felixpas)" w:date="2025-07-01T19:19:00Z">
              <w:r w:rsidRPr="00C76A19">
                <w:rPr>
                  <w:rPrChange w:id="7082" w:author="Felix Pascal (felixpas)" w:date="2025-07-01T19:19:00Z">
                    <w:rPr>
                      <w:rFonts w:ascii="Calibri" w:hAnsi="Calibri" w:cs="Calibri"/>
                      <w:color w:val="000000"/>
                    </w:rPr>
                  </w:rPrChange>
                </w:rPr>
                <w:t>311</w:t>
              </w:r>
            </w:ins>
          </w:p>
        </w:tc>
      </w:tr>
      <w:tr w:rsidR="00D247C6" w:rsidRPr="00D247C6" w14:paraId="4A54BB27" w14:textId="77777777" w:rsidTr="00D247C6">
        <w:tblPrEx>
          <w:tblPrExChange w:id="7083" w:author="Felix Pascal (felixpas)" w:date="2025-07-01T19:33:00Z">
            <w:tblPrEx>
              <w:tblW w:w="9067" w:type="dxa"/>
            </w:tblPrEx>
          </w:tblPrExChange>
        </w:tblPrEx>
        <w:trPr>
          <w:trHeight w:val="288"/>
          <w:ins w:id="7084" w:author="Felix Pascal (felixpas)" w:date="2025-07-01T19:19:00Z"/>
          <w:trPrChange w:id="7085" w:author="Felix Pascal (felixpas)" w:date="2025-07-01T19:33:00Z">
            <w:trPr>
              <w:trHeight w:val="288"/>
            </w:trPr>
          </w:trPrChange>
        </w:trPr>
        <w:tc>
          <w:tcPr>
            <w:tcW w:w="3256" w:type="dxa"/>
            <w:noWrap/>
            <w:hideMark/>
            <w:tcPrChange w:id="7086" w:author="Felix Pascal (felixpas)" w:date="2025-07-01T19:33:00Z">
              <w:tcPr>
                <w:tcW w:w="2940" w:type="dxa"/>
                <w:noWrap/>
                <w:hideMark/>
              </w:tcPr>
            </w:tcPrChange>
          </w:tcPr>
          <w:p w14:paraId="07083ED5" w14:textId="77777777" w:rsidR="00C76A19" w:rsidRPr="00C76A19" w:rsidRDefault="00C76A19">
            <w:pPr>
              <w:rPr>
                <w:ins w:id="7087" w:author="Felix Pascal (felixpas)" w:date="2025-07-01T19:19:00Z"/>
                <w:rPrChange w:id="7088" w:author="Felix Pascal (felixpas)" w:date="2025-07-01T19:19:00Z">
                  <w:rPr>
                    <w:ins w:id="7089" w:author="Felix Pascal (felixpas)" w:date="2025-07-01T19:19:00Z"/>
                    <w:rFonts w:ascii="Calibri" w:hAnsi="Calibri" w:cs="Calibri"/>
                    <w:color w:val="000000"/>
                  </w:rPr>
                </w:rPrChange>
              </w:rPr>
            </w:pPr>
            <w:ins w:id="7090" w:author="Felix Pascal (felixpas)" w:date="2025-07-01T19:19:00Z">
              <w:r w:rsidRPr="00C76A19">
                <w:rPr>
                  <w:rPrChange w:id="7091" w:author="Felix Pascal (felixpas)" w:date="2025-07-01T19:19:00Z">
                    <w:rPr>
                      <w:rFonts w:ascii="Calibri" w:hAnsi="Calibri" w:cs="Calibri"/>
                      <w:color w:val="000000"/>
                    </w:rPr>
                  </w:rPrChange>
                </w:rPr>
                <w:t>Alopecurus pratensis</w:t>
              </w:r>
            </w:ins>
          </w:p>
        </w:tc>
        <w:tc>
          <w:tcPr>
            <w:tcW w:w="1706" w:type="dxa"/>
            <w:noWrap/>
            <w:hideMark/>
            <w:tcPrChange w:id="7092" w:author="Felix Pascal (felixpas)" w:date="2025-07-01T19:33:00Z">
              <w:tcPr>
                <w:tcW w:w="2480" w:type="dxa"/>
                <w:noWrap/>
                <w:hideMark/>
              </w:tcPr>
            </w:tcPrChange>
          </w:tcPr>
          <w:p w14:paraId="625F1F15" w14:textId="77777777" w:rsidR="00C76A19" w:rsidRPr="00C76A19" w:rsidRDefault="00C76A19" w:rsidP="00C76A19">
            <w:pPr>
              <w:rPr>
                <w:ins w:id="7093" w:author="Felix Pascal (felixpas)" w:date="2025-07-01T19:19:00Z"/>
                <w:rPrChange w:id="7094" w:author="Felix Pascal (felixpas)" w:date="2025-07-01T19:19:00Z">
                  <w:rPr>
                    <w:ins w:id="7095" w:author="Felix Pascal (felixpas)" w:date="2025-07-01T19:19:00Z"/>
                    <w:rFonts w:ascii="Calibri" w:hAnsi="Calibri" w:cs="Calibri"/>
                    <w:color w:val="000000"/>
                  </w:rPr>
                </w:rPrChange>
              </w:rPr>
              <w:pPrChange w:id="7096" w:author="Felix Pascal (felixpas)" w:date="2025-07-01T19:19:00Z">
                <w:pPr>
                  <w:jc w:val="right"/>
                </w:pPr>
              </w:pPrChange>
            </w:pPr>
            <w:ins w:id="7097" w:author="Felix Pascal (felixpas)" w:date="2025-07-01T19:19:00Z">
              <w:r w:rsidRPr="00C76A19">
                <w:rPr>
                  <w:rPrChange w:id="7098" w:author="Felix Pascal (felixpas)" w:date="2025-07-01T19:19:00Z">
                    <w:rPr>
                      <w:rFonts w:ascii="Calibri" w:hAnsi="Calibri" w:cs="Calibri"/>
                      <w:color w:val="000000"/>
                    </w:rPr>
                  </w:rPrChange>
                </w:rPr>
                <w:t>7.11881419</w:t>
              </w:r>
            </w:ins>
          </w:p>
        </w:tc>
        <w:tc>
          <w:tcPr>
            <w:tcW w:w="1696" w:type="dxa"/>
            <w:noWrap/>
            <w:hideMark/>
            <w:tcPrChange w:id="7099" w:author="Felix Pascal (felixpas)" w:date="2025-07-01T19:33:00Z">
              <w:tcPr>
                <w:tcW w:w="1387" w:type="dxa"/>
                <w:noWrap/>
                <w:hideMark/>
              </w:tcPr>
            </w:tcPrChange>
          </w:tcPr>
          <w:p w14:paraId="7638612F" w14:textId="77777777" w:rsidR="00C76A19" w:rsidRPr="00C76A19" w:rsidRDefault="00C76A19" w:rsidP="00C76A19">
            <w:pPr>
              <w:rPr>
                <w:ins w:id="7100" w:author="Felix Pascal (felixpas)" w:date="2025-07-01T19:19:00Z"/>
                <w:rPrChange w:id="7101" w:author="Felix Pascal (felixpas)" w:date="2025-07-01T19:19:00Z">
                  <w:rPr>
                    <w:ins w:id="7102" w:author="Felix Pascal (felixpas)" w:date="2025-07-01T19:19:00Z"/>
                    <w:rFonts w:ascii="Calibri" w:hAnsi="Calibri" w:cs="Calibri"/>
                    <w:color w:val="000000"/>
                  </w:rPr>
                </w:rPrChange>
              </w:rPr>
              <w:pPrChange w:id="7103" w:author="Felix Pascal (felixpas)" w:date="2025-07-01T19:19:00Z">
                <w:pPr>
                  <w:jc w:val="right"/>
                </w:pPr>
              </w:pPrChange>
            </w:pPr>
            <w:ins w:id="7104" w:author="Felix Pascal (felixpas)" w:date="2025-07-01T19:19:00Z">
              <w:r w:rsidRPr="00C76A19">
                <w:rPr>
                  <w:rPrChange w:id="7105" w:author="Felix Pascal (felixpas)" w:date="2025-07-01T19:19:00Z">
                    <w:rPr>
                      <w:rFonts w:ascii="Calibri" w:hAnsi="Calibri" w:cs="Calibri"/>
                      <w:color w:val="000000"/>
                    </w:rPr>
                  </w:rPrChange>
                </w:rPr>
                <w:t>1.23633E-05</w:t>
              </w:r>
            </w:ins>
          </w:p>
        </w:tc>
        <w:tc>
          <w:tcPr>
            <w:tcW w:w="1418" w:type="dxa"/>
            <w:noWrap/>
            <w:hideMark/>
            <w:tcPrChange w:id="7106" w:author="Felix Pascal (felixpas)" w:date="2025-07-01T19:33:00Z">
              <w:tcPr>
                <w:tcW w:w="980" w:type="dxa"/>
                <w:noWrap/>
                <w:hideMark/>
              </w:tcPr>
            </w:tcPrChange>
          </w:tcPr>
          <w:p w14:paraId="6BF5523D" w14:textId="77777777" w:rsidR="00C76A19" w:rsidRPr="00C76A19" w:rsidRDefault="00C76A19">
            <w:pPr>
              <w:rPr>
                <w:ins w:id="7107" w:author="Felix Pascal (felixpas)" w:date="2025-07-01T19:19:00Z"/>
                <w:rPrChange w:id="7108" w:author="Felix Pascal (felixpas)" w:date="2025-07-01T19:19:00Z">
                  <w:rPr>
                    <w:ins w:id="7109" w:author="Felix Pascal (felixpas)" w:date="2025-07-01T19:19:00Z"/>
                    <w:rFonts w:ascii="Calibri" w:hAnsi="Calibri" w:cs="Calibri"/>
                    <w:color w:val="000000"/>
                  </w:rPr>
                </w:rPrChange>
              </w:rPr>
            </w:pPr>
            <w:ins w:id="7110" w:author="Felix Pascal (felixpas)" w:date="2025-07-01T19:19:00Z">
              <w:r w:rsidRPr="00C76A19">
                <w:rPr>
                  <w:rPrChange w:id="7111" w:author="Felix Pascal (felixpas)" w:date="2025-07-01T19:19:00Z">
                    <w:rPr>
                      <w:rFonts w:ascii="Calibri" w:hAnsi="Calibri" w:cs="Calibri"/>
                      <w:color w:val="000000"/>
                    </w:rPr>
                  </w:rPrChange>
                </w:rPr>
                <w:t>increasing</w:t>
              </w:r>
            </w:ins>
          </w:p>
        </w:tc>
        <w:tc>
          <w:tcPr>
            <w:tcW w:w="850" w:type="dxa"/>
            <w:noWrap/>
            <w:hideMark/>
            <w:tcPrChange w:id="7112" w:author="Felix Pascal (felixpas)" w:date="2025-07-01T19:33:00Z">
              <w:tcPr>
                <w:tcW w:w="1280" w:type="dxa"/>
                <w:gridSpan w:val="2"/>
                <w:noWrap/>
                <w:hideMark/>
              </w:tcPr>
            </w:tcPrChange>
          </w:tcPr>
          <w:p w14:paraId="3D60EC44" w14:textId="77777777" w:rsidR="00C76A19" w:rsidRPr="00C76A19" w:rsidRDefault="00C76A19" w:rsidP="00C76A19">
            <w:pPr>
              <w:rPr>
                <w:ins w:id="7113" w:author="Felix Pascal (felixpas)" w:date="2025-07-01T19:19:00Z"/>
                <w:rPrChange w:id="7114" w:author="Felix Pascal (felixpas)" w:date="2025-07-01T19:19:00Z">
                  <w:rPr>
                    <w:ins w:id="7115" w:author="Felix Pascal (felixpas)" w:date="2025-07-01T19:19:00Z"/>
                    <w:rFonts w:ascii="Calibri" w:hAnsi="Calibri" w:cs="Calibri"/>
                    <w:color w:val="000000"/>
                  </w:rPr>
                </w:rPrChange>
              </w:rPr>
              <w:pPrChange w:id="7116" w:author="Felix Pascal (felixpas)" w:date="2025-07-01T19:19:00Z">
                <w:pPr>
                  <w:jc w:val="right"/>
                </w:pPr>
              </w:pPrChange>
            </w:pPr>
            <w:ins w:id="7117" w:author="Felix Pascal (felixpas)" w:date="2025-07-01T19:19:00Z">
              <w:r w:rsidRPr="00C76A19">
                <w:rPr>
                  <w:rPrChange w:id="7118" w:author="Felix Pascal (felixpas)" w:date="2025-07-01T19:19:00Z">
                    <w:rPr>
                      <w:rFonts w:ascii="Calibri" w:hAnsi="Calibri" w:cs="Calibri"/>
                      <w:color w:val="000000"/>
                    </w:rPr>
                  </w:rPrChange>
                </w:rPr>
                <w:t>369</w:t>
              </w:r>
            </w:ins>
          </w:p>
        </w:tc>
      </w:tr>
      <w:tr w:rsidR="00C76A19" w:rsidRPr="00C76A19" w14:paraId="25504458" w14:textId="77777777" w:rsidTr="00D247C6">
        <w:trPr>
          <w:trHeight w:val="288"/>
          <w:ins w:id="7119" w:author="Felix Pascal (felixpas)" w:date="2025-07-01T19:19:00Z"/>
          <w:trPrChange w:id="7120" w:author="Felix Pascal (felixpas)" w:date="2025-07-01T19:33:00Z">
            <w:trPr>
              <w:gridAfter w:val="0"/>
              <w:trHeight w:val="288"/>
            </w:trPr>
          </w:trPrChange>
        </w:trPr>
        <w:tc>
          <w:tcPr>
            <w:tcW w:w="3256" w:type="dxa"/>
            <w:noWrap/>
            <w:hideMark/>
            <w:tcPrChange w:id="7121" w:author="Felix Pascal (felixpas)" w:date="2025-07-01T19:33:00Z">
              <w:tcPr>
                <w:tcW w:w="2940" w:type="dxa"/>
                <w:noWrap/>
                <w:hideMark/>
              </w:tcPr>
            </w:tcPrChange>
          </w:tcPr>
          <w:p w14:paraId="2F9CA7D4" w14:textId="77777777" w:rsidR="00C76A19" w:rsidRPr="00C76A19" w:rsidRDefault="00C76A19">
            <w:pPr>
              <w:rPr>
                <w:ins w:id="7122" w:author="Felix Pascal (felixpas)" w:date="2025-07-01T19:19:00Z"/>
                <w:rPrChange w:id="7123" w:author="Felix Pascal (felixpas)" w:date="2025-07-01T19:19:00Z">
                  <w:rPr>
                    <w:ins w:id="7124" w:author="Felix Pascal (felixpas)" w:date="2025-07-01T19:19:00Z"/>
                    <w:rFonts w:ascii="Calibri" w:hAnsi="Calibri" w:cs="Calibri"/>
                    <w:color w:val="000000"/>
                  </w:rPr>
                </w:rPrChange>
              </w:rPr>
            </w:pPr>
            <w:ins w:id="7125" w:author="Felix Pascal (felixpas)" w:date="2025-07-01T19:19:00Z">
              <w:r w:rsidRPr="00C76A19">
                <w:rPr>
                  <w:rPrChange w:id="7126" w:author="Felix Pascal (felixpas)" w:date="2025-07-01T19:19:00Z">
                    <w:rPr>
                      <w:rFonts w:ascii="Calibri" w:hAnsi="Calibri" w:cs="Calibri"/>
                      <w:color w:val="000000"/>
                    </w:rPr>
                  </w:rPrChange>
                </w:rPr>
                <w:t xml:space="preserve">Carpinus </w:t>
              </w:r>
              <w:proofErr w:type="spellStart"/>
              <w:r w:rsidRPr="00C76A19">
                <w:rPr>
                  <w:rPrChange w:id="7127" w:author="Felix Pascal (felixpas)" w:date="2025-07-01T19:19:00Z">
                    <w:rPr>
                      <w:rFonts w:ascii="Calibri" w:hAnsi="Calibri" w:cs="Calibri"/>
                      <w:color w:val="000000"/>
                    </w:rPr>
                  </w:rPrChange>
                </w:rPr>
                <w:t>betulus</w:t>
              </w:r>
              <w:proofErr w:type="spellEnd"/>
            </w:ins>
          </w:p>
        </w:tc>
        <w:tc>
          <w:tcPr>
            <w:tcW w:w="1706" w:type="dxa"/>
            <w:noWrap/>
            <w:hideMark/>
            <w:tcPrChange w:id="7128" w:author="Felix Pascal (felixpas)" w:date="2025-07-01T19:33:00Z">
              <w:tcPr>
                <w:tcW w:w="2480" w:type="dxa"/>
                <w:noWrap/>
                <w:hideMark/>
              </w:tcPr>
            </w:tcPrChange>
          </w:tcPr>
          <w:p w14:paraId="27DF2FA2" w14:textId="77777777" w:rsidR="00C76A19" w:rsidRPr="00C76A19" w:rsidRDefault="00C76A19" w:rsidP="00C76A19">
            <w:pPr>
              <w:rPr>
                <w:ins w:id="7129" w:author="Felix Pascal (felixpas)" w:date="2025-07-01T19:19:00Z"/>
                <w:rPrChange w:id="7130" w:author="Felix Pascal (felixpas)" w:date="2025-07-01T19:19:00Z">
                  <w:rPr>
                    <w:ins w:id="7131" w:author="Felix Pascal (felixpas)" w:date="2025-07-01T19:19:00Z"/>
                    <w:rFonts w:ascii="Calibri" w:hAnsi="Calibri" w:cs="Calibri"/>
                    <w:color w:val="000000"/>
                  </w:rPr>
                </w:rPrChange>
              </w:rPr>
              <w:pPrChange w:id="7132" w:author="Felix Pascal (felixpas)" w:date="2025-07-01T19:19:00Z">
                <w:pPr>
                  <w:jc w:val="right"/>
                </w:pPr>
              </w:pPrChange>
            </w:pPr>
            <w:ins w:id="7133" w:author="Felix Pascal (felixpas)" w:date="2025-07-01T19:19:00Z">
              <w:r w:rsidRPr="00C76A19">
                <w:rPr>
                  <w:rPrChange w:id="7134" w:author="Felix Pascal (felixpas)" w:date="2025-07-01T19:19:00Z">
                    <w:rPr>
                      <w:rFonts w:ascii="Calibri" w:hAnsi="Calibri" w:cs="Calibri"/>
                      <w:color w:val="000000"/>
                    </w:rPr>
                  </w:rPrChange>
                </w:rPr>
                <w:t>7.118249812</w:t>
              </w:r>
            </w:ins>
          </w:p>
        </w:tc>
        <w:tc>
          <w:tcPr>
            <w:tcW w:w="1696" w:type="dxa"/>
            <w:noWrap/>
            <w:hideMark/>
            <w:tcPrChange w:id="7135" w:author="Felix Pascal (felixpas)" w:date="2025-07-01T19:33:00Z">
              <w:tcPr>
                <w:tcW w:w="1300" w:type="dxa"/>
                <w:noWrap/>
                <w:hideMark/>
              </w:tcPr>
            </w:tcPrChange>
          </w:tcPr>
          <w:p w14:paraId="3833157F" w14:textId="77777777" w:rsidR="00C76A19" w:rsidRPr="00C76A19" w:rsidRDefault="00C76A19" w:rsidP="00C76A19">
            <w:pPr>
              <w:rPr>
                <w:ins w:id="7136" w:author="Felix Pascal (felixpas)" w:date="2025-07-01T19:19:00Z"/>
                <w:rPrChange w:id="7137" w:author="Felix Pascal (felixpas)" w:date="2025-07-01T19:19:00Z">
                  <w:rPr>
                    <w:ins w:id="7138" w:author="Felix Pascal (felixpas)" w:date="2025-07-01T19:19:00Z"/>
                    <w:rFonts w:ascii="Calibri" w:hAnsi="Calibri" w:cs="Calibri"/>
                    <w:color w:val="000000"/>
                  </w:rPr>
                </w:rPrChange>
              </w:rPr>
              <w:pPrChange w:id="7139" w:author="Felix Pascal (felixpas)" w:date="2025-07-01T19:19:00Z">
                <w:pPr>
                  <w:jc w:val="right"/>
                </w:pPr>
              </w:pPrChange>
            </w:pPr>
            <w:ins w:id="7140" w:author="Felix Pascal (felixpas)" w:date="2025-07-01T19:19:00Z">
              <w:r w:rsidRPr="00C76A19">
                <w:rPr>
                  <w:rPrChange w:id="7141" w:author="Felix Pascal (felixpas)" w:date="2025-07-01T19:19:00Z">
                    <w:rPr>
                      <w:rFonts w:ascii="Calibri" w:hAnsi="Calibri" w:cs="Calibri"/>
                      <w:color w:val="000000"/>
                    </w:rPr>
                  </w:rPrChange>
                </w:rPr>
                <w:t>0.049734361</w:t>
              </w:r>
            </w:ins>
          </w:p>
        </w:tc>
        <w:tc>
          <w:tcPr>
            <w:tcW w:w="1418" w:type="dxa"/>
            <w:noWrap/>
            <w:hideMark/>
            <w:tcPrChange w:id="7142" w:author="Felix Pascal (felixpas)" w:date="2025-07-01T19:33:00Z">
              <w:tcPr>
                <w:tcW w:w="980" w:type="dxa"/>
                <w:noWrap/>
                <w:hideMark/>
              </w:tcPr>
            </w:tcPrChange>
          </w:tcPr>
          <w:p w14:paraId="1ACC7318" w14:textId="77777777" w:rsidR="00C76A19" w:rsidRPr="00C76A19" w:rsidRDefault="00C76A19">
            <w:pPr>
              <w:rPr>
                <w:ins w:id="7143" w:author="Felix Pascal (felixpas)" w:date="2025-07-01T19:19:00Z"/>
                <w:rPrChange w:id="7144" w:author="Felix Pascal (felixpas)" w:date="2025-07-01T19:19:00Z">
                  <w:rPr>
                    <w:ins w:id="7145" w:author="Felix Pascal (felixpas)" w:date="2025-07-01T19:19:00Z"/>
                    <w:rFonts w:ascii="Calibri" w:hAnsi="Calibri" w:cs="Calibri"/>
                    <w:color w:val="000000"/>
                  </w:rPr>
                </w:rPrChange>
              </w:rPr>
            </w:pPr>
            <w:ins w:id="7146" w:author="Felix Pascal (felixpas)" w:date="2025-07-01T19:19:00Z">
              <w:r w:rsidRPr="00C76A19">
                <w:rPr>
                  <w:rPrChange w:id="7147" w:author="Felix Pascal (felixpas)" w:date="2025-07-01T19:19:00Z">
                    <w:rPr>
                      <w:rFonts w:ascii="Calibri" w:hAnsi="Calibri" w:cs="Calibri"/>
                      <w:color w:val="000000"/>
                    </w:rPr>
                  </w:rPrChange>
                </w:rPr>
                <w:t>increasing</w:t>
              </w:r>
            </w:ins>
          </w:p>
        </w:tc>
        <w:tc>
          <w:tcPr>
            <w:tcW w:w="850" w:type="dxa"/>
            <w:noWrap/>
            <w:hideMark/>
            <w:tcPrChange w:id="7148" w:author="Felix Pascal (felixpas)" w:date="2025-07-01T19:33:00Z">
              <w:tcPr>
                <w:tcW w:w="900" w:type="dxa"/>
                <w:noWrap/>
                <w:hideMark/>
              </w:tcPr>
            </w:tcPrChange>
          </w:tcPr>
          <w:p w14:paraId="30681DE9" w14:textId="77777777" w:rsidR="00C76A19" w:rsidRPr="00C76A19" w:rsidRDefault="00C76A19" w:rsidP="00C76A19">
            <w:pPr>
              <w:rPr>
                <w:ins w:id="7149" w:author="Felix Pascal (felixpas)" w:date="2025-07-01T19:19:00Z"/>
                <w:rPrChange w:id="7150" w:author="Felix Pascal (felixpas)" w:date="2025-07-01T19:19:00Z">
                  <w:rPr>
                    <w:ins w:id="7151" w:author="Felix Pascal (felixpas)" w:date="2025-07-01T19:19:00Z"/>
                    <w:rFonts w:ascii="Calibri" w:hAnsi="Calibri" w:cs="Calibri"/>
                    <w:color w:val="000000"/>
                  </w:rPr>
                </w:rPrChange>
              </w:rPr>
              <w:pPrChange w:id="7152" w:author="Felix Pascal (felixpas)" w:date="2025-07-01T19:19:00Z">
                <w:pPr>
                  <w:jc w:val="right"/>
                </w:pPr>
              </w:pPrChange>
            </w:pPr>
            <w:ins w:id="7153" w:author="Felix Pascal (felixpas)" w:date="2025-07-01T19:19:00Z">
              <w:r w:rsidRPr="00C76A19">
                <w:rPr>
                  <w:rPrChange w:id="7154" w:author="Felix Pascal (felixpas)" w:date="2025-07-01T19:19:00Z">
                    <w:rPr>
                      <w:rFonts w:ascii="Calibri" w:hAnsi="Calibri" w:cs="Calibri"/>
                      <w:color w:val="000000"/>
                    </w:rPr>
                  </w:rPrChange>
                </w:rPr>
                <w:t>79</w:t>
              </w:r>
            </w:ins>
          </w:p>
        </w:tc>
      </w:tr>
      <w:tr w:rsidR="00D247C6" w:rsidRPr="00D247C6" w14:paraId="7927C682" w14:textId="77777777" w:rsidTr="00D247C6">
        <w:tblPrEx>
          <w:tblPrExChange w:id="7155" w:author="Felix Pascal (felixpas)" w:date="2025-07-01T19:33:00Z">
            <w:tblPrEx>
              <w:tblW w:w="9067" w:type="dxa"/>
            </w:tblPrEx>
          </w:tblPrExChange>
        </w:tblPrEx>
        <w:trPr>
          <w:trHeight w:val="288"/>
          <w:ins w:id="7156" w:author="Felix Pascal (felixpas)" w:date="2025-07-01T19:19:00Z"/>
          <w:trPrChange w:id="7157" w:author="Felix Pascal (felixpas)" w:date="2025-07-01T19:33:00Z">
            <w:trPr>
              <w:trHeight w:val="288"/>
            </w:trPr>
          </w:trPrChange>
        </w:trPr>
        <w:tc>
          <w:tcPr>
            <w:tcW w:w="3256" w:type="dxa"/>
            <w:noWrap/>
            <w:hideMark/>
            <w:tcPrChange w:id="7158" w:author="Felix Pascal (felixpas)" w:date="2025-07-01T19:33:00Z">
              <w:tcPr>
                <w:tcW w:w="2940" w:type="dxa"/>
                <w:noWrap/>
                <w:hideMark/>
              </w:tcPr>
            </w:tcPrChange>
          </w:tcPr>
          <w:p w14:paraId="135AAF80" w14:textId="77777777" w:rsidR="00C76A19" w:rsidRPr="00C76A19" w:rsidRDefault="00C76A19">
            <w:pPr>
              <w:rPr>
                <w:ins w:id="7159" w:author="Felix Pascal (felixpas)" w:date="2025-07-01T19:19:00Z"/>
                <w:rPrChange w:id="7160" w:author="Felix Pascal (felixpas)" w:date="2025-07-01T19:19:00Z">
                  <w:rPr>
                    <w:ins w:id="7161" w:author="Felix Pascal (felixpas)" w:date="2025-07-01T19:19:00Z"/>
                    <w:rFonts w:ascii="Calibri" w:hAnsi="Calibri" w:cs="Calibri"/>
                    <w:color w:val="000000"/>
                  </w:rPr>
                </w:rPrChange>
              </w:rPr>
            </w:pPr>
            <w:ins w:id="7162" w:author="Felix Pascal (felixpas)" w:date="2025-07-01T19:19:00Z">
              <w:r w:rsidRPr="00C76A19">
                <w:rPr>
                  <w:rPrChange w:id="7163" w:author="Felix Pascal (felixpas)" w:date="2025-07-01T19:19:00Z">
                    <w:rPr>
                      <w:rFonts w:ascii="Calibri" w:hAnsi="Calibri" w:cs="Calibri"/>
                      <w:color w:val="000000"/>
                    </w:rPr>
                  </w:rPrChange>
                </w:rPr>
                <w:t>Medicago sativa</w:t>
              </w:r>
            </w:ins>
          </w:p>
        </w:tc>
        <w:tc>
          <w:tcPr>
            <w:tcW w:w="1706" w:type="dxa"/>
            <w:noWrap/>
            <w:hideMark/>
            <w:tcPrChange w:id="7164" w:author="Felix Pascal (felixpas)" w:date="2025-07-01T19:33:00Z">
              <w:tcPr>
                <w:tcW w:w="2480" w:type="dxa"/>
                <w:noWrap/>
                <w:hideMark/>
              </w:tcPr>
            </w:tcPrChange>
          </w:tcPr>
          <w:p w14:paraId="190B7893" w14:textId="77777777" w:rsidR="00C76A19" w:rsidRPr="00C76A19" w:rsidRDefault="00C76A19" w:rsidP="00C76A19">
            <w:pPr>
              <w:rPr>
                <w:ins w:id="7165" w:author="Felix Pascal (felixpas)" w:date="2025-07-01T19:19:00Z"/>
                <w:rPrChange w:id="7166" w:author="Felix Pascal (felixpas)" w:date="2025-07-01T19:19:00Z">
                  <w:rPr>
                    <w:ins w:id="7167" w:author="Felix Pascal (felixpas)" w:date="2025-07-01T19:19:00Z"/>
                    <w:rFonts w:ascii="Calibri" w:hAnsi="Calibri" w:cs="Calibri"/>
                    <w:color w:val="000000"/>
                  </w:rPr>
                </w:rPrChange>
              </w:rPr>
              <w:pPrChange w:id="7168" w:author="Felix Pascal (felixpas)" w:date="2025-07-01T19:19:00Z">
                <w:pPr>
                  <w:jc w:val="right"/>
                </w:pPr>
              </w:pPrChange>
            </w:pPr>
            <w:ins w:id="7169" w:author="Felix Pascal (felixpas)" w:date="2025-07-01T19:19:00Z">
              <w:r w:rsidRPr="00C76A19">
                <w:rPr>
                  <w:rPrChange w:id="7170" w:author="Felix Pascal (felixpas)" w:date="2025-07-01T19:19:00Z">
                    <w:rPr>
                      <w:rFonts w:ascii="Calibri" w:hAnsi="Calibri" w:cs="Calibri"/>
                      <w:color w:val="000000"/>
                    </w:rPr>
                  </w:rPrChange>
                </w:rPr>
                <w:t>7.090256859</w:t>
              </w:r>
            </w:ins>
          </w:p>
        </w:tc>
        <w:tc>
          <w:tcPr>
            <w:tcW w:w="1696" w:type="dxa"/>
            <w:noWrap/>
            <w:hideMark/>
            <w:tcPrChange w:id="7171" w:author="Felix Pascal (felixpas)" w:date="2025-07-01T19:33:00Z">
              <w:tcPr>
                <w:tcW w:w="1387" w:type="dxa"/>
                <w:noWrap/>
                <w:hideMark/>
              </w:tcPr>
            </w:tcPrChange>
          </w:tcPr>
          <w:p w14:paraId="681D6648" w14:textId="77777777" w:rsidR="00C76A19" w:rsidRPr="00C76A19" w:rsidRDefault="00C76A19" w:rsidP="00C76A19">
            <w:pPr>
              <w:rPr>
                <w:ins w:id="7172" w:author="Felix Pascal (felixpas)" w:date="2025-07-01T19:19:00Z"/>
                <w:rPrChange w:id="7173" w:author="Felix Pascal (felixpas)" w:date="2025-07-01T19:19:00Z">
                  <w:rPr>
                    <w:ins w:id="7174" w:author="Felix Pascal (felixpas)" w:date="2025-07-01T19:19:00Z"/>
                    <w:rFonts w:ascii="Calibri" w:hAnsi="Calibri" w:cs="Calibri"/>
                    <w:color w:val="000000"/>
                  </w:rPr>
                </w:rPrChange>
              </w:rPr>
              <w:pPrChange w:id="7175" w:author="Felix Pascal (felixpas)" w:date="2025-07-01T19:19:00Z">
                <w:pPr>
                  <w:jc w:val="right"/>
                </w:pPr>
              </w:pPrChange>
            </w:pPr>
            <w:ins w:id="7176" w:author="Felix Pascal (felixpas)" w:date="2025-07-01T19:19:00Z">
              <w:r w:rsidRPr="00C76A19">
                <w:rPr>
                  <w:rPrChange w:id="7177" w:author="Felix Pascal (felixpas)" w:date="2025-07-01T19:19:00Z">
                    <w:rPr>
                      <w:rFonts w:ascii="Calibri" w:hAnsi="Calibri" w:cs="Calibri"/>
                      <w:color w:val="000000"/>
                    </w:rPr>
                  </w:rPrChange>
                </w:rPr>
                <w:t>0.0016484</w:t>
              </w:r>
            </w:ins>
          </w:p>
        </w:tc>
        <w:tc>
          <w:tcPr>
            <w:tcW w:w="1418" w:type="dxa"/>
            <w:noWrap/>
            <w:hideMark/>
            <w:tcPrChange w:id="7178" w:author="Felix Pascal (felixpas)" w:date="2025-07-01T19:33:00Z">
              <w:tcPr>
                <w:tcW w:w="980" w:type="dxa"/>
                <w:noWrap/>
                <w:hideMark/>
              </w:tcPr>
            </w:tcPrChange>
          </w:tcPr>
          <w:p w14:paraId="4AE9D1EA" w14:textId="77777777" w:rsidR="00C76A19" w:rsidRPr="00C76A19" w:rsidRDefault="00C76A19">
            <w:pPr>
              <w:rPr>
                <w:ins w:id="7179" w:author="Felix Pascal (felixpas)" w:date="2025-07-01T19:19:00Z"/>
                <w:rPrChange w:id="7180" w:author="Felix Pascal (felixpas)" w:date="2025-07-01T19:19:00Z">
                  <w:rPr>
                    <w:ins w:id="7181" w:author="Felix Pascal (felixpas)" w:date="2025-07-01T19:19:00Z"/>
                    <w:rFonts w:ascii="Calibri" w:hAnsi="Calibri" w:cs="Calibri"/>
                    <w:color w:val="000000"/>
                  </w:rPr>
                </w:rPrChange>
              </w:rPr>
            </w:pPr>
            <w:ins w:id="7182" w:author="Felix Pascal (felixpas)" w:date="2025-07-01T19:19:00Z">
              <w:r w:rsidRPr="00C76A19">
                <w:rPr>
                  <w:rPrChange w:id="7183" w:author="Felix Pascal (felixpas)" w:date="2025-07-01T19:19:00Z">
                    <w:rPr>
                      <w:rFonts w:ascii="Calibri" w:hAnsi="Calibri" w:cs="Calibri"/>
                      <w:color w:val="000000"/>
                    </w:rPr>
                  </w:rPrChange>
                </w:rPr>
                <w:t>increasing</w:t>
              </w:r>
            </w:ins>
          </w:p>
        </w:tc>
        <w:tc>
          <w:tcPr>
            <w:tcW w:w="850" w:type="dxa"/>
            <w:noWrap/>
            <w:hideMark/>
            <w:tcPrChange w:id="7184" w:author="Felix Pascal (felixpas)" w:date="2025-07-01T19:33:00Z">
              <w:tcPr>
                <w:tcW w:w="1280" w:type="dxa"/>
                <w:gridSpan w:val="2"/>
                <w:noWrap/>
                <w:hideMark/>
              </w:tcPr>
            </w:tcPrChange>
          </w:tcPr>
          <w:p w14:paraId="0726DE38" w14:textId="77777777" w:rsidR="00C76A19" w:rsidRPr="00C76A19" w:rsidRDefault="00C76A19" w:rsidP="00C76A19">
            <w:pPr>
              <w:rPr>
                <w:ins w:id="7185" w:author="Felix Pascal (felixpas)" w:date="2025-07-01T19:19:00Z"/>
                <w:rPrChange w:id="7186" w:author="Felix Pascal (felixpas)" w:date="2025-07-01T19:19:00Z">
                  <w:rPr>
                    <w:ins w:id="7187" w:author="Felix Pascal (felixpas)" w:date="2025-07-01T19:19:00Z"/>
                    <w:rFonts w:ascii="Calibri" w:hAnsi="Calibri" w:cs="Calibri"/>
                    <w:color w:val="000000"/>
                  </w:rPr>
                </w:rPrChange>
              </w:rPr>
              <w:pPrChange w:id="7188" w:author="Felix Pascal (felixpas)" w:date="2025-07-01T19:19:00Z">
                <w:pPr>
                  <w:jc w:val="right"/>
                </w:pPr>
              </w:pPrChange>
            </w:pPr>
            <w:ins w:id="7189" w:author="Felix Pascal (felixpas)" w:date="2025-07-01T19:19:00Z">
              <w:r w:rsidRPr="00C76A19">
                <w:rPr>
                  <w:rPrChange w:id="7190" w:author="Felix Pascal (felixpas)" w:date="2025-07-01T19:19:00Z">
                    <w:rPr>
                      <w:rFonts w:ascii="Calibri" w:hAnsi="Calibri" w:cs="Calibri"/>
                      <w:color w:val="000000"/>
                    </w:rPr>
                  </w:rPrChange>
                </w:rPr>
                <w:t>112</w:t>
              </w:r>
            </w:ins>
          </w:p>
        </w:tc>
      </w:tr>
      <w:tr w:rsidR="00C76A19" w:rsidRPr="00C76A19" w14:paraId="703EC630" w14:textId="77777777" w:rsidTr="00D247C6">
        <w:trPr>
          <w:trHeight w:val="288"/>
          <w:ins w:id="7191" w:author="Felix Pascal (felixpas)" w:date="2025-07-01T19:19:00Z"/>
          <w:trPrChange w:id="7192" w:author="Felix Pascal (felixpas)" w:date="2025-07-01T19:33:00Z">
            <w:trPr>
              <w:gridAfter w:val="0"/>
              <w:trHeight w:val="288"/>
            </w:trPr>
          </w:trPrChange>
        </w:trPr>
        <w:tc>
          <w:tcPr>
            <w:tcW w:w="3256" w:type="dxa"/>
            <w:noWrap/>
            <w:hideMark/>
            <w:tcPrChange w:id="7193" w:author="Felix Pascal (felixpas)" w:date="2025-07-01T19:33:00Z">
              <w:tcPr>
                <w:tcW w:w="2940" w:type="dxa"/>
                <w:noWrap/>
                <w:hideMark/>
              </w:tcPr>
            </w:tcPrChange>
          </w:tcPr>
          <w:p w14:paraId="05F763F7" w14:textId="77777777" w:rsidR="00C76A19" w:rsidRPr="00C76A19" w:rsidRDefault="00C76A19">
            <w:pPr>
              <w:rPr>
                <w:ins w:id="7194" w:author="Felix Pascal (felixpas)" w:date="2025-07-01T19:19:00Z"/>
                <w:rPrChange w:id="7195" w:author="Felix Pascal (felixpas)" w:date="2025-07-01T19:19:00Z">
                  <w:rPr>
                    <w:ins w:id="7196" w:author="Felix Pascal (felixpas)" w:date="2025-07-01T19:19:00Z"/>
                    <w:rFonts w:ascii="Calibri" w:hAnsi="Calibri" w:cs="Calibri"/>
                    <w:color w:val="000000"/>
                  </w:rPr>
                </w:rPrChange>
              </w:rPr>
            </w:pPr>
            <w:ins w:id="7197" w:author="Felix Pascal (felixpas)" w:date="2025-07-01T19:19:00Z">
              <w:r w:rsidRPr="00C76A19">
                <w:rPr>
                  <w:rPrChange w:id="7198" w:author="Felix Pascal (felixpas)" w:date="2025-07-01T19:19:00Z">
                    <w:rPr>
                      <w:rFonts w:ascii="Calibri" w:hAnsi="Calibri" w:cs="Calibri"/>
                      <w:color w:val="000000"/>
                    </w:rPr>
                  </w:rPrChange>
                </w:rPr>
                <w:t xml:space="preserve">Veronica </w:t>
              </w:r>
              <w:proofErr w:type="spellStart"/>
              <w:r w:rsidRPr="00C76A19">
                <w:rPr>
                  <w:rPrChange w:id="7199" w:author="Felix Pascal (felixpas)" w:date="2025-07-01T19:19:00Z">
                    <w:rPr>
                      <w:rFonts w:ascii="Calibri" w:hAnsi="Calibri" w:cs="Calibri"/>
                      <w:color w:val="000000"/>
                    </w:rPr>
                  </w:rPrChange>
                </w:rPr>
                <w:t>montana</w:t>
              </w:r>
              <w:proofErr w:type="spellEnd"/>
            </w:ins>
          </w:p>
        </w:tc>
        <w:tc>
          <w:tcPr>
            <w:tcW w:w="1706" w:type="dxa"/>
            <w:noWrap/>
            <w:hideMark/>
            <w:tcPrChange w:id="7200" w:author="Felix Pascal (felixpas)" w:date="2025-07-01T19:33:00Z">
              <w:tcPr>
                <w:tcW w:w="2480" w:type="dxa"/>
                <w:noWrap/>
                <w:hideMark/>
              </w:tcPr>
            </w:tcPrChange>
          </w:tcPr>
          <w:p w14:paraId="7EC29C38" w14:textId="77777777" w:rsidR="00C76A19" w:rsidRPr="00C76A19" w:rsidRDefault="00C76A19" w:rsidP="00C76A19">
            <w:pPr>
              <w:rPr>
                <w:ins w:id="7201" w:author="Felix Pascal (felixpas)" w:date="2025-07-01T19:19:00Z"/>
                <w:rPrChange w:id="7202" w:author="Felix Pascal (felixpas)" w:date="2025-07-01T19:19:00Z">
                  <w:rPr>
                    <w:ins w:id="7203" w:author="Felix Pascal (felixpas)" w:date="2025-07-01T19:19:00Z"/>
                    <w:rFonts w:ascii="Calibri" w:hAnsi="Calibri" w:cs="Calibri"/>
                    <w:color w:val="000000"/>
                  </w:rPr>
                </w:rPrChange>
              </w:rPr>
              <w:pPrChange w:id="7204" w:author="Felix Pascal (felixpas)" w:date="2025-07-01T19:19:00Z">
                <w:pPr>
                  <w:jc w:val="right"/>
                </w:pPr>
              </w:pPrChange>
            </w:pPr>
            <w:ins w:id="7205" w:author="Felix Pascal (felixpas)" w:date="2025-07-01T19:19:00Z">
              <w:r w:rsidRPr="00C76A19">
                <w:rPr>
                  <w:rPrChange w:id="7206" w:author="Felix Pascal (felixpas)" w:date="2025-07-01T19:19:00Z">
                    <w:rPr>
                      <w:rFonts w:ascii="Calibri" w:hAnsi="Calibri" w:cs="Calibri"/>
                      <w:color w:val="000000"/>
                    </w:rPr>
                  </w:rPrChange>
                </w:rPr>
                <w:t>7.067259491</w:t>
              </w:r>
            </w:ins>
          </w:p>
        </w:tc>
        <w:tc>
          <w:tcPr>
            <w:tcW w:w="1696" w:type="dxa"/>
            <w:noWrap/>
            <w:hideMark/>
            <w:tcPrChange w:id="7207" w:author="Felix Pascal (felixpas)" w:date="2025-07-01T19:33:00Z">
              <w:tcPr>
                <w:tcW w:w="1300" w:type="dxa"/>
                <w:noWrap/>
                <w:hideMark/>
              </w:tcPr>
            </w:tcPrChange>
          </w:tcPr>
          <w:p w14:paraId="0AF017F8" w14:textId="77777777" w:rsidR="00C76A19" w:rsidRPr="00C76A19" w:rsidRDefault="00C76A19" w:rsidP="00C76A19">
            <w:pPr>
              <w:rPr>
                <w:ins w:id="7208" w:author="Felix Pascal (felixpas)" w:date="2025-07-01T19:19:00Z"/>
                <w:rPrChange w:id="7209" w:author="Felix Pascal (felixpas)" w:date="2025-07-01T19:19:00Z">
                  <w:rPr>
                    <w:ins w:id="7210" w:author="Felix Pascal (felixpas)" w:date="2025-07-01T19:19:00Z"/>
                    <w:rFonts w:ascii="Calibri" w:hAnsi="Calibri" w:cs="Calibri"/>
                    <w:color w:val="000000"/>
                  </w:rPr>
                </w:rPrChange>
              </w:rPr>
              <w:pPrChange w:id="7211" w:author="Felix Pascal (felixpas)" w:date="2025-07-01T19:19:00Z">
                <w:pPr>
                  <w:jc w:val="right"/>
                </w:pPr>
              </w:pPrChange>
            </w:pPr>
            <w:ins w:id="7212" w:author="Felix Pascal (felixpas)" w:date="2025-07-01T19:19:00Z">
              <w:r w:rsidRPr="00C76A19">
                <w:rPr>
                  <w:rPrChange w:id="7213" w:author="Felix Pascal (felixpas)" w:date="2025-07-01T19:19:00Z">
                    <w:rPr>
                      <w:rFonts w:ascii="Calibri" w:hAnsi="Calibri" w:cs="Calibri"/>
                      <w:color w:val="000000"/>
                    </w:rPr>
                  </w:rPrChange>
                </w:rPr>
                <w:t>0.033698212</w:t>
              </w:r>
            </w:ins>
          </w:p>
        </w:tc>
        <w:tc>
          <w:tcPr>
            <w:tcW w:w="1418" w:type="dxa"/>
            <w:noWrap/>
            <w:hideMark/>
            <w:tcPrChange w:id="7214" w:author="Felix Pascal (felixpas)" w:date="2025-07-01T19:33:00Z">
              <w:tcPr>
                <w:tcW w:w="980" w:type="dxa"/>
                <w:noWrap/>
                <w:hideMark/>
              </w:tcPr>
            </w:tcPrChange>
          </w:tcPr>
          <w:p w14:paraId="37D42FE1" w14:textId="77777777" w:rsidR="00C76A19" w:rsidRPr="00C76A19" w:rsidRDefault="00C76A19">
            <w:pPr>
              <w:rPr>
                <w:ins w:id="7215" w:author="Felix Pascal (felixpas)" w:date="2025-07-01T19:19:00Z"/>
                <w:rPrChange w:id="7216" w:author="Felix Pascal (felixpas)" w:date="2025-07-01T19:19:00Z">
                  <w:rPr>
                    <w:ins w:id="7217" w:author="Felix Pascal (felixpas)" w:date="2025-07-01T19:19:00Z"/>
                    <w:rFonts w:ascii="Calibri" w:hAnsi="Calibri" w:cs="Calibri"/>
                    <w:color w:val="000000"/>
                  </w:rPr>
                </w:rPrChange>
              </w:rPr>
            </w:pPr>
            <w:ins w:id="7218" w:author="Felix Pascal (felixpas)" w:date="2025-07-01T19:19:00Z">
              <w:r w:rsidRPr="00C76A19">
                <w:rPr>
                  <w:rPrChange w:id="7219" w:author="Felix Pascal (felixpas)" w:date="2025-07-01T19:19:00Z">
                    <w:rPr>
                      <w:rFonts w:ascii="Calibri" w:hAnsi="Calibri" w:cs="Calibri"/>
                      <w:color w:val="000000"/>
                    </w:rPr>
                  </w:rPrChange>
                </w:rPr>
                <w:t>increasing</w:t>
              </w:r>
            </w:ins>
          </w:p>
        </w:tc>
        <w:tc>
          <w:tcPr>
            <w:tcW w:w="850" w:type="dxa"/>
            <w:noWrap/>
            <w:hideMark/>
            <w:tcPrChange w:id="7220" w:author="Felix Pascal (felixpas)" w:date="2025-07-01T19:33:00Z">
              <w:tcPr>
                <w:tcW w:w="900" w:type="dxa"/>
                <w:noWrap/>
                <w:hideMark/>
              </w:tcPr>
            </w:tcPrChange>
          </w:tcPr>
          <w:p w14:paraId="623D99B6" w14:textId="77777777" w:rsidR="00C76A19" w:rsidRPr="00C76A19" w:rsidRDefault="00C76A19" w:rsidP="00C76A19">
            <w:pPr>
              <w:rPr>
                <w:ins w:id="7221" w:author="Felix Pascal (felixpas)" w:date="2025-07-01T19:19:00Z"/>
                <w:rPrChange w:id="7222" w:author="Felix Pascal (felixpas)" w:date="2025-07-01T19:19:00Z">
                  <w:rPr>
                    <w:ins w:id="7223" w:author="Felix Pascal (felixpas)" w:date="2025-07-01T19:19:00Z"/>
                    <w:rFonts w:ascii="Calibri" w:hAnsi="Calibri" w:cs="Calibri"/>
                    <w:color w:val="000000"/>
                  </w:rPr>
                </w:rPrChange>
              </w:rPr>
              <w:pPrChange w:id="7224" w:author="Felix Pascal (felixpas)" w:date="2025-07-01T19:19:00Z">
                <w:pPr>
                  <w:jc w:val="right"/>
                </w:pPr>
              </w:pPrChange>
            </w:pPr>
            <w:ins w:id="7225" w:author="Felix Pascal (felixpas)" w:date="2025-07-01T19:19:00Z">
              <w:r w:rsidRPr="00C76A19">
                <w:rPr>
                  <w:rPrChange w:id="7226" w:author="Felix Pascal (felixpas)" w:date="2025-07-01T19:19:00Z">
                    <w:rPr>
                      <w:rFonts w:ascii="Calibri" w:hAnsi="Calibri" w:cs="Calibri"/>
                      <w:color w:val="000000"/>
                    </w:rPr>
                  </w:rPrChange>
                </w:rPr>
                <w:t>62</w:t>
              </w:r>
            </w:ins>
          </w:p>
        </w:tc>
      </w:tr>
      <w:tr w:rsidR="00D247C6" w:rsidRPr="00D247C6" w14:paraId="68E767B2" w14:textId="77777777" w:rsidTr="00D247C6">
        <w:tblPrEx>
          <w:tblPrExChange w:id="7227" w:author="Felix Pascal (felixpas)" w:date="2025-07-01T19:33:00Z">
            <w:tblPrEx>
              <w:tblW w:w="9067" w:type="dxa"/>
            </w:tblPrEx>
          </w:tblPrExChange>
        </w:tblPrEx>
        <w:trPr>
          <w:trHeight w:val="288"/>
          <w:ins w:id="7228" w:author="Felix Pascal (felixpas)" w:date="2025-07-01T19:19:00Z"/>
          <w:trPrChange w:id="7229" w:author="Felix Pascal (felixpas)" w:date="2025-07-01T19:33:00Z">
            <w:trPr>
              <w:trHeight w:val="288"/>
            </w:trPr>
          </w:trPrChange>
        </w:trPr>
        <w:tc>
          <w:tcPr>
            <w:tcW w:w="3256" w:type="dxa"/>
            <w:noWrap/>
            <w:hideMark/>
            <w:tcPrChange w:id="7230" w:author="Felix Pascal (felixpas)" w:date="2025-07-01T19:33:00Z">
              <w:tcPr>
                <w:tcW w:w="2940" w:type="dxa"/>
                <w:noWrap/>
                <w:hideMark/>
              </w:tcPr>
            </w:tcPrChange>
          </w:tcPr>
          <w:p w14:paraId="33460EEF" w14:textId="77777777" w:rsidR="00C76A19" w:rsidRPr="00C76A19" w:rsidRDefault="00C76A19">
            <w:pPr>
              <w:rPr>
                <w:ins w:id="7231" w:author="Felix Pascal (felixpas)" w:date="2025-07-01T19:19:00Z"/>
                <w:rPrChange w:id="7232" w:author="Felix Pascal (felixpas)" w:date="2025-07-01T19:19:00Z">
                  <w:rPr>
                    <w:ins w:id="7233" w:author="Felix Pascal (felixpas)" w:date="2025-07-01T19:19:00Z"/>
                    <w:rFonts w:ascii="Calibri" w:hAnsi="Calibri" w:cs="Calibri"/>
                    <w:color w:val="000000"/>
                  </w:rPr>
                </w:rPrChange>
              </w:rPr>
            </w:pPr>
            <w:ins w:id="7234" w:author="Felix Pascal (felixpas)" w:date="2025-07-01T19:19:00Z">
              <w:r w:rsidRPr="00C76A19">
                <w:rPr>
                  <w:rPrChange w:id="7235" w:author="Felix Pascal (felixpas)" w:date="2025-07-01T19:19:00Z">
                    <w:rPr>
                      <w:rFonts w:ascii="Calibri" w:hAnsi="Calibri" w:cs="Calibri"/>
                      <w:color w:val="000000"/>
                    </w:rPr>
                  </w:rPrChange>
                </w:rPr>
                <w:t xml:space="preserve">Agrostis </w:t>
              </w:r>
              <w:proofErr w:type="spellStart"/>
              <w:r w:rsidRPr="00C76A19">
                <w:rPr>
                  <w:rPrChange w:id="7236" w:author="Felix Pascal (felixpas)" w:date="2025-07-01T19:19:00Z">
                    <w:rPr>
                      <w:rFonts w:ascii="Calibri" w:hAnsi="Calibri" w:cs="Calibri"/>
                      <w:color w:val="000000"/>
                    </w:rPr>
                  </w:rPrChange>
                </w:rPr>
                <w:t>capillaris</w:t>
              </w:r>
              <w:proofErr w:type="spellEnd"/>
            </w:ins>
          </w:p>
        </w:tc>
        <w:tc>
          <w:tcPr>
            <w:tcW w:w="1706" w:type="dxa"/>
            <w:noWrap/>
            <w:hideMark/>
            <w:tcPrChange w:id="7237" w:author="Felix Pascal (felixpas)" w:date="2025-07-01T19:33:00Z">
              <w:tcPr>
                <w:tcW w:w="2480" w:type="dxa"/>
                <w:noWrap/>
                <w:hideMark/>
              </w:tcPr>
            </w:tcPrChange>
          </w:tcPr>
          <w:p w14:paraId="21B7A518" w14:textId="77777777" w:rsidR="00C76A19" w:rsidRPr="00C76A19" w:rsidRDefault="00C76A19" w:rsidP="00C76A19">
            <w:pPr>
              <w:rPr>
                <w:ins w:id="7238" w:author="Felix Pascal (felixpas)" w:date="2025-07-01T19:19:00Z"/>
                <w:rPrChange w:id="7239" w:author="Felix Pascal (felixpas)" w:date="2025-07-01T19:19:00Z">
                  <w:rPr>
                    <w:ins w:id="7240" w:author="Felix Pascal (felixpas)" w:date="2025-07-01T19:19:00Z"/>
                    <w:rFonts w:ascii="Calibri" w:hAnsi="Calibri" w:cs="Calibri"/>
                    <w:color w:val="000000"/>
                  </w:rPr>
                </w:rPrChange>
              </w:rPr>
              <w:pPrChange w:id="7241" w:author="Felix Pascal (felixpas)" w:date="2025-07-01T19:19:00Z">
                <w:pPr>
                  <w:jc w:val="right"/>
                </w:pPr>
              </w:pPrChange>
            </w:pPr>
            <w:ins w:id="7242" w:author="Felix Pascal (felixpas)" w:date="2025-07-01T19:19:00Z">
              <w:r w:rsidRPr="00C76A19">
                <w:rPr>
                  <w:rPrChange w:id="7243" w:author="Felix Pascal (felixpas)" w:date="2025-07-01T19:19:00Z">
                    <w:rPr>
                      <w:rFonts w:ascii="Calibri" w:hAnsi="Calibri" w:cs="Calibri"/>
                      <w:color w:val="000000"/>
                    </w:rPr>
                  </w:rPrChange>
                </w:rPr>
                <w:t>7.003207369</w:t>
              </w:r>
            </w:ins>
          </w:p>
        </w:tc>
        <w:tc>
          <w:tcPr>
            <w:tcW w:w="1696" w:type="dxa"/>
            <w:noWrap/>
            <w:hideMark/>
            <w:tcPrChange w:id="7244" w:author="Felix Pascal (felixpas)" w:date="2025-07-01T19:33:00Z">
              <w:tcPr>
                <w:tcW w:w="1387" w:type="dxa"/>
                <w:noWrap/>
                <w:hideMark/>
              </w:tcPr>
            </w:tcPrChange>
          </w:tcPr>
          <w:p w14:paraId="1D453B06" w14:textId="77777777" w:rsidR="00C76A19" w:rsidRPr="00C76A19" w:rsidRDefault="00C76A19" w:rsidP="00C76A19">
            <w:pPr>
              <w:rPr>
                <w:ins w:id="7245" w:author="Felix Pascal (felixpas)" w:date="2025-07-01T19:19:00Z"/>
                <w:rPrChange w:id="7246" w:author="Felix Pascal (felixpas)" w:date="2025-07-01T19:19:00Z">
                  <w:rPr>
                    <w:ins w:id="7247" w:author="Felix Pascal (felixpas)" w:date="2025-07-01T19:19:00Z"/>
                    <w:rFonts w:ascii="Calibri" w:hAnsi="Calibri" w:cs="Calibri"/>
                    <w:color w:val="000000"/>
                  </w:rPr>
                </w:rPrChange>
              </w:rPr>
              <w:pPrChange w:id="7248" w:author="Felix Pascal (felixpas)" w:date="2025-07-01T19:19:00Z">
                <w:pPr>
                  <w:jc w:val="right"/>
                </w:pPr>
              </w:pPrChange>
            </w:pPr>
            <w:ins w:id="7249" w:author="Felix Pascal (felixpas)" w:date="2025-07-01T19:19:00Z">
              <w:r w:rsidRPr="00C76A19">
                <w:rPr>
                  <w:rPrChange w:id="7250" w:author="Felix Pascal (felixpas)" w:date="2025-07-01T19:19:00Z">
                    <w:rPr>
                      <w:rFonts w:ascii="Calibri" w:hAnsi="Calibri" w:cs="Calibri"/>
                      <w:color w:val="000000"/>
                    </w:rPr>
                  </w:rPrChange>
                </w:rPr>
                <w:t>1.33836E-12</w:t>
              </w:r>
            </w:ins>
          </w:p>
        </w:tc>
        <w:tc>
          <w:tcPr>
            <w:tcW w:w="1418" w:type="dxa"/>
            <w:noWrap/>
            <w:hideMark/>
            <w:tcPrChange w:id="7251" w:author="Felix Pascal (felixpas)" w:date="2025-07-01T19:33:00Z">
              <w:tcPr>
                <w:tcW w:w="980" w:type="dxa"/>
                <w:noWrap/>
                <w:hideMark/>
              </w:tcPr>
            </w:tcPrChange>
          </w:tcPr>
          <w:p w14:paraId="03F61C97" w14:textId="77777777" w:rsidR="00C76A19" w:rsidRPr="00C76A19" w:rsidRDefault="00C76A19">
            <w:pPr>
              <w:rPr>
                <w:ins w:id="7252" w:author="Felix Pascal (felixpas)" w:date="2025-07-01T19:19:00Z"/>
                <w:rPrChange w:id="7253" w:author="Felix Pascal (felixpas)" w:date="2025-07-01T19:19:00Z">
                  <w:rPr>
                    <w:ins w:id="7254" w:author="Felix Pascal (felixpas)" w:date="2025-07-01T19:19:00Z"/>
                    <w:rFonts w:ascii="Calibri" w:hAnsi="Calibri" w:cs="Calibri"/>
                    <w:color w:val="000000"/>
                  </w:rPr>
                </w:rPrChange>
              </w:rPr>
            </w:pPr>
            <w:ins w:id="7255" w:author="Felix Pascal (felixpas)" w:date="2025-07-01T19:19:00Z">
              <w:r w:rsidRPr="00C76A19">
                <w:rPr>
                  <w:rPrChange w:id="7256" w:author="Felix Pascal (felixpas)" w:date="2025-07-01T19:19:00Z">
                    <w:rPr>
                      <w:rFonts w:ascii="Calibri" w:hAnsi="Calibri" w:cs="Calibri"/>
                      <w:color w:val="000000"/>
                    </w:rPr>
                  </w:rPrChange>
                </w:rPr>
                <w:t>increasing</w:t>
              </w:r>
            </w:ins>
          </w:p>
        </w:tc>
        <w:tc>
          <w:tcPr>
            <w:tcW w:w="850" w:type="dxa"/>
            <w:noWrap/>
            <w:hideMark/>
            <w:tcPrChange w:id="7257" w:author="Felix Pascal (felixpas)" w:date="2025-07-01T19:33:00Z">
              <w:tcPr>
                <w:tcW w:w="1280" w:type="dxa"/>
                <w:gridSpan w:val="2"/>
                <w:noWrap/>
                <w:hideMark/>
              </w:tcPr>
            </w:tcPrChange>
          </w:tcPr>
          <w:p w14:paraId="13B3844E" w14:textId="77777777" w:rsidR="00C76A19" w:rsidRPr="00C76A19" w:rsidRDefault="00C76A19" w:rsidP="00C76A19">
            <w:pPr>
              <w:rPr>
                <w:ins w:id="7258" w:author="Felix Pascal (felixpas)" w:date="2025-07-01T19:19:00Z"/>
                <w:rPrChange w:id="7259" w:author="Felix Pascal (felixpas)" w:date="2025-07-01T19:19:00Z">
                  <w:rPr>
                    <w:ins w:id="7260" w:author="Felix Pascal (felixpas)" w:date="2025-07-01T19:19:00Z"/>
                    <w:rFonts w:ascii="Calibri" w:hAnsi="Calibri" w:cs="Calibri"/>
                    <w:color w:val="000000"/>
                  </w:rPr>
                </w:rPrChange>
              </w:rPr>
              <w:pPrChange w:id="7261" w:author="Felix Pascal (felixpas)" w:date="2025-07-01T19:19:00Z">
                <w:pPr>
                  <w:jc w:val="right"/>
                </w:pPr>
              </w:pPrChange>
            </w:pPr>
            <w:ins w:id="7262" w:author="Felix Pascal (felixpas)" w:date="2025-07-01T19:19:00Z">
              <w:r w:rsidRPr="00C76A19">
                <w:rPr>
                  <w:rPrChange w:id="7263" w:author="Felix Pascal (felixpas)" w:date="2025-07-01T19:19:00Z">
                    <w:rPr>
                      <w:rFonts w:ascii="Calibri" w:hAnsi="Calibri" w:cs="Calibri"/>
                      <w:color w:val="000000"/>
                    </w:rPr>
                  </w:rPrChange>
                </w:rPr>
                <w:t>916</w:t>
              </w:r>
            </w:ins>
          </w:p>
        </w:tc>
      </w:tr>
      <w:tr w:rsidR="00C76A19" w:rsidRPr="00C76A19" w14:paraId="2E059C2D" w14:textId="77777777" w:rsidTr="00D247C6">
        <w:trPr>
          <w:trHeight w:val="288"/>
          <w:ins w:id="7264" w:author="Felix Pascal (felixpas)" w:date="2025-07-01T19:19:00Z"/>
          <w:trPrChange w:id="7265" w:author="Felix Pascal (felixpas)" w:date="2025-07-01T19:33:00Z">
            <w:trPr>
              <w:gridAfter w:val="0"/>
              <w:trHeight w:val="288"/>
            </w:trPr>
          </w:trPrChange>
        </w:trPr>
        <w:tc>
          <w:tcPr>
            <w:tcW w:w="3256" w:type="dxa"/>
            <w:noWrap/>
            <w:hideMark/>
            <w:tcPrChange w:id="7266" w:author="Felix Pascal (felixpas)" w:date="2025-07-01T19:33:00Z">
              <w:tcPr>
                <w:tcW w:w="2940" w:type="dxa"/>
                <w:noWrap/>
                <w:hideMark/>
              </w:tcPr>
            </w:tcPrChange>
          </w:tcPr>
          <w:p w14:paraId="1081FCD2" w14:textId="77777777" w:rsidR="00C76A19" w:rsidRPr="00C76A19" w:rsidRDefault="00C76A19">
            <w:pPr>
              <w:rPr>
                <w:ins w:id="7267" w:author="Felix Pascal (felixpas)" w:date="2025-07-01T19:19:00Z"/>
                <w:rPrChange w:id="7268" w:author="Felix Pascal (felixpas)" w:date="2025-07-01T19:19:00Z">
                  <w:rPr>
                    <w:ins w:id="7269" w:author="Felix Pascal (felixpas)" w:date="2025-07-01T19:19:00Z"/>
                    <w:rFonts w:ascii="Calibri" w:hAnsi="Calibri" w:cs="Calibri"/>
                    <w:color w:val="000000"/>
                  </w:rPr>
                </w:rPrChange>
              </w:rPr>
            </w:pPr>
            <w:ins w:id="7270" w:author="Felix Pascal (felixpas)" w:date="2025-07-01T19:19:00Z">
              <w:r w:rsidRPr="00C76A19">
                <w:rPr>
                  <w:rPrChange w:id="7271" w:author="Felix Pascal (felixpas)" w:date="2025-07-01T19:19:00Z">
                    <w:rPr>
                      <w:rFonts w:ascii="Calibri" w:hAnsi="Calibri" w:cs="Calibri"/>
                      <w:color w:val="000000"/>
                    </w:rPr>
                  </w:rPrChange>
                </w:rPr>
                <w:t>Senecio vulgaris</w:t>
              </w:r>
            </w:ins>
          </w:p>
        </w:tc>
        <w:tc>
          <w:tcPr>
            <w:tcW w:w="1706" w:type="dxa"/>
            <w:noWrap/>
            <w:hideMark/>
            <w:tcPrChange w:id="7272" w:author="Felix Pascal (felixpas)" w:date="2025-07-01T19:33:00Z">
              <w:tcPr>
                <w:tcW w:w="2480" w:type="dxa"/>
                <w:noWrap/>
                <w:hideMark/>
              </w:tcPr>
            </w:tcPrChange>
          </w:tcPr>
          <w:p w14:paraId="65CCC001" w14:textId="77777777" w:rsidR="00C76A19" w:rsidRPr="00C76A19" w:rsidRDefault="00C76A19" w:rsidP="00C76A19">
            <w:pPr>
              <w:rPr>
                <w:ins w:id="7273" w:author="Felix Pascal (felixpas)" w:date="2025-07-01T19:19:00Z"/>
                <w:rPrChange w:id="7274" w:author="Felix Pascal (felixpas)" w:date="2025-07-01T19:19:00Z">
                  <w:rPr>
                    <w:ins w:id="7275" w:author="Felix Pascal (felixpas)" w:date="2025-07-01T19:19:00Z"/>
                    <w:rFonts w:ascii="Calibri" w:hAnsi="Calibri" w:cs="Calibri"/>
                    <w:color w:val="000000"/>
                  </w:rPr>
                </w:rPrChange>
              </w:rPr>
              <w:pPrChange w:id="7276" w:author="Felix Pascal (felixpas)" w:date="2025-07-01T19:19:00Z">
                <w:pPr>
                  <w:jc w:val="right"/>
                </w:pPr>
              </w:pPrChange>
            </w:pPr>
            <w:ins w:id="7277" w:author="Felix Pascal (felixpas)" w:date="2025-07-01T19:19:00Z">
              <w:r w:rsidRPr="00C76A19">
                <w:rPr>
                  <w:rPrChange w:id="7278" w:author="Felix Pascal (felixpas)" w:date="2025-07-01T19:19:00Z">
                    <w:rPr>
                      <w:rFonts w:ascii="Calibri" w:hAnsi="Calibri" w:cs="Calibri"/>
                      <w:color w:val="000000"/>
                    </w:rPr>
                  </w:rPrChange>
                </w:rPr>
                <w:t>6.936275808</w:t>
              </w:r>
            </w:ins>
          </w:p>
        </w:tc>
        <w:tc>
          <w:tcPr>
            <w:tcW w:w="1696" w:type="dxa"/>
            <w:noWrap/>
            <w:hideMark/>
            <w:tcPrChange w:id="7279" w:author="Felix Pascal (felixpas)" w:date="2025-07-01T19:33:00Z">
              <w:tcPr>
                <w:tcW w:w="1300" w:type="dxa"/>
                <w:noWrap/>
                <w:hideMark/>
              </w:tcPr>
            </w:tcPrChange>
          </w:tcPr>
          <w:p w14:paraId="7AEEDDA5" w14:textId="77777777" w:rsidR="00C76A19" w:rsidRPr="00C76A19" w:rsidRDefault="00C76A19" w:rsidP="00C76A19">
            <w:pPr>
              <w:rPr>
                <w:ins w:id="7280" w:author="Felix Pascal (felixpas)" w:date="2025-07-01T19:19:00Z"/>
                <w:rPrChange w:id="7281" w:author="Felix Pascal (felixpas)" w:date="2025-07-01T19:19:00Z">
                  <w:rPr>
                    <w:ins w:id="7282" w:author="Felix Pascal (felixpas)" w:date="2025-07-01T19:19:00Z"/>
                    <w:rFonts w:ascii="Calibri" w:hAnsi="Calibri" w:cs="Calibri"/>
                    <w:color w:val="000000"/>
                  </w:rPr>
                </w:rPrChange>
              </w:rPr>
              <w:pPrChange w:id="7283" w:author="Felix Pascal (felixpas)" w:date="2025-07-01T19:19:00Z">
                <w:pPr>
                  <w:jc w:val="right"/>
                </w:pPr>
              </w:pPrChange>
            </w:pPr>
            <w:ins w:id="7284" w:author="Felix Pascal (felixpas)" w:date="2025-07-01T19:19:00Z">
              <w:r w:rsidRPr="00C76A19">
                <w:rPr>
                  <w:rPrChange w:id="7285" w:author="Felix Pascal (felixpas)" w:date="2025-07-01T19:19:00Z">
                    <w:rPr>
                      <w:rFonts w:ascii="Calibri" w:hAnsi="Calibri" w:cs="Calibri"/>
                      <w:color w:val="000000"/>
                    </w:rPr>
                  </w:rPrChange>
                </w:rPr>
                <w:t>0.009232722</w:t>
              </w:r>
            </w:ins>
          </w:p>
        </w:tc>
        <w:tc>
          <w:tcPr>
            <w:tcW w:w="1418" w:type="dxa"/>
            <w:noWrap/>
            <w:hideMark/>
            <w:tcPrChange w:id="7286" w:author="Felix Pascal (felixpas)" w:date="2025-07-01T19:33:00Z">
              <w:tcPr>
                <w:tcW w:w="980" w:type="dxa"/>
                <w:noWrap/>
                <w:hideMark/>
              </w:tcPr>
            </w:tcPrChange>
          </w:tcPr>
          <w:p w14:paraId="38BA09BD" w14:textId="77777777" w:rsidR="00C76A19" w:rsidRPr="00C76A19" w:rsidRDefault="00C76A19">
            <w:pPr>
              <w:rPr>
                <w:ins w:id="7287" w:author="Felix Pascal (felixpas)" w:date="2025-07-01T19:19:00Z"/>
                <w:rPrChange w:id="7288" w:author="Felix Pascal (felixpas)" w:date="2025-07-01T19:19:00Z">
                  <w:rPr>
                    <w:ins w:id="7289" w:author="Felix Pascal (felixpas)" w:date="2025-07-01T19:19:00Z"/>
                    <w:rFonts w:ascii="Calibri" w:hAnsi="Calibri" w:cs="Calibri"/>
                    <w:color w:val="000000"/>
                  </w:rPr>
                </w:rPrChange>
              </w:rPr>
            </w:pPr>
            <w:ins w:id="7290" w:author="Felix Pascal (felixpas)" w:date="2025-07-01T19:19:00Z">
              <w:r w:rsidRPr="00C76A19">
                <w:rPr>
                  <w:rPrChange w:id="7291" w:author="Felix Pascal (felixpas)" w:date="2025-07-01T19:19:00Z">
                    <w:rPr>
                      <w:rFonts w:ascii="Calibri" w:hAnsi="Calibri" w:cs="Calibri"/>
                      <w:color w:val="000000"/>
                    </w:rPr>
                  </w:rPrChange>
                </w:rPr>
                <w:t>increasing</w:t>
              </w:r>
            </w:ins>
          </w:p>
        </w:tc>
        <w:tc>
          <w:tcPr>
            <w:tcW w:w="850" w:type="dxa"/>
            <w:noWrap/>
            <w:hideMark/>
            <w:tcPrChange w:id="7292" w:author="Felix Pascal (felixpas)" w:date="2025-07-01T19:33:00Z">
              <w:tcPr>
                <w:tcW w:w="900" w:type="dxa"/>
                <w:noWrap/>
                <w:hideMark/>
              </w:tcPr>
            </w:tcPrChange>
          </w:tcPr>
          <w:p w14:paraId="541468CE" w14:textId="77777777" w:rsidR="00C76A19" w:rsidRPr="00C76A19" w:rsidRDefault="00C76A19" w:rsidP="00C76A19">
            <w:pPr>
              <w:rPr>
                <w:ins w:id="7293" w:author="Felix Pascal (felixpas)" w:date="2025-07-01T19:19:00Z"/>
                <w:rPrChange w:id="7294" w:author="Felix Pascal (felixpas)" w:date="2025-07-01T19:19:00Z">
                  <w:rPr>
                    <w:ins w:id="7295" w:author="Felix Pascal (felixpas)" w:date="2025-07-01T19:19:00Z"/>
                    <w:rFonts w:ascii="Calibri" w:hAnsi="Calibri" w:cs="Calibri"/>
                    <w:color w:val="000000"/>
                  </w:rPr>
                </w:rPrChange>
              </w:rPr>
              <w:pPrChange w:id="7296" w:author="Felix Pascal (felixpas)" w:date="2025-07-01T19:19:00Z">
                <w:pPr>
                  <w:jc w:val="right"/>
                </w:pPr>
              </w:pPrChange>
            </w:pPr>
            <w:ins w:id="7297" w:author="Felix Pascal (felixpas)" w:date="2025-07-01T19:19:00Z">
              <w:r w:rsidRPr="00C76A19">
                <w:rPr>
                  <w:rPrChange w:id="7298" w:author="Felix Pascal (felixpas)" w:date="2025-07-01T19:19:00Z">
                    <w:rPr>
                      <w:rFonts w:ascii="Calibri" w:hAnsi="Calibri" w:cs="Calibri"/>
                      <w:color w:val="000000"/>
                    </w:rPr>
                  </w:rPrChange>
                </w:rPr>
                <w:t>86</w:t>
              </w:r>
            </w:ins>
          </w:p>
        </w:tc>
      </w:tr>
      <w:tr w:rsidR="00D247C6" w:rsidRPr="00D247C6" w14:paraId="4D444DE9" w14:textId="77777777" w:rsidTr="00D247C6">
        <w:tblPrEx>
          <w:tblPrExChange w:id="7299" w:author="Felix Pascal (felixpas)" w:date="2025-07-01T19:33:00Z">
            <w:tblPrEx>
              <w:tblW w:w="9067" w:type="dxa"/>
            </w:tblPrEx>
          </w:tblPrExChange>
        </w:tblPrEx>
        <w:trPr>
          <w:trHeight w:val="288"/>
          <w:ins w:id="7300" w:author="Felix Pascal (felixpas)" w:date="2025-07-01T19:19:00Z"/>
          <w:trPrChange w:id="7301" w:author="Felix Pascal (felixpas)" w:date="2025-07-01T19:33:00Z">
            <w:trPr>
              <w:trHeight w:val="288"/>
            </w:trPr>
          </w:trPrChange>
        </w:trPr>
        <w:tc>
          <w:tcPr>
            <w:tcW w:w="3256" w:type="dxa"/>
            <w:noWrap/>
            <w:hideMark/>
            <w:tcPrChange w:id="7302" w:author="Felix Pascal (felixpas)" w:date="2025-07-01T19:33:00Z">
              <w:tcPr>
                <w:tcW w:w="2940" w:type="dxa"/>
                <w:noWrap/>
                <w:hideMark/>
              </w:tcPr>
            </w:tcPrChange>
          </w:tcPr>
          <w:p w14:paraId="28452F0F" w14:textId="77777777" w:rsidR="00C76A19" w:rsidRPr="00C76A19" w:rsidRDefault="00C76A19">
            <w:pPr>
              <w:rPr>
                <w:ins w:id="7303" w:author="Felix Pascal (felixpas)" w:date="2025-07-01T19:19:00Z"/>
                <w:rPrChange w:id="7304" w:author="Felix Pascal (felixpas)" w:date="2025-07-01T19:19:00Z">
                  <w:rPr>
                    <w:ins w:id="7305" w:author="Felix Pascal (felixpas)" w:date="2025-07-01T19:19:00Z"/>
                    <w:rFonts w:ascii="Calibri" w:hAnsi="Calibri" w:cs="Calibri"/>
                    <w:color w:val="000000"/>
                  </w:rPr>
                </w:rPrChange>
              </w:rPr>
            </w:pPr>
            <w:proofErr w:type="spellStart"/>
            <w:ins w:id="7306" w:author="Felix Pascal (felixpas)" w:date="2025-07-01T19:19:00Z">
              <w:r w:rsidRPr="00C76A19">
                <w:rPr>
                  <w:rPrChange w:id="7307" w:author="Felix Pascal (felixpas)" w:date="2025-07-01T19:19:00Z">
                    <w:rPr>
                      <w:rFonts w:ascii="Calibri" w:hAnsi="Calibri" w:cs="Calibri"/>
                      <w:color w:val="000000"/>
                    </w:rPr>
                  </w:rPrChange>
                </w:rPr>
                <w:t>Erophila</w:t>
              </w:r>
              <w:proofErr w:type="spellEnd"/>
              <w:r w:rsidRPr="00C76A19">
                <w:rPr>
                  <w:rPrChange w:id="7308" w:author="Felix Pascal (felixpas)" w:date="2025-07-01T19:19:00Z">
                    <w:rPr>
                      <w:rFonts w:ascii="Calibri" w:hAnsi="Calibri" w:cs="Calibri"/>
                      <w:color w:val="000000"/>
                    </w:rPr>
                  </w:rPrChange>
                </w:rPr>
                <w:t xml:space="preserve"> verna </w:t>
              </w:r>
              <w:proofErr w:type="spellStart"/>
              <w:r w:rsidRPr="00C76A19">
                <w:rPr>
                  <w:rPrChange w:id="7309" w:author="Felix Pascal (felixpas)" w:date="2025-07-01T19:19:00Z">
                    <w:rPr>
                      <w:rFonts w:ascii="Calibri" w:hAnsi="Calibri" w:cs="Calibri"/>
                      <w:color w:val="000000"/>
                    </w:rPr>
                  </w:rPrChange>
                </w:rPr>
                <w:t>aggr</w:t>
              </w:r>
              <w:proofErr w:type="spellEnd"/>
              <w:r w:rsidRPr="00C76A19">
                <w:rPr>
                  <w:rPrChange w:id="7310" w:author="Felix Pascal (felixpas)" w:date="2025-07-01T19:19:00Z">
                    <w:rPr>
                      <w:rFonts w:ascii="Calibri" w:hAnsi="Calibri" w:cs="Calibri"/>
                      <w:color w:val="000000"/>
                    </w:rPr>
                  </w:rPrChange>
                </w:rPr>
                <w:t>.</w:t>
              </w:r>
            </w:ins>
          </w:p>
        </w:tc>
        <w:tc>
          <w:tcPr>
            <w:tcW w:w="1706" w:type="dxa"/>
            <w:noWrap/>
            <w:hideMark/>
            <w:tcPrChange w:id="7311" w:author="Felix Pascal (felixpas)" w:date="2025-07-01T19:33:00Z">
              <w:tcPr>
                <w:tcW w:w="2480" w:type="dxa"/>
                <w:noWrap/>
                <w:hideMark/>
              </w:tcPr>
            </w:tcPrChange>
          </w:tcPr>
          <w:p w14:paraId="012B1B95" w14:textId="77777777" w:rsidR="00C76A19" w:rsidRPr="00C76A19" w:rsidRDefault="00C76A19" w:rsidP="00C76A19">
            <w:pPr>
              <w:rPr>
                <w:ins w:id="7312" w:author="Felix Pascal (felixpas)" w:date="2025-07-01T19:19:00Z"/>
                <w:rPrChange w:id="7313" w:author="Felix Pascal (felixpas)" w:date="2025-07-01T19:19:00Z">
                  <w:rPr>
                    <w:ins w:id="7314" w:author="Felix Pascal (felixpas)" w:date="2025-07-01T19:19:00Z"/>
                    <w:rFonts w:ascii="Calibri" w:hAnsi="Calibri" w:cs="Calibri"/>
                    <w:color w:val="000000"/>
                  </w:rPr>
                </w:rPrChange>
              </w:rPr>
              <w:pPrChange w:id="7315" w:author="Felix Pascal (felixpas)" w:date="2025-07-01T19:19:00Z">
                <w:pPr>
                  <w:jc w:val="right"/>
                </w:pPr>
              </w:pPrChange>
            </w:pPr>
            <w:ins w:id="7316" w:author="Felix Pascal (felixpas)" w:date="2025-07-01T19:19:00Z">
              <w:r w:rsidRPr="00C76A19">
                <w:rPr>
                  <w:rPrChange w:id="7317" w:author="Felix Pascal (felixpas)" w:date="2025-07-01T19:19:00Z">
                    <w:rPr>
                      <w:rFonts w:ascii="Calibri" w:hAnsi="Calibri" w:cs="Calibri"/>
                      <w:color w:val="000000"/>
                    </w:rPr>
                  </w:rPrChange>
                </w:rPr>
                <w:t>6.919432429</w:t>
              </w:r>
            </w:ins>
          </w:p>
        </w:tc>
        <w:tc>
          <w:tcPr>
            <w:tcW w:w="1696" w:type="dxa"/>
            <w:noWrap/>
            <w:hideMark/>
            <w:tcPrChange w:id="7318" w:author="Felix Pascal (felixpas)" w:date="2025-07-01T19:33:00Z">
              <w:tcPr>
                <w:tcW w:w="1387" w:type="dxa"/>
                <w:noWrap/>
                <w:hideMark/>
              </w:tcPr>
            </w:tcPrChange>
          </w:tcPr>
          <w:p w14:paraId="6DCDE164" w14:textId="77777777" w:rsidR="00C76A19" w:rsidRPr="00C76A19" w:rsidRDefault="00C76A19" w:rsidP="00C76A19">
            <w:pPr>
              <w:rPr>
                <w:ins w:id="7319" w:author="Felix Pascal (felixpas)" w:date="2025-07-01T19:19:00Z"/>
                <w:rPrChange w:id="7320" w:author="Felix Pascal (felixpas)" w:date="2025-07-01T19:19:00Z">
                  <w:rPr>
                    <w:ins w:id="7321" w:author="Felix Pascal (felixpas)" w:date="2025-07-01T19:19:00Z"/>
                    <w:rFonts w:ascii="Calibri" w:hAnsi="Calibri" w:cs="Calibri"/>
                    <w:color w:val="000000"/>
                  </w:rPr>
                </w:rPrChange>
              </w:rPr>
              <w:pPrChange w:id="7322" w:author="Felix Pascal (felixpas)" w:date="2025-07-01T19:19:00Z">
                <w:pPr>
                  <w:jc w:val="right"/>
                </w:pPr>
              </w:pPrChange>
            </w:pPr>
            <w:ins w:id="7323" w:author="Felix Pascal (felixpas)" w:date="2025-07-01T19:19:00Z">
              <w:r w:rsidRPr="00C76A19">
                <w:rPr>
                  <w:rPrChange w:id="7324" w:author="Felix Pascal (felixpas)" w:date="2025-07-01T19:19:00Z">
                    <w:rPr>
                      <w:rFonts w:ascii="Calibri" w:hAnsi="Calibri" w:cs="Calibri"/>
                      <w:color w:val="000000"/>
                    </w:rPr>
                  </w:rPrChange>
                </w:rPr>
                <w:t>0.040542302</w:t>
              </w:r>
            </w:ins>
          </w:p>
        </w:tc>
        <w:tc>
          <w:tcPr>
            <w:tcW w:w="1418" w:type="dxa"/>
            <w:noWrap/>
            <w:hideMark/>
            <w:tcPrChange w:id="7325" w:author="Felix Pascal (felixpas)" w:date="2025-07-01T19:33:00Z">
              <w:tcPr>
                <w:tcW w:w="980" w:type="dxa"/>
                <w:noWrap/>
                <w:hideMark/>
              </w:tcPr>
            </w:tcPrChange>
          </w:tcPr>
          <w:p w14:paraId="0E4CB75D" w14:textId="77777777" w:rsidR="00C76A19" w:rsidRPr="00C76A19" w:rsidRDefault="00C76A19">
            <w:pPr>
              <w:rPr>
                <w:ins w:id="7326" w:author="Felix Pascal (felixpas)" w:date="2025-07-01T19:19:00Z"/>
                <w:rPrChange w:id="7327" w:author="Felix Pascal (felixpas)" w:date="2025-07-01T19:19:00Z">
                  <w:rPr>
                    <w:ins w:id="7328" w:author="Felix Pascal (felixpas)" w:date="2025-07-01T19:19:00Z"/>
                    <w:rFonts w:ascii="Calibri" w:hAnsi="Calibri" w:cs="Calibri"/>
                    <w:color w:val="000000"/>
                  </w:rPr>
                </w:rPrChange>
              </w:rPr>
            </w:pPr>
            <w:ins w:id="7329" w:author="Felix Pascal (felixpas)" w:date="2025-07-01T19:19:00Z">
              <w:r w:rsidRPr="00C76A19">
                <w:rPr>
                  <w:rPrChange w:id="7330" w:author="Felix Pascal (felixpas)" w:date="2025-07-01T19:19:00Z">
                    <w:rPr>
                      <w:rFonts w:ascii="Calibri" w:hAnsi="Calibri" w:cs="Calibri"/>
                      <w:color w:val="000000"/>
                    </w:rPr>
                  </w:rPrChange>
                </w:rPr>
                <w:t>increasing</w:t>
              </w:r>
            </w:ins>
          </w:p>
        </w:tc>
        <w:tc>
          <w:tcPr>
            <w:tcW w:w="850" w:type="dxa"/>
            <w:noWrap/>
            <w:hideMark/>
            <w:tcPrChange w:id="7331" w:author="Felix Pascal (felixpas)" w:date="2025-07-01T19:33:00Z">
              <w:tcPr>
                <w:tcW w:w="1280" w:type="dxa"/>
                <w:gridSpan w:val="2"/>
                <w:noWrap/>
                <w:hideMark/>
              </w:tcPr>
            </w:tcPrChange>
          </w:tcPr>
          <w:p w14:paraId="3023175E" w14:textId="77777777" w:rsidR="00C76A19" w:rsidRPr="00C76A19" w:rsidRDefault="00C76A19" w:rsidP="00C76A19">
            <w:pPr>
              <w:rPr>
                <w:ins w:id="7332" w:author="Felix Pascal (felixpas)" w:date="2025-07-01T19:19:00Z"/>
                <w:rPrChange w:id="7333" w:author="Felix Pascal (felixpas)" w:date="2025-07-01T19:19:00Z">
                  <w:rPr>
                    <w:ins w:id="7334" w:author="Felix Pascal (felixpas)" w:date="2025-07-01T19:19:00Z"/>
                    <w:rFonts w:ascii="Calibri" w:hAnsi="Calibri" w:cs="Calibri"/>
                    <w:color w:val="000000"/>
                  </w:rPr>
                </w:rPrChange>
              </w:rPr>
              <w:pPrChange w:id="7335" w:author="Felix Pascal (felixpas)" w:date="2025-07-01T19:19:00Z">
                <w:pPr>
                  <w:jc w:val="right"/>
                </w:pPr>
              </w:pPrChange>
            </w:pPr>
            <w:ins w:id="7336" w:author="Felix Pascal (felixpas)" w:date="2025-07-01T19:19:00Z">
              <w:r w:rsidRPr="00C76A19">
                <w:rPr>
                  <w:rPrChange w:id="7337" w:author="Felix Pascal (felixpas)" w:date="2025-07-01T19:19:00Z">
                    <w:rPr>
                      <w:rFonts w:ascii="Calibri" w:hAnsi="Calibri" w:cs="Calibri"/>
                      <w:color w:val="000000"/>
                    </w:rPr>
                  </w:rPrChange>
                </w:rPr>
                <w:t>43</w:t>
              </w:r>
            </w:ins>
          </w:p>
        </w:tc>
      </w:tr>
      <w:tr w:rsidR="00C76A19" w:rsidRPr="00C76A19" w14:paraId="060630FB" w14:textId="77777777" w:rsidTr="00D247C6">
        <w:trPr>
          <w:trHeight w:val="288"/>
          <w:ins w:id="7338" w:author="Felix Pascal (felixpas)" w:date="2025-07-01T19:19:00Z"/>
          <w:trPrChange w:id="7339" w:author="Felix Pascal (felixpas)" w:date="2025-07-01T19:33:00Z">
            <w:trPr>
              <w:gridAfter w:val="0"/>
              <w:trHeight w:val="288"/>
            </w:trPr>
          </w:trPrChange>
        </w:trPr>
        <w:tc>
          <w:tcPr>
            <w:tcW w:w="3256" w:type="dxa"/>
            <w:noWrap/>
            <w:hideMark/>
            <w:tcPrChange w:id="7340" w:author="Felix Pascal (felixpas)" w:date="2025-07-01T19:33:00Z">
              <w:tcPr>
                <w:tcW w:w="2940" w:type="dxa"/>
                <w:noWrap/>
                <w:hideMark/>
              </w:tcPr>
            </w:tcPrChange>
          </w:tcPr>
          <w:p w14:paraId="506DB88A" w14:textId="77777777" w:rsidR="00C76A19" w:rsidRPr="00C76A19" w:rsidRDefault="00C76A19">
            <w:pPr>
              <w:rPr>
                <w:ins w:id="7341" w:author="Felix Pascal (felixpas)" w:date="2025-07-01T19:19:00Z"/>
                <w:rPrChange w:id="7342" w:author="Felix Pascal (felixpas)" w:date="2025-07-01T19:19:00Z">
                  <w:rPr>
                    <w:ins w:id="7343" w:author="Felix Pascal (felixpas)" w:date="2025-07-01T19:19:00Z"/>
                    <w:rFonts w:ascii="Calibri" w:hAnsi="Calibri" w:cs="Calibri"/>
                    <w:color w:val="000000"/>
                  </w:rPr>
                </w:rPrChange>
              </w:rPr>
            </w:pPr>
            <w:ins w:id="7344" w:author="Felix Pascal (felixpas)" w:date="2025-07-01T19:19:00Z">
              <w:r w:rsidRPr="00C76A19">
                <w:rPr>
                  <w:rPrChange w:id="7345" w:author="Felix Pascal (felixpas)" w:date="2025-07-01T19:19:00Z">
                    <w:rPr>
                      <w:rFonts w:ascii="Calibri" w:hAnsi="Calibri" w:cs="Calibri"/>
                      <w:color w:val="000000"/>
                    </w:rPr>
                  </w:rPrChange>
                </w:rPr>
                <w:t>Hedera helix</w:t>
              </w:r>
            </w:ins>
          </w:p>
        </w:tc>
        <w:tc>
          <w:tcPr>
            <w:tcW w:w="1706" w:type="dxa"/>
            <w:noWrap/>
            <w:hideMark/>
            <w:tcPrChange w:id="7346" w:author="Felix Pascal (felixpas)" w:date="2025-07-01T19:33:00Z">
              <w:tcPr>
                <w:tcW w:w="2480" w:type="dxa"/>
                <w:noWrap/>
                <w:hideMark/>
              </w:tcPr>
            </w:tcPrChange>
          </w:tcPr>
          <w:p w14:paraId="1C4D5842" w14:textId="77777777" w:rsidR="00C76A19" w:rsidRPr="00C76A19" w:rsidRDefault="00C76A19" w:rsidP="00C76A19">
            <w:pPr>
              <w:rPr>
                <w:ins w:id="7347" w:author="Felix Pascal (felixpas)" w:date="2025-07-01T19:19:00Z"/>
                <w:rPrChange w:id="7348" w:author="Felix Pascal (felixpas)" w:date="2025-07-01T19:19:00Z">
                  <w:rPr>
                    <w:ins w:id="7349" w:author="Felix Pascal (felixpas)" w:date="2025-07-01T19:19:00Z"/>
                    <w:rFonts w:ascii="Calibri" w:hAnsi="Calibri" w:cs="Calibri"/>
                    <w:color w:val="000000"/>
                  </w:rPr>
                </w:rPrChange>
              </w:rPr>
              <w:pPrChange w:id="7350" w:author="Felix Pascal (felixpas)" w:date="2025-07-01T19:19:00Z">
                <w:pPr>
                  <w:jc w:val="right"/>
                </w:pPr>
              </w:pPrChange>
            </w:pPr>
            <w:ins w:id="7351" w:author="Felix Pascal (felixpas)" w:date="2025-07-01T19:19:00Z">
              <w:r w:rsidRPr="00C76A19">
                <w:rPr>
                  <w:rPrChange w:id="7352" w:author="Felix Pascal (felixpas)" w:date="2025-07-01T19:19:00Z">
                    <w:rPr>
                      <w:rFonts w:ascii="Calibri" w:hAnsi="Calibri" w:cs="Calibri"/>
                      <w:color w:val="000000"/>
                    </w:rPr>
                  </w:rPrChange>
                </w:rPr>
                <w:t>6.770998735</w:t>
              </w:r>
            </w:ins>
          </w:p>
        </w:tc>
        <w:tc>
          <w:tcPr>
            <w:tcW w:w="1696" w:type="dxa"/>
            <w:noWrap/>
            <w:hideMark/>
            <w:tcPrChange w:id="7353" w:author="Felix Pascal (felixpas)" w:date="2025-07-01T19:33:00Z">
              <w:tcPr>
                <w:tcW w:w="1300" w:type="dxa"/>
                <w:noWrap/>
                <w:hideMark/>
              </w:tcPr>
            </w:tcPrChange>
          </w:tcPr>
          <w:p w14:paraId="5E3F9273" w14:textId="77777777" w:rsidR="00C76A19" w:rsidRPr="00C76A19" w:rsidRDefault="00C76A19" w:rsidP="00C76A19">
            <w:pPr>
              <w:rPr>
                <w:ins w:id="7354" w:author="Felix Pascal (felixpas)" w:date="2025-07-01T19:19:00Z"/>
                <w:rPrChange w:id="7355" w:author="Felix Pascal (felixpas)" w:date="2025-07-01T19:19:00Z">
                  <w:rPr>
                    <w:ins w:id="7356" w:author="Felix Pascal (felixpas)" w:date="2025-07-01T19:19:00Z"/>
                    <w:rFonts w:ascii="Calibri" w:hAnsi="Calibri" w:cs="Calibri"/>
                    <w:color w:val="000000"/>
                  </w:rPr>
                </w:rPrChange>
              </w:rPr>
              <w:pPrChange w:id="7357" w:author="Felix Pascal (felixpas)" w:date="2025-07-01T19:19:00Z">
                <w:pPr>
                  <w:jc w:val="right"/>
                </w:pPr>
              </w:pPrChange>
            </w:pPr>
            <w:ins w:id="7358" w:author="Felix Pascal (felixpas)" w:date="2025-07-01T19:19:00Z">
              <w:r w:rsidRPr="00C76A19">
                <w:rPr>
                  <w:rPrChange w:id="7359" w:author="Felix Pascal (felixpas)" w:date="2025-07-01T19:19:00Z">
                    <w:rPr>
                      <w:rFonts w:ascii="Calibri" w:hAnsi="Calibri" w:cs="Calibri"/>
                      <w:color w:val="000000"/>
                    </w:rPr>
                  </w:rPrChange>
                </w:rPr>
                <w:t>8.23081E-05</w:t>
              </w:r>
            </w:ins>
          </w:p>
        </w:tc>
        <w:tc>
          <w:tcPr>
            <w:tcW w:w="1418" w:type="dxa"/>
            <w:noWrap/>
            <w:hideMark/>
            <w:tcPrChange w:id="7360" w:author="Felix Pascal (felixpas)" w:date="2025-07-01T19:33:00Z">
              <w:tcPr>
                <w:tcW w:w="980" w:type="dxa"/>
                <w:noWrap/>
                <w:hideMark/>
              </w:tcPr>
            </w:tcPrChange>
          </w:tcPr>
          <w:p w14:paraId="47E221A4" w14:textId="77777777" w:rsidR="00C76A19" w:rsidRPr="00C76A19" w:rsidRDefault="00C76A19">
            <w:pPr>
              <w:rPr>
                <w:ins w:id="7361" w:author="Felix Pascal (felixpas)" w:date="2025-07-01T19:19:00Z"/>
                <w:rPrChange w:id="7362" w:author="Felix Pascal (felixpas)" w:date="2025-07-01T19:19:00Z">
                  <w:rPr>
                    <w:ins w:id="7363" w:author="Felix Pascal (felixpas)" w:date="2025-07-01T19:19:00Z"/>
                    <w:rFonts w:ascii="Calibri" w:hAnsi="Calibri" w:cs="Calibri"/>
                    <w:color w:val="000000"/>
                  </w:rPr>
                </w:rPrChange>
              </w:rPr>
            </w:pPr>
            <w:ins w:id="7364" w:author="Felix Pascal (felixpas)" w:date="2025-07-01T19:19:00Z">
              <w:r w:rsidRPr="00C76A19">
                <w:rPr>
                  <w:rPrChange w:id="7365" w:author="Felix Pascal (felixpas)" w:date="2025-07-01T19:19:00Z">
                    <w:rPr>
                      <w:rFonts w:ascii="Calibri" w:hAnsi="Calibri" w:cs="Calibri"/>
                      <w:color w:val="000000"/>
                    </w:rPr>
                  </w:rPrChange>
                </w:rPr>
                <w:t>increasing</w:t>
              </w:r>
            </w:ins>
          </w:p>
        </w:tc>
        <w:tc>
          <w:tcPr>
            <w:tcW w:w="850" w:type="dxa"/>
            <w:noWrap/>
            <w:hideMark/>
            <w:tcPrChange w:id="7366" w:author="Felix Pascal (felixpas)" w:date="2025-07-01T19:33:00Z">
              <w:tcPr>
                <w:tcW w:w="900" w:type="dxa"/>
                <w:noWrap/>
                <w:hideMark/>
              </w:tcPr>
            </w:tcPrChange>
          </w:tcPr>
          <w:p w14:paraId="49315E94" w14:textId="77777777" w:rsidR="00C76A19" w:rsidRPr="00C76A19" w:rsidRDefault="00C76A19" w:rsidP="00C76A19">
            <w:pPr>
              <w:rPr>
                <w:ins w:id="7367" w:author="Felix Pascal (felixpas)" w:date="2025-07-01T19:19:00Z"/>
                <w:rPrChange w:id="7368" w:author="Felix Pascal (felixpas)" w:date="2025-07-01T19:19:00Z">
                  <w:rPr>
                    <w:ins w:id="7369" w:author="Felix Pascal (felixpas)" w:date="2025-07-01T19:19:00Z"/>
                    <w:rFonts w:ascii="Calibri" w:hAnsi="Calibri" w:cs="Calibri"/>
                    <w:color w:val="000000"/>
                  </w:rPr>
                </w:rPrChange>
              </w:rPr>
              <w:pPrChange w:id="7370" w:author="Felix Pascal (felixpas)" w:date="2025-07-01T19:19:00Z">
                <w:pPr>
                  <w:jc w:val="right"/>
                </w:pPr>
              </w:pPrChange>
            </w:pPr>
            <w:ins w:id="7371" w:author="Felix Pascal (felixpas)" w:date="2025-07-01T19:19:00Z">
              <w:r w:rsidRPr="00C76A19">
                <w:rPr>
                  <w:rPrChange w:id="7372" w:author="Felix Pascal (felixpas)" w:date="2025-07-01T19:19:00Z">
                    <w:rPr>
                      <w:rFonts w:ascii="Calibri" w:hAnsi="Calibri" w:cs="Calibri"/>
                      <w:color w:val="000000"/>
                    </w:rPr>
                  </w:rPrChange>
                </w:rPr>
                <w:t>668</w:t>
              </w:r>
            </w:ins>
          </w:p>
        </w:tc>
      </w:tr>
      <w:tr w:rsidR="00D247C6" w:rsidRPr="00D247C6" w14:paraId="1FA83356" w14:textId="77777777" w:rsidTr="00D247C6">
        <w:tblPrEx>
          <w:tblPrExChange w:id="7373" w:author="Felix Pascal (felixpas)" w:date="2025-07-01T19:33:00Z">
            <w:tblPrEx>
              <w:tblW w:w="9067" w:type="dxa"/>
            </w:tblPrEx>
          </w:tblPrExChange>
        </w:tblPrEx>
        <w:trPr>
          <w:trHeight w:val="288"/>
          <w:ins w:id="7374" w:author="Felix Pascal (felixpas)" w:date="2025-07-01T19:19:00Z"/>
          <w:trPrChange w:id="7375" w:author="Felix Pascal (felixpas)" w:date="2025-07-01T19:33:00Z">
            <w:trPr>
              <w:trHeight w:val="288"/>
            </w:trPr>
          </w:trPrChange>
        </w:trPr>
        <w:tc>
          <w:tcPr>
            <w:tcW w:w="3256" w:type="dxa"/>
            <w:noWrap/>
            <w:hideMark/>
            <w:tcPrChange w:id="7376" w:author="Felix Pascal (felixpas)" w:date="2025-07-01T19:33:00Z">
              <w:tcPr>
                <w:tcW w:w="2940" w:type="dxa"/>
                <w:noWrap/>
                <w:hideMark/>
              </w:tcPr>
            </w:tcPrChange>
          </w:tcPr>
          <w:p w14:paraId="3691BF29" w14:textId="77777777" w:rsidR="00C76A19" w:rsidRPr="00C76A19" w:rsidRDefault="00C76A19">
            <w:pPr>
              <w:rPr>
                <w:ins w:id="7377" w:author="Felix Pascal (felixpas)" w:date="2025-07-01T19:19:00Z"/>
                <w:rPrChange w:id="7378" w:author="Felix Pascal (felixpas)" w:date="2025-07-01T19:19:00Z">
                  <w:rPr>
                    <w:ins w:id="7379" w:author="Felix Pascal (felixpas)" w:date="2025-07-01T19:19:00Z"/>
                    <w:rFonts w:ascii="Calibri" w:hAnsi="Calibri" w:cs="Calibri"/>
                    <w:color w:val="000000"/>
                  </w:rPr>
                </w:rPrChange>
              </w:rPr>
            </w:pPr>
            <w:ins w:id="7380" w:author="Felix Pascal (felixpas)" w:date="2025-07-01T19:19:00Z">
              <w:r w:rsidRPr="00C76A19">
                <w:rPr>
                  <w:rPrChange w:id="7381" w:author="Felix Pascal (felixpas)" w:date="2025-07-01T19:19:00Z">
                    <w:rPr>
                      <w:rFonts w:ascii="Calibri" w:hAnsi="Calibri" w:cs="Calibri"/>
                      <w:color w:val="000000"/>
                    </w:rPr>
                  </w:rPrChange>
                </w:rPr>
                <w:t>Epilobium parviflorum</w:t>
              </w:r>
            </w:ins>
          </w:p>
        </w:tc>
        <w:tc>
          <w:tcPr>
            <w:tcW w:w="1706" w:type="dxa"/>
            <w:noWrap/>
            <w:hideMark/>
            <w:tcPrChange w:id="7382" w:author="Felix Pascal (felixpas)" w:date="2025-07-01T19:33:00Z">
              <w:tcPr>
                <w:tcW w:w="2480" w:type="dxa"/>
                <w:noWrap/>
                <w:hideMark/>
              </w:tcPr>
            </w:tcPrChange>
          </w:tcPr>
          <w:p w14:paraId="105F67A8" w14:textId="77777777" w:rsidR="00C76A19" w:rsidRPr="00C76A19" w:rsidRDefault="00C76A19" w:rsidP="00C76A19">
            <w:pPr>
              <w:rPr>
                <w:ins w:id="7383" w:author="Felix Pascal (felixpas)" w:date="2025-07-01T19:19:00Z"/>
                <w:rPrChange w:id="7384" w:author="Felix Pascal (felixpas)" w:date="2025-07-01T19:19:00Z">
                  <w:rPr>
                    <w:ins w:id="7385" w:author="Felix Pascal (felixpas)" w:date="2025-07-01T19:19:00Z"/>
                    <w:rFonts w:ascii="Calibri" w:hAnsi="Calibri" w:cs="Calibri"/>
                    <w:color w:val="000000"/>
                  </w:rPr>
                </w:rPrChange>
              </w:rPr>
              <w:pPrChange w:id="7386" w:author="Felix Pascal (felixpas)" w:date="2025-07-01T19:19:00Z">
                <w:pPr>
                  <w:jc w:val="right"/>
                </w:pPr>
              </w:pPrChange>
            </w:pPr>
            <w:ins w:id="7387" w:author="Felix Pascal (felixpas)" w:date="2025-07-01T19:19:00Z">
              <w:r w:rsidRPr="00C76A19">
                <w:rPr>
                  <w:rPrChange w:id="7388" w:author="Felix Pascal (felixpas)" w:date="2025-07-01T19:19:00Z">
                    <w:rPr>
                      <w:rFonts w:ascii="Calibri" w:hAnsi="Calibri" w:cs="Calibri"/>
                      <w:color w:val="000000"/>
                    </w:rPr>
                  </w:rPrChange>
                </w:rPr>
                <w:t>6.750960603</w:t>
              </w:r>
            </w:ins>
          </w:p>
        </w:tc>
        <w:tc>
          <w:tcPr>
            <w:tcW w:w="1696" w:type="dxa"/>
            <w:noWrap/>
            <w:hideMark/>
            <w:tcPrChange w:id="7389" w:author="Felix Pascal (felixpas)" w:date="2025-07-01T19:33:00Z">
              <w:tcPr>
                <w:tcW w:w="1387" w:type="dxa"/>
                <w:noWrap/>
                <w:hideMark/>
              </w:tcPr>
            </w:tcPrChange>
          </w:tcPr>
          <w:p w14:paraId="371850C1" w14:textId="77777777" w:rsidR="00C76A19" w:rsidRPr="00C76A19" w:rsidRDefault="00C76A19" w:rsidP="00C76A19">
            <w:pPr>
              <w:rPr>
                <w:ins w:id="7390" w:author="Felix Pascal (felixpas)" w:date="2025-07-01T19:19:00Z"/>
                <w:rPrChange w:id="7391" w:author="Felix Pascal (felixpas)" w:date="2025-07-01T19:19:00Z">
                  <w:rPr>
                    <w:ins w:id="7392" w:author="Felix Pascal (felixpas)" w:date="2025-07-01T19:19:00Z"/>
                    <w:rFonts w:ascii="Calibri" w:hAnsi="Calibri" w:cs="Calibri"/>
                    <w:color w:val="000000"/>
                  </w:rPr>
                </w:rPrChange>
              </w:rPr>
              <w:pPrChange w:id="7393" w:author="Felix Pascal (felixpas)" w:date="2025-07-01T19:19:00Z">
                <w:pPr>
                  <w:jc w:val="right"/>
                </w:pPr>
              </w:pPrChange>
            </w:pPr>
            <w:ins w:id="7394" w:author="Felix Pascal (felixpas)" w:date="2025-07-01T19:19:00Z">
              <w:r w:rsidRPr="00C76A19">
                <w:rPr>
                  <w:rPrChange w:id="7395" w:author="Felix Pascal (felixpas)" w:date="2025-07-01T19:19:00Z">
                    <w:rPr>
                      <w:rFonts w:ascii="Calibri" w:hAnsi="Calibri" w:cs="Calibri"/>
                      <w:color w:val="000000"/>
                    </w:rPr>
                  </w:rPrChange>
                </w:rPr>
                <w:t>0.02273572</w:t>
              </w:r>
            </w:ins>
          </w:p>
        </w:tc>
        <w:tc>
          <w:tcPr>
            <w:tcW w:w="1418" w:type="dxa"/>
            <w:noWrap/>
            <w:hideMark/>
            <w:tcPrChange w:id="7396" w:author="Felix Pascal (felixpas)" w:date="2025-07-01T19:33:00Z">
              <w:tcPr>
                <w:tcW w:w="980" w:type="dxa"/>
                <w:noWrap/>
                <w:hideMark/>
              </w:tcPr>
            </w:tcPrChange>
          </w:tcPr>
          <w:p w14:paraId="3ADEC2D9" w14:textId="77777777" w:rsidR="00C76A19" w:rsidRPr="00C76A19" w:rsidRDefault="00C76A19">
            <w:pPr>
              <w:rPr>
                <w:ins w:id="7397" w:author="Felix Pascal (felixpas)" w:date="2025-07-01T19:19:00Z"/>
                <w:rPrChange w:id="7398" w:author="Felix Pascal (felixpas)" w:date="2025-07-01T19:19:00Z">
                  <w:rPr>
                    <w:ins w:id="7399" w:author="Felix Pascal (felixpas)" w:date="2025-07-01T19:19:00Z"/>
                    <w:rFonts w:ascii="Calibri" w:hAnsi="Calibri" w:cs="Calibri"/>
                    <w:color w:val="000000"/>
                  </w:rPr>
                </w:rPrChange>
              </w:rPr>
            </w:pPr>
            <w:ins w:id="7400" w:author="Felix Pascal (felixpas)" w:date="2025-07-01T19:19:00Z">
              <w:r w:rsidRPr="00C76A19">
                <w:rPr>
                  <w:rPrChange w:id="7401" w:author="Felix Pascal (felixpas)" w:date="2025-07-01T19:19:00Z">
                    <w:rPr>
                      <w:rFonts w:ascii="Calibri" w:hAnsi="Calibri" w:cs="Calibri"/>
                      <w:color w:val="000000"/>
                    </w:rPr>
                  </w:rPrChange>
                </w:rPr>
                <w:t>increasing</w:t>
              </w:r>
            </w:ins>
          </w:p>
        </w:tc>
        <w:tc>
          <w:tcPr>
            <w:tcW w:w="850" w:type="dxa"/>
            <w:noWrap/>
            <w:hideMark/>
            <w:tcPrChange w:id="7402" w:author="Felix Pascal (felixpas)" w:date="2025-07-01T19:33:00Z">
              <w:tcPr>
                <w:tcW w:w="1280" w:type="dxa"/>
                <w:gridSpan w:val="2"/>
                <w:noWrap/>
                <w:hideMark/>
              </w:tcPr>
            </w:tcPrChange>
          </w:tcPr>
          <w:p w14:paraId="0EE5C44B" w14:textId="77777777" w:rsidR="00C76A19" w:rsidRPr="00C76A19" w:rsidRDefault="00C76A19" w:rsidP="00C76A19">
            <w:pPr>
              <w:rPr>
                <w:ins w:id="7403" w:author="Felix Pascal (felixpas)" w:date="2025-07-01T19:19:00Z"/>
                <w:rPrChange w:id="7404" w:author="Felix Pascal (felixpas)" w:date="2025-07-01T19:19:00Z">
                  <w:rPr>
                    <w:ins w:id="7405" w:author="Felix Pascal (felixpas)" w:date="2025-07-01T19:19:00Z"/>
                    <w:rFonts w:ascii="Calibri" w:hAnsi="Calibri" w:cs="Calibri"/>
                    <w:color w:val="000000"/>
                  </w:rPr>
                </w:rPrChange>
              </w:rPr>
              <w:pPrChange w:id="7406" w:author="Felix Pascal (felixpas)" w:date="2025-07-01T19:19:00Z">
                <w:pPr>
                  <w:jc w:val="right"/>
                </w:pPr>
              </w:pPrChange>
            </w:pPr>
            <w:ins w:id="7407" w:author="Felix Pascal (felixpas)" w:date="2025-07-01T19:19:00Z">
              <w:r w:rsidRPr="00C76A19">
                <w:rPr>
                  <w:rPrChange w:id="7408" w:author="Felix Pascal (felixpas)" w:date="2025-07-01T19:19:00Z">
                    <w:rPr>
                      <w:rFonts w:ascii="Calibri" w:hAnsi="Calibri" w:cs="Calibri"/>
                      <w:color w:val="000000"/>
                    </w:rPr>
                  </w:rPrChange>
                </w:rPr>
                <w:t>48</w:t>
              </w:r>
            </w:ins>
          </w:p>
        </w:tc>
      </w:tr>
      <w:tr w:rsidR="00C76A19" w:rsidRPr="00C76A19" w14:paraId="22004C82" w14:textId="77777777" w:rsidTr="00D247C6">
        <w:trPr>
          <w:trHeight w:val="288"/>
          <w:ins w:id="7409" w:author="Felix Pascal (felixpas)" w:date="2025-07-01T19:19:00Z"/>
          <w:trPrChange w:id="7410" w:author="Felix Pascal (felixpas)" w:date="2025-07-01T19:33:00Z">
            <w:trPr>
              <w:gridAfter w:val="0"/>
              <w:trHeight w:val="288"/>
            </w:trPr>
          </w:trPrChange>
        </w:trPr>
        <w:tc>
          <w:tcPr>
            <w:tcW w:w="3256" w:type="dxa"/>
            <w:noWrap/>
            <w:hideMark/>
            <w:tcPrChange w:id="7411" w:author="Felix Pascal (felixpas)" w:date="2025-07-01T19:33:00Z">
              <w:tcPr>
                <w:tcW w:w="2940" w:type="dxa"/>
                <w:noWrap/>
                <w:hideMark/>
              </w:tcPr>
            </w:tcPrChange>
          </w:tcPr>
          <w:p w14:paraId="12C625AA" w14:textId="77777777" w:rsidR="00C76A19" w:rsidRPr="00C76A19" w:rsidRDefault="00C76A19">
            <w:pPr>
              <w:rPr>
                <w:ins w:id="7412" w:author="Felix Pascal (felixpas)" w:date="2025-07-01T19:19:00Z"/>
                <w:rPrChange w:id="7413" w:author="Felix Pascal (felixpas)" w:date="2025-07-01T19:19:00Z">
                  <w:rPr>
                    <w:ins w:id="7414" w:author="Felix Pascal (felixpas)" w:date="2025-07-01T19:19:00Z"/>
                    <w:rFonts w:ascii="Calibri" w:hAnsi="Calibri" w:cs="Calibri"/>
                    <w:color w:val="000000"/>
                  </w:rPr>
                </w:rPrChange>
              </w:rPr>
            </w:pPr>
            <w:proofErr w:type="spellStart"/>
            <w:ins w:id="7415" w:author="Felix Pascal (felixpas)" w:date="2025-07-01T19:19:00Z">
              <w:r w:rsidRPr="00C76A19">
                <w:rPr>
                  <w:rPrChange w:id="7416" w:author="Felix Pascal (felixpas)" w:date="2025-07-01T19:19:00Z">
                    <w:rPr>
                      <w:rFonts w:ascii="Calibri" w:hAnsi="Calibri" w:cs="Calibri"/>
                      <w:color w:val="000000"/>
                    </w:rPr>
                  </w:rPrChange>
                </w:rPr>
                <w:t>Soldanella</w:t>
              </w:r>
              <w:proofErr w:type="spellEnd"/>
              <w:r w:rsidRPr="00C76A19">
                <w:rPr>
                  <w:rPrChange w:id="7417" w:author="Felix Pascal (felixpas)" w:date="2025-07-01T19:19:00Z">
                    <w:rPr>
                      <w:rFonts w:ascii="Calibri" w:hAnsi="Calibri" w:cs="Calibri"/>
                      <w:color w:val="000000"/>
                    </w:rPr>
                  </w:rPrChange>
                </w:rPr>
                <w:t xml:space="preserve"> </w:t>
              </w:r>
              <w:proofErr w:type="spellStart"/>
              <w:r w:rsidRPr="00C76A19">
                <w:rPr>
                  <w:rPrChange w:id="7418" w:author="Felix Pascal (felixpas)" w:date="2025-07-01T19:19:00Z">
                    <w:rPr>
                      <w:rFonts w:ascii="Calibri" w:hAnsi="Calibri" w:cs="Calibri"/>
                      <w:color w:val="000000"/>
                    </w:rPr>
                  </w:rPrChange>
                </w:rPr>
                <w:t>pusilla</w:t>
              </w:r>
              <w:proofErr w:type="spellEnd"/>
            </w:ins>
          </w:p>
        </w:tc>
        <w:tc>
          <w:tcPr>
            <w:tcW w:w="1706" w:type="dxa"/>
            <w:noWrap/>
            <w:hideMark/>
            <w:tcPrChange w:id="7419" w:author="Felix Pascal (felixpas)" w:date="2025-07-01T19:33:00Z">
              <w:tcPr>
                <w:tcW w:w="2480" w:type="dxa"/>
                <w:noWrap/>
                <w:hideMark/>
              </w:tcPr>
            </w:tcPrChange>
          </w:tcPr>
          <w:p w14:paraId="569F9FCE" w14:textId="77777777" w:rsidR="00C76A19" w:rsidRPr="00C76A19" w:rsidRDefault="00C76A19" w:rsidP="00C76A19">
            <w:pPr>
              <w:rPr>
                <w:ins w:id="7420" w:author="Felix Pascal (felixpas)" w:date="2025-07-01T19:19:00Z"/>
                <w:rPrChange w:id="7421" w:author="Felix Pascal (felixpas)" w:date="2025-07-01T19:19:00Z">
                  <w:rPr>
                    <w:ins w:id="7422" w:author="Felix Pascal (felixpas)" w:date="2025-07-01T19:19:00Z"/>
                    <w:rFonts w:ascii="Calibri" w:hAnsi="Calibri" w:cs="Calibri"/>
                    <w:color w:val="000000"/>
                  </w:rPr>
                </w:rPrChange>
              </w:rPr>
              <w:pPrChange w:id="7423" w:author="Felix Pascal (felixpas)" w:date="2025-07-01T19:19:00Z">
                <w:pPr>
                  <w:jc w:val="right"/>
                </w:pPr>
              </w:pPrChange>
            </w:pPr>
            <w:ins w:id="7424" w:author="Felix Pascal (felixpas)" w:date="2025-07-01T19:19:00Z">
              <w:r w:rsidRPr="00C76A19">
                <w:rPr>
                  <w:rPrChange w:id="7425" w:author="Felix Pascal (felixpas)" w:date="2025-07-01T19:19:00Z">
                    <w:rPr>
                      <w:rFonts w:ascii="Calibri" w:hAnsi="Calibri" w:cs="Calibri"/>
                      <w:color w:val="000000"/>
                    </w:rPr>
                  </w:rPrChange>
                </w:rPr>
                <w:t>6.539241137</w:t>
              </w:r>
            </w:ins>
          </w:p>
        </w:tc>
        <w:tc>
          <w:tcPr>
            <w:tcW w:w="1696" w:type="dxa"/>
            <w:noWrap/>
            <w:hideMark/>
            <w:tcPrChange w:id="7426" w:author="Felix Pascal (felixpas)" w:date="2025-07-01T19:33:00Z">
              <w:tcPr>
                <w:tcW w:w="1300" w:type="dxa"/>
                <w:noWrap/>
                <w:hideMark/>
              </w:tcPr>
            </w:tcPrChange>
          </w:tcPr>
          <w:p w14:paraId="44C292C1" w14:textId="77777777" w:rsidR="00C76A19" w:rsidRPr="00C76A19" w:rsidRDefault="00C76A19" w:rsidP="00C76A19">
            <w:pPr>
              <w:rPr>
                <w:ins w:id="7427" w:author="Felix Pascal (felixpas)" w:date="2025-07-01T19:19:00Z"/>
                <w:rPrChange w:id="7428" w:author="Felix Pascal (felixpas)" w:date="2025-07-01T19:19:00Z">
                  <w:rPr>
                    <w:ins w:id="7429" w:author="Felix Pascal (felixpas)" w:date="2025-07-01T19:19:00Z"/>
                    <w:rFonts w:ascii="Calibri" w:hAnsi="Calibri" w:cs="Calibri"/>
                    <w:color w:val="000000"/>
                  </w:rPr>
                </w:rPrChange>
              </w:rPr>
              <w:pPrChange w:id="7430" w:author="Felix Pascal (felixpas)" w:date="2025-07-01T19:19:00Z">
                <w:pPr>
                  <w:jc w:val="right"/>
                </w:pPr>
              </w:pPrChange>
            </w:pPr>
            <w:ins w:id="7431" w:author="Felix Pascal (felixpas)" w:date="2025-07-01T19:19:00Z">
              <w:r w:rsidRPr="00C76A19">
                <w:rPr>
                  <w:rPrChange w:id="7432" w:author="Felix Pascal (felixpas)" w:date="2025-07-01T19:19:00Z">
                    <w:rPr>
                      <w:rFonts w:ascii="Calibri" w:hAnsi="Calibri" w:cs="Calibri"/>
                      <w:color w:val="000000"/>
                    </w:rPr>
                  </w:rPrChange>
                </w:rPr>
                <w:t>0.002579402</w:t>
              </w:r>
            </w:ins>
          </w:p>
        </w:tc>
        <w:tc>
          <w:tcPr>
            <w:tcW w:w="1418" w:type="dxa"/>
            <w:noWrap/>
            <w:hideMark/>
            <w:tcPrChange w:id="7433" w:author="Felix Pascal (felixpas)" w:date="2025-07-01T19:33:00Z">
              <w:tcPr>
                <w:tcW w:w="980" w:type="dxa"/>
                <w:noWrap/>
                <w:hideMark/>
              </w:tcPr>
            </w:tcPrChange>
          </w:tcPr>
          <w:p w14:paraId="7784C5AF" w14:textId="77777777" w:rsidR="00C76A19" w:rsidRPr="00C76A19" w:rsidRDefault="00C76A19">
            <w:pPr>
              <w:rPr>
                <w:ins w:id="7434" w:author="Felix Pascal (felixpas)" w:date="2025-07-01T19:19:00Z"/>
                <w:rPrChange w:id="7435" w:author="Felix Pascal (felixpas)" w:date="2025-07-01T19:19:00Z">
                  <w:rPr>
                    <w:ins w:id="7436" w:author="Felix Pascal (felixpas)" w:date="2025-07-01T19:19:00Z"/>
                    <w:rFonts w:ascii="Calibri" w:hAnsi="Calibri" w:cs="Calibri"/>
                    <w:color w:val="000000"/>
                  </w:rPr>
                </w:rPrChange>
              </w:rPr>
            </w:pPr>
            <w:ins w:id="7437" w:author="Felix Pascal (felixpas)" w:date="2025-07-01T19:19:00Z">
              <w:r w:rsidRPr="00C76A19">
                <w:rPr>
                  <w:rPrChange w:id="7438" w:author="Felix Pascal (felixpas)" w:date="2025-07-01T19:19:00Z">
                    <w:rPr>
                      <w:rFonts w:ascii="Calibri" w:hAnsi="Calibri" w:cs="Calibri"/>
                      <w:color w:val="000000"/>
                    </w:rPr>
                  </w:rPrChange>
                </w:rPr>
                <w:t>increasing</w:t>
              </w:r>
            </w:ins>
          </w:p>
        </w:tc>
        <w:tc>
          <w:tcPr>
            <w:tcW w:w="850" w:type="dxa"/>
            <w:noWrap/>
            <w:hideMark/>
            <w:tcPrChange w:id="7439" w:author="Felix Pascal (felixpas)" w:date="2025-07-01T19:33:00Z">
              <w:tcPr>
                <w:tcW w:w="900" w:type="dxa"/>
                <w:noWrap/>
                <w:hideMark/>
              </w:tcPr>
            </w:tcPrChange>
          </w:tcPr>
          <w:p w14:paraId="3BA0C708" w14:textId="77777777" w:rsidR="00C76A19" w:rsidRPr="00C76A19" w:rsidRDefault="00C76A19" w:rsidP="00C76A19">
            <w:pPr>
              <w:rPr>
                <w:ins w:id="7440" w:author="Felix Pascal (felixpas)" w:date="2025-07-01T19:19:00Z"/>
                <w:rPrChange w:id="7441" w:author="Felix Pascal (felixpas)" w:date="2025-07-01T19:19:00Z">
                  <w:rPr>
                    <w:ins w:id="7442" w:author="Felix Pascal (felixpas)" w:date="2025-07-01T19:19:00Z"/>
                    <w:rFonts w:ascii="Calibri" w:hAnsi="Calibri" w:cs="Calibri"/>
                    <w:color w:val="000000"/>
                  </w:rPr>
                </w:rPrChange>
              </w:rPr>
              <w:pPrChange w:id="7443" w:author="Felix Pascal (felixpas)" w:date="2025-07-01T19:19:00Z">
                <w:pPr>
                  <w:jc w:val="right"/>
                </w:pPr>
              </w:pPrChange>
            </w:pPr>
            <w:ins w:id="7444" w:author="Felix Pascal (felixpas)" w:date="2025-07-01T19:19:00Z">
              <w:r w:rsidRPr="00C76A19">
                <w:rPr>
                  <w:rPrChange w:id="7445" w:author="Felix Pascal (felixpas)" w:date="2025-07-01T19:19:00Z">
                    <w:rPr>
                      <w:rFonts w:ascii="Calibri" w:hAnsi="Calibri" w:cs="Calibri"/>
                      <w:color w:val="000000"/>
                    </w:rPr>
                  </w:rPrChange>
                </w:rPr>
                <w:t>222</w:t>
              </w:r>
            </w:ins>
          </w:p>
        </w:tc>
      </w:tr>
      <w:tr w:rsidR="00D247C6" w:rsidRPr="00D247C6" w14:paraId="594E7C00" w14:textId="77777777" w:rsidTr="00D247C6">
        <w:tblPrEx>
          <w:tblPrExChange w:id="7446" w:author="Felix Pascal (felixpas)" w:date="2025-07-01T19:33:00Z">
            <w:tblPrEx>
              <w:tblW w:w="9067" w:type="dxa"/>
            </w:tblPrEx>
          </w:tblPrExChange>
        </w:tblPrEx>
        <w:trPr>
          <w:trHeight w:val="288"/>
          <w:ins w:id="7447" w:author="Felix Pascal (felixpas)" w:date="2025-07-01T19:19:00Z"/>
          <w:trPrChange w:id="7448" w:author="Felix Pascal (felixpas)" w:date="2025-07-01T19:33:00Z">
            <w:trPr>
              <w:trHeight w:val="288"/>
            </w:trPr>
          </w:trPrChange>
        </w:trPr>
        <w:tc>
          <w:tcPr>
            <w:tcW w:w="3256" w:type="dxa"/>
            <w:noWrap/>
            <w:hideMark/>
            <w:tcPrChange w:id="7449" w:author="Felix Pascal (felixpas)" w:date="2025-07-01T19:33:00Z">
              <w:tcPr>
                <w:tcW w:w="2940" w:type="dxa"/>
                <w:noWrap/>
                <w:hideMark/>
              </w:tcPr>
            </w:tcPrChange>
          </w:tcPr>
          <w:p w14:paraId="0083DF76" w14:textId="77777777" w:rsidR="00C76A19" w:rsidRPr="00C76A19" w:rsidRDefault="00C76A19">
            <w:pPr>
              <w:rPr>
                <w:ins w:id="7450" w:author="Felix Pascal (felixpas)" w:date="2025-07-01T19:19:00Z"/>
                <w:rPrChange w:id="7451" w:author="Felix Pascal (felixpas)" w:date="2025-07-01T19:19:00Z">
                  <w:rPr>
                    <w:ins w:id="7452" w:author="Felix Pascal (felixpas)" w:date="2025-07-01T19:19:00Z"/>
                    <w:rFonts w:ascii="Calibri" w:hAnsi="Calibri" w:cs="Calibri"/>
                    <w:color w:val="000000"/>
                  </w:rPr>
                </w:rPrChange>
              </w:rPr>
            </w:pPr>
            <w:ins w:id="7453" w:author="Felix Pascal (felixpas)" w:date="2025-07-01T19:19:00Z">
              <w:r w:rsidRPr="00C76A19">
                <w:rPr>
                  <w:rPrChange w:id="7454" w:author="Felix Pascal (felixpas)" w:date="2025-07-01T19:19:00Z">
                    <w:rPr>
                      <w:rFonts w:ascii="Calibri" w:hAnsi="Calibri" w:cs="Calibri"/>
                      <w:color w:val="000000"/>
                    </w:rPr>
                  </w:rPrChange>
                </w:rPr>
                <w:t>Vicia sativa</w:t>
              </w:r>
            </w:ins>
          </w:p>
        </w:tc>
        <w:tc>
          <w:tcPr>
            <w:tcW w:w="1706" w:type="dxa"/>
            <w:noWrap/>
            <w:hideMark/>
            <w:tcPrChange w:id="7455" w:author="Felix Pascal (felixpas)" w:date="2025-07-01T19:33:00Z">
              <w:tcPr>
                <w:tcW w:w="2480" w:type="dxa"/>
                <w:noWrap/>
                <w:hideMark/>
              </w:tcPr>
            </w:tcPrChange>
          </w:tcPr>
          <w:p w14:paraId="5E20693D" w14:textId="77777777" w:rsidR="00C76A19" w:rsidRPr="00C76A19" w:rsidRDefault="00C76A19" w:rsidP="00C76A19">
            <w:pPr>
              <w:rPr>
                <w:ins w:id="7456" w:author="Felix Pascal (felixpas)" w:date="2025-07-01T19:19:00Z"/>
                <w:rPrChange w:id="7457" w:author="Felix Pascal (felixpas)" w:date="2025-07-01T19:19:00Z">
                  <w:rPr>
                    <w:ins w:id="7458" w:author="Felix Pascal (felixpas)" w:date="2025-07-01T19:19:00Z"/>
                    <w:rFonts w:ascii="Calibri" w:hAnsi="Calibri" w:cs="Calibri"/>
                    <w:color w:val="000000"/>
                  </w:rPr>
                </w:rPrChange>
              </w:rPr>
              <w:pPrChange w:id="7459" w:author="Felix Pascal (felixpas)" w:date="2025-07-01T19:19:00Z">
                <w:pPr>
                  <w:jc w:val="right"/>
                </w:pPr>
              </w:pPrChange>
            </w:pPr>
            <w:ins w:id="7460" w:author="Felix Pascal (felixpas)" w:date="2025-07-01T19:19:00Z">
              <w:r w:rsidRPr="00C76A19">
                <w:rPr>
                  <w:rPrChange w:id="7461" w:author="Felix Pascal (felixpas)" w:date="2025-07-01T19:19:00Z">
                    <w:rPr>
                      <w:rFonts w:ascii="Calibri" w:hAnsi="Calibri" w:cs="Calibri"/>
                      <w:color w:val="000000"/>
                    </w:rPr>
                  </w:rPrChange>
                </w:rPr>
                <w:t>6.526745951</w:t>
              </w:r>
            </w:ins>
          </w:p>
        </w:tc>
        <w:tc>
          <w:tcPr>
            <w:tcW w:w="1696" w:type="dxa"/>
            <w:noWrap/>
            <w:hideMark/>
            <w:tcPrChange w:id="7462" w:author="Felix Pascal (felixpas)" w:date="2025-07-01T19:33:00Z">
              <w:tcPr>
                <w:tcW w:w="1387" w:type="dxa"/>
                <w:noWrap/>
                <w:hideMark/>
              </w:tcPr>
            </w:tcPrChange>
          </w:tcPr>
          <w:p w14:paraId="1C722BEB" w14:textId="77777777" w:rsidR="00C76A19" w:rsidRPr="00C76A19" w:rsidRDefault="00C76A19" w:rsidP="00C76A19">
            <w:pPr>
              <w:rPr>
                <w:ins w:id="7463" w:author="Felix Pascal (felixpas)" w:date="2025-07-01T19:19:00Z"/>
                <w:rPrChange w:id="7464" w:author="Felix Pascal (felixpas)" w:date="2025-07-01T19:19:00Z">
                  <w:rPr>
                    <w:ins w:id="7465" w:author="Felix Pascal (felixpas)" w:date="2025-07-01T19:19:00Z"/>
                    <w:rFonts w:ascii="Calibri" w:hAnsi="Calibri" w:cs="Calibri"/>
                    <w:color w:val="000000"/>
                  </w:rPr>
                </w:rPrChange>
              </w:rPr>
              <w:pPrChange w:id="7466" w:author="Felix Pascal (felixpas)" w:date="2025-07-01T19:19:00Z">
                <w:pPr>
                  <w:jc w:val="right"/>
                </w:pPr>
              </w:pPrChange>
            </w:pPr>
            <w:ins w:id="7467" w:author="Felix Pascal (felixpas)" w:date="2025-07-01T19:19:00Z">
              <w:r w:rsidRPr="00C76A19">
                <w:rPr>
                  <w:rPrChange w:id="7468" w:author="Felix Pascal (felixpas)" w:date="2025-07-01T19:19:00Z">
                    <w:rPr>
                      <w:rFonts w:ascii="Calibri" w:hAnsi="Calibri" w:cs="Calibri"/>
                      <w:color w:val="000000"/>
                    </w:rPr>
                  </w:rPrChange>
                </w:rPr>
                <w:t>0.015238218</w:t>
              </w:r>
            </w:ins>
          </w:p>
        </w:tc>
        <w:tc>
          <w:tcPr>
            <w:tcW w:w="1418" w:type="dxa"/>
            <w:noWrap/>
            <w:hideMark/>
            <w:tcPrChange w:id="7469" w:author="Felix Pascal (felixpas)" w:date="2025-07-01T19:33:00Z">
              <w:tcPr>
                <w:tcW w:w="980" w:type="dxa"/>
                <w:noWrap/>
                <w:hideMark/>
              </w:tcPr>
            </w:tcPrChange>
          </w:tcPr>
          <w:p w14:paraId="630BA4BF" w14:textId="77777777" w:rsidR="00C76A19" w:rsidRPr="00C76A19" w:rsidRDefault="00C76A19">
            <w:pPr>
              <w:rPr>
                <w:ins w:id="7470" w:author="Felix Pascal (felixpas)" w:date="2025-07-01T19:19:00Z"/>
                <w:rPrChange w:id="7471" w:author="Felix Pascal (felixpas)" w:date="2025-07-01T19:19:00Z">
                  <w:rPr>
                    <w:ins w:id="7472" w:author="Felix Pascal (felixpas)" w:date="2025-07-01T19:19:00Z"/>
                    <w:rFonts w:ascii="Calibri" w:hAnsi="Calibri" w:cs="Calibri"/>
                    <w:color w:val="000000"/>
                  </w:rPr>
                </w:rPrChange>
              </w:rPr>
            </w:pPr>
            <w:ins w:id="7473" w:author="Felix Pascal (felixpas)" w:date="2025-07-01T19:19:00Z">
              <w:r w:rsidRPr="00C76A19">
                <w:rPr>
                  <w:rPrChange w:id="7474" w:author="Felix Pascal (felixpas)" w:date="2025-07-01T19:19:00Z">
                    <w:rPr>
                      <w:rFonts w:ascii="Calibri" w:hAnsi="Calibri" w:cs="Calibri"/>
                      <w:color w:val="000000"/>
                    </w:rPr>
                  </w:rPrChange>
                </w:rPr>
                <w:t>increasing</w:t>
              </w:r>
            </w:ins>
          </w:p>
        </w:tc>
        <w:tc>
          <w:tcPr>
            <w:tcW w:w="850" w:type="dxa"/>
            <w:noWrap/>
            <w:hideMark/>
            <w:tcPrChange w:id="7475" w:author="Felix Pascal (felixpas)" w:date="2025-07-01T19:33:00Z">
              <w:tcPr>
                <w:tcW w:w="1280" w:type="dxa"/>
                <w:gridSpan w:val="2"/>
                <w:noWrap/>
                <w:hideMark/>
              </w:tcPr>
            </w:tcPrChange>
          </w:tcPr>
          <w:p w14:paraId="50BC0D13" w14:textId="77777777" w:rsidR="00C76A19" w:rsidRPr="00C76A19" w:rsidRDefault="00C76A19" w:rsidP="00C76A19">
            <w:pPr>
              <w:rPr>
                <w:ins w:id="7476" w:author="Felix Pascal (felixpas)" w:date="2025-07-01T19:19:00Z"/>
                <w:rPrChange w:id="7477" w:author="Felix Pascal (felixpas)" w:date="2025-07-01T19:19:00Z">
                  <w:rPr>
                    <w:ins w:id="7478" w:author="Felix Pascal (felixpas)" w:date="2025-07-01T19:19:00Z"/>
                    <w:rFonts w:ascii="Calibri" w:hAnsi="Calibri" w:cs="Calibri"/>
                    <w:color w:val="000000"/>
                  </w:rPr>
                </w:rPrChange>
              </w:rPr>
              <w:pPrChange w:id="7479" w:author="Felix Pascal (felixpas)" w:date="2025-07-01T19:19:00Z">
                <w:pPr>
                  <w:jc w:val="right"/>
                </w:pPr>
              </w:pPrChange>
            </w:pPr>
            <w:ins w:id="7480" w:author="Felix Pascal (felixpas)" w:date="2025-07-01T19:19:00Z">
              <w:r w:rsidRPr="00C76A19">
                <w:rPr>
                  <w:rPrChange w:id="7481" w:author="Felix Pascal (felixpas)" w:date="2025-07-01T19:19:00Z">
                    <w:rPr>
                      <w:rFonts w:ascii="Calibri" w:hAnsi="Calibri" w:cs="Calibri"/>
                      <w:color w:val="000000"/>
                    </w:rPr>
                  </w:rPrChange>
                </w:rPr>
                <w:t>77</w:t>
              </w:r>
            </w:ins>
          </w:p>
        </w:tc>
      </w:tr>
      <w:tr w:rsidR="00C76A19" w:rsidRPr="00C76A19" w14:paraId="40993935" w14:textId="77777777" w:rsidTr="00D247C6">
        <w:trPr>
          <w:trHeight w:val="288"/>
          <w:ins w:id="7482" w:author="Felix Pascal (felixpas)" w:date="2025-07-01T19:19:00Z"/>
          <w:trPrChange w:id="7483" w:author="Felix Pascal (felixpas)" w:date="2025-07-01T19:33:00Z">
            <w:trPr>
              <w:gridAfter w:val="0"/>
              <w:trHeight w:val="288"/>
            </w:trPr>
          </w:trPrChange>
        </w:trPr>
        <w:tc>
          <w:tcPr>
            <w:tcW w:w="3256" w:type="dxa"/>
            <w:noWrap/>
            <w:hideMark/>
            <w:tcPrChange w:id="7484" w:author="Felix Pascal (felixpas)" w:date="2025-07-01T19:33:00Z">
              <w:tcPr>
                <w:tcW w:w="2940" w:type="dxa"/>
                <w:noWrap/>
                <w:hideMark/>
              </w:tcPr>
            </w:tcPrChange>
          </w:tcPr>
          <w:p w14:paraId="32F7EDA2" w14:textId="77777777" w:rsidR="00C76A19" w:rsidRPr="00C76A19" w:rsidRDefault="00C76A19">
            <w:pPr>
              <w:rPr>
                <w:ins w:id="7485" w:author="Felix Pascal (felixpas)" w:date="2025-07-01T19:19:00Z"/>
                <w:rPrChange w:id="7486" w:author="Felix Pascal (felixpas)" w:date="2025-07-01T19:19:00Z">
                  <w:rPr>
                    <w:ins w:id="7487" w:author="Felix Pascal (felixpas)" w:date="2025-07-01T19:19:00Z"/>
                    <w:rFonts w:ascii="Calibri" w:hAnsi="Calibri" w:cs="Calibri"/>
                    <w:color w:val="000000"/>
                  </w:rPr>
                </w:rPrChange>
              </w:rPr>
            </w:pPr>
            <w:ins w:id="7488" w:author="Felix Pascal (felixpas)" w:date="2025-07-01T19:19:00Z">
              <w:r w:rsidRPr="00C76A19">
                <w:rPr>
                  <w:rPrChange w:id="7489" w:author="Felix Pascal (felixpas)" w:date="2025-07-01T19:19:00Z">
                    <w:rPr>
                      <w:rFonts w:ascii="Calibri" w:hAnsi="Calibri" w:cs="Calibri"/>
                      <w:color w:val="000000"/>
                    </w:rPr>
                  </w:rPrChange>
                </w:rPr>
                <w:lastRenderedPageBreak/>
                <w:t>Corylus avellana</w:t>
              </w:r>
            </w:ins>
          </w:p>
        </w:tc>
        <w:tc>
          <w:tcPr>
            <w:tcW w:w="1706" w:type="dxa"/>
            <w:noWrap/>
            <w:hideMark/>
            <w:tcPrChange w:id="7490" w:author="Felix Pascal (felixpas)" w:date="2025-07-01T19:33:00Z">
              <w:tcPr>
                <w:tcW w:w="2480" w:type="dxa"/>
                <w:noWrap/>
                <w:hideMark/>
              </w:tcPr>
            </w:tcPrChange>
          </w:tcPr>
          <w:p w14:paraId="6C642D53" w14:textId="77777777" w:rsidR="00C76A19" w:rsidRPr="00C76A19" w:rsidRDefault="00C76A19" w:rsidP="00C76A19">
            <w:pPr>
              <w:rPr>
                <w:ins w:id="7491" w:author="Felix Pascal (felixpas)" w:date="2025-07-01T19:19:00Z"/>
                <w:rPrChange w:id="7492" w:author="Felix Pascal (felixpas)" w:date="2025-07-01T19:19:00Z">
                  <w:rPr>
                    <w:ins w:id="7493" w:author="Felix Pascal (felixpas)" w:date="2025-07-01T19:19:00Z"/>
                    <w:rFonts w:ascii="Calibri" w:hAnsi="Calibri" w:cs="Calibri"/>
                    <w:color w:val="000000"/>
                  </w:rPr>
                </w:rPrChange>
              </w:rPr>
              <w:pPrChange w:id="7494" w:author="Felix Pascal (felixpas)" w:date="2025-07-01T19:19:00Z">
                <w:pPr>
                  <w:jc w:val="right"/>
                </w:pPr>
              </w:pPrChange>
            </w:pPr>
            <w:ins w:id="7495" w:author="Felix Pascal (felixpas)" w:date="2025-07-01T19:19:00Z">
              <w:r w:rsidRPr="00C76A19">
                <w:rPr>
                  <w:rPrChange w:id="7496" w:author="Felix Pascal (felixpas)" w:date="2025-07-01T19:19:00Z">
                    <w:rPr>
                      <w:rFonts w:ascii="Calibri" w:hAnsi="Calibri" w:cs="Calibri"/>
                      <w:color w:val="000000"/>
                    </w:rPr>
                  </w:rPrChange>
                </w:rPr>
                <w:t>6.502037652</w:t>
              </w:r>
            </w:ins>
          </w:p>
        </w:tc>
        <w:tc>
          <w:tcPr>
            <w:tcW w:w="1696" w:type="dxa"/>
            <w:noWrap/>
            <w:hideMark/>
            <w:tcPrChange w:id="7497" w:author="Felix Pascal (felixpas)" w:date="2025-07-01T19:33:00Z">
              <w:tcPr>
                <w:tcW w:w="1300" w:type="dxa"/>
                <w:noWrap/>
                <w:hideMark/>
              </w:tcPr>
            </w:tcPrChange>
          </w:tcPr>
          <w:p w14:paraId="5A2BC24F" w14:textId="77777777" w:rsidR="00C76A19" w:rsidRPr="00C76A19" w:rsidRDefault="00C76A19" w:rsidP="00C76A19">
            <w:pPr>
              <w:rPr>
                <w:ins w:id="7498" w:author="Felix Pascal (felixpas)" w:date="2025-07-01T19:19:00Z"/>
                <w:rPrChange w:id="7499" w:author="Felix Pascal (felixpas)" w:date="2025-07-01T19:19:00Z">
                  <w:rPr>
                    <w:ins w:id="7500" w:author="Felix Pascal (felixpas)" w:date="2025-07-01T19:19:00Z"/>
                    <w:rFonts w:ascii="Calibri" w:hAnsi="Calibri" w:cs="Calibri"/>
                    <w:color w:val="000000"/>
                  </w:rPr>
                </w:rPrChange>
              </w:rPr>
              <w:pPrChange w:id="7501" w:author="Felix Pascal (felixpas)" w:date="2025-07-01T19:19:00Z">
                <w:pPr>
                  <w:jc w:val="right"/>
                </w:pPr>
              </w:pPrChange>
            </w:pPr>
            <w:ins w:id="7502" w:author="Felix Pascal (felixpas)" w:date="2025-07-01T19:19:00Z">
              <w:r w:rsidRPr="00C76A19">
                <w:rPr>
                  <w:rPrChange w:id="7503" w:author="Felix Pascal (felixpas)" w:date="2025-07-01T19:19:00Z">
                    <w:rPr>
                      <w:rFonts w:ascii="Calibri" w:hAnsi="Calibri" w:cs="Calibri"/>
                      <w:color w:val="000000"/>
                    </w:rPr>
                  </w:rPrChange>
                </w:rPr>
                <w:t>0.000108289</w:t>
              </w:r>
            </w:ins>
          </w:p>
        </w:tc>
        <w:tc>
          <w:tcPr>
            <w:tcW w:w="1418" w:type="dxa"/>
            <w:noWrap/>
            <w:hideMark/>
            <w:tcPrChange w:id="7504" w:author="Felix Pascal (felixpas)" w:date="2025-07-01T19:33:00Z">
              <w:tcPr>
                <w:tcW w:w="980" w:type="dxa"/>
                <w:noWrap/>
                <w:hideMark/>
              </w:tcPr>
            </w:tcPrChange>
          </w:tcPr>
          <w:p w14:paraId="5BCA45F6" w14:textId="77777777" w:rsidR="00C76A19" w:rsidRPr="00C76A19" w:rsidRDefault="00C76A19">
            <w:pPr>
              <w:rPr>
                <w:ins w:id="7505" w:author="Felix Pascal (felixpas)" w:date="2025-07-01T19:19:00Z"/>
                <w:rPrChange w:id="7506" w:author="Felix Pascal (felixpas)" w:date="2025-07-01T19:19:00Z">
                  <w:rPr>
                    <w:ins w:id="7507" w:author="Felix Pascal (felixpas)" w:date="2025-07-01T19:19:00Z"/>
                    <w:rFonts w:ascii="Calibri" w:hAnsi="Calibri" w:cs="Calibri"/>
                    <w:color w:val="000000"/>
                  </w:rPr>
                </w:rPrChange>
              </w:rPr>
            </w:pPr>
            <w:ins w:id="7508" w:author="Felix Pascal (felixpas)" w:date="2025-07-01T19:19:00Z">
              <w:r w:rsidRPr="00C76A19">
                <w:rPr>
                  <w:rPrChange w:id="7509" w:author="Felix Pascal (felixpas)" w:date="2025-07-01T19:19:00Z">
                    <w:rPr>
                      <w:rFonts w:ascii="Calibri" w:hAnsi="Calibri" w:cs="Calibri"/>
                      <w:color w:val="000000"/>
                    </w:rPr>
                  </w:rPrChange>
                </w:rPr>
                <w:t>increasing</w:t>
              </w:r>
            </w:ins>
          </w:p>
        </w:tc>
        <w:tc>
          <w:tcPr>
            <w:tcW w:w="850" w:type="dxa"/>
            <w:noWrap/>
            <w:hideMark/>
            <w:tcPrChange w:id="7510" w:author="Felix Pascal (felixpas)" w:date="2025-07-01T19:33:00Z">
              <w:tcPr>
                <w:tcW w:w="900" w:type="dxa"/>
                <w:noWrap/>
                <w:hideMark/>
              </w:tcPr>
            </w:tcPrChange>
          </w:tcPr>
          <w:p w14:paraId="79EAD278" w14:textId="77777777" w:rsidR="00C76A19" w:rsidRPr="00C76A19" w:rsidRDefault="00C76A19" w:rsidP="00C76A19">
            <w:pPr>
              <w:rPr>
                <w:ins w:id="7511" w:author="Felix Pascal (felixpas)" w:date="2025-07-01T19:19:00Z"/>
                <w:rPrChange w:id="7512" w:author="Felix Pascal (felixpas)" w:date="2025-07-01T19:19:00Z">
                  <w:rPr>
                    <w:ins w:id="7513" w:author="Felix Pascal (felixpas)" w:date="2025-07-01T19:19:00Z"/>
                    <w:rFonts w:ascii="Calibri" w:hAnsi="Calibri" w:cs="Calibri"/>
                    <w:color w:val="000000"/>
                  </w:rPr>
                </w:rPrChange>
              </w:rPr>
              <w:pPrChange w:id="7514" w:author="Felix Pascal (felixpas)" w:date="2025-07-01T19:19:00Z">
                <w:pPr>
                  <w:jc w:val="right"/>
                </w:pPr>
              </w:pPrChange>
            </w:pPr>
            <w:ins w:id="7515" w:author="Felix Pascal (felixpas)" w:date="2025-07-01T19:19:00Z">
              <w:r w:rsidRPr="00C76A19">
                <w:rPr>
                  <w:rPrChange w:id="7516" w:author="Felix Pascal (felixpas)" w:date="2025-07-01T19:19:00Z">
                    <w:rPr>
                      <w:rFonts w:ascii="Calibri" w:hAnsi="Calibri" w:cs="Calibri"/>
                      <w:color w:val="000000"/>
                    </w:rPr>
                  </w:rPrChange>
                </w:rPr>
                <w:t>385</w:t>
              </w:r>
            </w:ins>
          </w:p>
        </w:tc>
      </w:tr>
      <w:tr w:rsidR="00D247C6" w:rsidRPr="00D247C6" w14:paraId="5944C233" w14:textId="77777777" w:rsidTr="00D247C6">
        <w:tblPrEx>
          <w:tblPrExChange w:id="7517" w:author="Felix Pascal (felixpas)" w:date="2025-07-01T19:33:00Z">
            <w:tblPrEx>
              <w:tblW w:w="9067" w:type="dxa"/>
            </w:tblPrEx>
          </w:tblPrExChange>
        </w:tblPrEx>
        <w:trPr>
          <w:trHeight w:val="288"/>
          <w:ins w:id="7518" w:author="Felix Pascal (felixpas)" w:date="2025-07-01T19:19:00Z"/>
          <w:trPrChange w:id="7519" w:author="Felix Pascal (felixpas)" w:date="2025-07-01T19:33:00Z">
            <w:trPr>
              <w:trHeight w:val="288"/>
            </w:trPr>
          </w:trPrChange>
        </w:trPr>
        <w:tc>
          <w:tcPr>
            <w:tcW w:w="3256" w:type="dxa"/>
            <w:noWrap/>
            <w:hideMark/>
            <w:tcPrChange w:id="7520" w:author="Felix Pascal (felixpas)" w:date="2025-07-01T19:33:00Z">
              <w:tcPr>
                <w:tcW w:w="2940" w:type="dxa"/>
                <w:noWrap/>
                <w:hideMark/>
              </w:tcPr>
            </w:tcPrChange>
          </w:tcPr>
          <w:p w14:paraId="51348A95" w14:textId="77777777" w:rsidR="00C76A19" w:rsidRPr="00C76A19" w:rsidRDefault="00C76A19">
            <w:pPr>
              <w:rPr>
                <w:ins w:id="7521" w:author="Felix Pascal (felixpas)" w:date="2025-07-01T19:19:00Z"/>
                <w:rPrChange w:id="7522" w:author="Felix Pascal (felixpas)" w:date="2025-07-01T19:19:00Z">
                  <w:rPr>
                    <w:ins w:id="7523" w:author="Felix Pascal (felixpas)" w:date="2025-07-01T19:19:00Z"/>
                    <w:rFonts w:ascii="Calibri" w:hAnsi="Calibri" w:cs="Calibri"/>
                    <w:color w:val="000000"/>
                  </w:rPr>
                </w:rPrChange>
              </w:rPr>
            </w:pPr>
            <w:proofErr w:type="spellStart"/>
            <w:ins w:id="7524" w:author="Felix Pascal (felixpas)" w:date="2025-07-01T19:19:00Z">
              <w:r w:rsidRPr="00C76A19">
                <w:rPr>
                  <w:rPrChange w:id="7525" w:author="Felix Pascal (felixpas)" w:date="2025-07-01T19:19:00Z">
                    <w:rPr>
                      <w:rFonts w:ascii="Calibri" w:hAnsi="Calibri" w:cs="Calibri"/>
                      <w:color w:val="000000"/>
                    </w:rPr>
                  </w:rPrChange>
                </w:rPr>
                <w:t>Crepis</w:t>
              </w:r>
              <w:proofErr w:type="spellEnd"/>
              <w:r w:rsidRPr="00C76A19">
                <w:rPr>
                  <w:rPrChange w:id="7526" w:author="Felix Pascal (felixpas)" w:date="2025-07-01T19:19:00Z">
                    <w:rPr>
                      <w:rFonts w:ascii="Calibri" w:hAnsi="Calibri" w:cs="Calibri"/>
                      <w:color w:val="000000"/>
                    </w:rPr>
                  </w:rPrChange>
                </w:rPr>
                <w:t xml:space="preserve"> </w:t>
              </w:r>
              <w:proofErr w:type="spellStart"/>
              <w:r w:rsidRPr="00C76A19">
                <w:rPr>
                  <w:rPrChange w:id="7527" w:author="Felix Pascal (felixpas)" w:date="2025-07-01T19:19:00Z">
                    <w:rPr>
                      <w:rFonts w:ascii="Calibri" w:hAnsi="Calibri" w:cs="Calibri"/>
                      <w:color w:val="000000"/>
                    </w:rPr>
                  </w:rPrChange>
                </w:rPr>
                <w:t>aurea</w:t>
              </w:r>
              <w:proofErr w:type="spellEnd"/>
            </w:ins>
          </w:p>
        </w:tc>
        <w:tc>
          <w:tcPr>
            <w:tcW w:w="1706" w:type="dxa"/>
            <w:noWrap/>
            <w:hideMark/>
            <w:tcPrChange w:id="7528" w:author="Felix Pascal (felixpas)" w:date="2025-07-01T19:33:00Z">
              <w:tcPr>
                <w:tcW w:w="2480" w:type="dxa"/>
                <w:noWrap/>
                <w:hideMark/>
              </w:tcPr>
            </w:tcPrChange>
          </w:tcPr>
          <w:p w14:paraId="67B55848" w14:textId="77777777" w:rsidR="00C76A19" w:rsidRPr="00C76A19" w:rsidRDefault="00C76A19" w:rsidP="00C76A19">
            <w:pPr>
              <w:rPr>
                <w:ins w:id="7529" w:author="Felix Pascal (felixpas)" w:date="2025-07-01T19:19:00Z"/>
                <w:rPrChange w:id="7530" w:author="Felix Pascal (felixpas)" w:date="2025-07-01T19:19:00Z">
                  <w:rPr>
                    <w:ins w:id="7531" w:author="Felix Pascal (felixpas)" w:date="2025-07-01T19:19:00Z"/>
                    <w:rFonts w:ascii="Calibri" w:hAnsi="Calibri" w:cs="Calibri"/>
                    <w:color w:val="000000"/>
                  </w:rPr>
                </w:rPrChange>
              </w:rPr>
              <w:pPrChange w:id="7532" w:author="Felix Pascal (felixpas)" w:date="2025-07-01T19:19:00Z">
                <w:pPr>
                  <w:jc w:val="right"/>
                </w:pPr>
              </w:pPrChange>
            </w:pPr>
            <w:ins w:id="7533" w:author="Felix Pascal (felixpas)" w:date="2025-07-01T19:19:00Z">
              <w:r w:rsidRPr="00C76A19">
                <w:rPr>
                  <w:rPrChange w:id="7534" w:author="Felix Pascal (felixpas)" w:date="2025-07-01T19:19:00Z">
                    <w:rPr>
                      <w:rFonts w:ascii="Calibri" w:hAnsi="Calibri" w:cs="Calibri"/>
                      <w:color w:val="000000"/>
                    </w:rPr>
                  </w:rPrChange>
                </w:rPr>
                <w:t>6.410616702</w:t>
              </w:r>
            </w:ins>
          </w:p>
        </w:tc>
        <w:tc>
          <w:tcPr>
            <w:tcW w:w="1696" w:type="dxa"/>
            <w:noWrap/>
            <w:hideMark/>
            <w:tcPrChange w:id="7535" w:author="Felix Pascal (felixpas)" w:date="2025-07-01T19:33:00Z">
              <w:tcPr>
                <w:tcW w:w="1387" w:type="dxa"/>
                <w:noWrap/>
                <w:hideMark/>
              </w:tcPr>
            </w:tcPrChange>
          </w:tcPr>
          <w:p w14:paraId="3308C069" w14:textId="77777777" w:rsidR="00C76A19" w:rsidRPr="00C76A19" w:rsidRDefault="00C76A19" w:rsidP="00C76A19">
            <w:pPr>
              <w:rPr>
                <w:ins w:id="7536" w:author="Felix Pascal (felixpas)" w:date="2025-07-01T19:19:00Z"/>
                <w:rPrChange w:id="7537" w:author="Felix Pascal (felixpas)" w:date="2025-07-01T19:19:00Z">
                  <w:rPr>
                    <w:ins w:id="7538" w:author="Felix Pascal (felixpas)" w:date="2025-07-01T19:19:00Z"/>
                    <w:rFonts w:ascii="Calibri" w:hAnsi="Calibri" w:cs="Calibri"/>
                    <w:color w:val="000000"/>
                  </w:rPr>
                </w:rPrChange>
              </w:rPr>
              <w:pPrChange w:id="7539" w:author="Felix Pascal (felixpas)" w:date="2025-07-01T19:19:00Z">
                <w:pPr>
                  <w:jc w:val="right"/>
                </w:pPr>
              </w:pPrChange>
            </w:pPr>
            <w:ins w:id="7540" w:author="Felix Pascal (felixpas)" w:date="2025-07-01T19:19:00Z">
              <w:r w:rsidRPr="00C76A19">
                <w:rPr>
                  <w:rPrChange w:id="7541" w:author="Felix Pascal (felixpas)" w:date="2025-07-01T19:19:00Z">
                    <w:rPr>
                      <w:rFonts w:ascii="Calibri" w:hAnsi="Calibri" w:cs="Calibri"/>
                      <w:color w:val="000000"/>
                    </w:rPr>
                  </w:rPrChange>
                </w:rPr>
                <w:t>0.000643071</w:t>
              </w:r>
            </w:ins>
          </w:p>
        </w:tc>
        <w:tc>
          <w:tcPr>
            <w:tcW w:w="1418" w:type="dxa"/>
            <w:noWrap/>
            <w:hideMark/>
            <w:tcPrChange w:id="7542" w:author="Felix Pascal (felixpas)" w:date="2025-07-01T19:33:00Z">
              <w:tcPr>
                <w:tcW w:w="980" w:type="dxa"/>
                <w:noWrap/>
                <w:hideMark/>
              </w:tcPr>
            </w:tcPrChange>
          </w:tcPr>
          <w:p w14:paraId="71CA5874" w14:textId="77777777" w:rsidR="00C76A19" w:rsidRPr="00C76A19" w:rsidRDefault="00C76A19">
            <w:pPr>
              <w:rPr>
                <w:ins w:id="7543" w:author="Felix Pascal (felixpas)" w:date="2025-07-01T19:19:00Z"/>
                <w:rPrChange w:id="7544" w:author="Felix Pascal (felixpas)" w:date="2025-07-01T19:19:00Z">
                  <w:rPr>
                    <w:ins w:id="7545" w:author="Felix Pascal (felixpas)" w:date="2025-07-01T19:19:00Z"/>
                    <w:rFonts w:ascii="Calibri" w:hAnsi="Calibri" w:cs="Calibri"/>
                    <w:color w:val="000000"/>
                  </w:rPr>
                </w:rPrChange>
              </w:rPr>
            </w:pPr>
            <w:ins w:id="7546" w:author="Felix Pascal (felixpas)" w:date="2025-07-01T19:19:00Z">
              <w:r w:rsidRPr="00C76A19">
                <w:rPr>
                  <w:rPrChange w:id="7547" w:author="Felix Pascal (felixpas)" w:date="2025-07-01T19:19:00Z">
                    <w:rPr>
                      <w:rFonts w:ascii="Calibri" w:hAnsi="Calibri" w:cs="Calibri"/>
                      <w:color w:val="000000"/>
                    </w:rPr>
                  </w:rPrChange>
                </w:rPr>
                <w:t>increasing</w:t>
              </w:r>
            </w:ins>
          </w:p>
        </w:tc>
        <w:tc>
          <w:tcPr>
            <w:tcW w:w="850" w:type="dxa"/>
            <w:noWrap/>
            <w:hideMark/>
            <w:tcPrChange w:id="7548" w:author="Felix Pascal (felixpas)" w:date="2025-07-01T19:33:00Z">
              <w:tcPr>
                <w:tcW w:w="1280" w:type="dxa"/>
                <w:gridSpan w:val="2"/>
                <w:noWrap/>
                <w:hideMark/>
              </w:tcPr>
            </w:tcPrChange>
          </w:tcPr>
          <w:p w14:paraId="7AB051F3" w14:textId="77777777" w:rsidR="00C76A19" w:rsidRPr="00C76A19" w:rsidRDefault="00C76A19" w:rsidP="00C76A19">
            <w:pPr>
              <w:rPr>
                <w:ins w:id="7549" w:author="Felix Pascal (felixpas)" w:date="2025-07-01T19:19:00Z"/>
                <w:rPrChange w:id="7550" w:author="Felix Pascal (felixpas)" w:date="2025-07-01T19:19:00Z">
                  <w:rPr>
                    <w:ins w:id="7551" w:author="Felix Pascal (felixpas)" w:date="2025-07-01T19:19:00Z"/>
                    <w:rFonts w:ascii="Calibri" w:hAnsi="Calibri" w:cs="Calibri"/>
                    <w:color w:val="000000"/>
                  </w:rPr>
                </w:rPrChange>
              </w:rPr>
              <w:pPrChange w:id="7552" w:author="Felix Pascal (felixpas)" w:date="2025-07-01T19:19:00Z">
                <w:pPr>
                  <w:jc w:val="right"/>
                </w:pPr>
              </w:pPrChange>
            </w:pPr>
            <w:ins w:id="7553" w:author="Felix Pascal (felixpas)" w:date="2025-07-01T19:19:00Z">
              <w:r w:rsidRPr="00C76A19">
                <w:rPr>
                  <w:rPrChange w:id="7554" w:author="Felix Pascal (felixpas)" w:date="2025-07-01T19:19:00Z">
                    <w:rPr>
                      <w:rFonts w:ascii="Calibri" w:hAnsi="Calibri" w:cs="Calibri"/>
                      <w:color w:val="000000"/>
                    </w:rPr>
                  </w:rPrChange>
                </w:rPr>
                <w:t>244</w:t>
              </w:r>
            </w:ins>
          </w:p>
        </w:tc>
      </w:tr>
      <w:tr w:rsidR="00C76A19" w:rsidRPr="00C76A19" w14:paraId="06E825CE" w14:textId="77777777" w:rsidTr="00D247C6">
        <w:trPr>
          <w:trHeight w:val="288"/>
          <w:ins w:id="7555" w:author="Felix Pascal (felixpas)" w:date="2025-07-01T19:19:00Z"/>
          <w:trPrChange w:id="7556" w:author="Felix Pascal (felixpas)" w:date="2025-07-01T19:33:00Z">
            <w:trPr>
              <w:gridAfter w:val="0"/>
              <w:trHeight w:val="288"/>
            </w:trPr>
          </w:trPrChange>
        </w:trPr>
        <w:tc>
          <w:tcPr>
            <w:tcW w:w="3256" w:type="dxa"/>
            <w:noWrap/>
            <w:hideMark/>
            <w:tcPrChange w:id="7557" w:author="Felix Pascal (felixpas)" w:date="2025-07-01T19:33:00Z">
              <w:tcPr>
                <w:tcW w:w="2940" w:type="dxa"/>
                <w:noWrap/>
                <w:hideMark/>
              </w:tcPr>
            </w:tcPrChange>
          </w:tcPr>
          <w:p w14:paraId="3DDB0029" w14:textId="77777777" w:rsidR="00C76A19" w:rsidRPr="00C76A19" w:rsidRDefault="00C76A19">
            <w:pPr>
              <w:rPr>
                <w:ins w:id="7558" w:author="Felix Pascal (felixpas)" w:date="2025-07-01T19:19:00Z"/>
                <w:rPrChange w:id="7559" w:author="Felix Pascal (felixpas)" w:date="2025-07-01T19:19:00Z">
                  <w:rPr>
                    <w:ins w:id="7560" w:author="Felix Pascal (felixpas)" w:date="2025-07-01T19:19:00Z"/>
                    <w:rFonts w:ascii="Calibri" w:hAnsi="Calibri" w:cs="Calibri"/>
                    <w:color w:val="000000"/>
                  </w:rPr>
                </w:rPrChange>
              </w:rPr>
            </w:pPr>
            <w:ins w:id="7561" w:author="Felix Pascal (felixpas)" w:date="2025-07-01T19:19:00Z">
              <w:r w:rsidRPr="00C76A19">
                <w:rPr>
                  <w:rPrChange w:id="7562" w:author="Felix Pascal (felixpas)" w:date="2025-07-01T19:19:00Z">
                    <w:rPr>
                      <w:rFonts w:ascii="Calibri" w:hAnsi="Calibri" w:cs="Calibri"/>
                      <w:color w:val="000000"/>
                    </w:rPr>
                  </w:rPrChange>
                </w:rPr>
                <w:t>Veronica officinalis</w:t>
              </w:r>
            </w:ins>
          </w:p>
        </w:tc>
        <w:tc>
          <w:tcPr>
            <w:tcW w:w="1706" w:type="dxa"/>
            <w:noWrap/>
            <w:hideMark/>
            <w:tcPrChange w:id="7563" w:author="Felix Pascal (felixpas)" w:date="2025-07-01T19:33:00Z">
              <w:tcPr>
                <w:tcW w:w="2480" w:type="dxa"/>
                <w:noWrap/>
                <w:hideMark/>
              </w:tcPr>
            </w:tcPrChange>
          </w:tcPr>
          <w:p w14:paraId="15A1F260" w14:textId="77777777" w:rsidR="00C76A19" w:rsidRPr="00C76A19" w:rsidRDefault="00C76A19" w:rsidP="00C76A19">
            <w:pPr>
              <w:rPr>
                <w:ins w:id="7564" w:author="Felix Pascal (felixpas)" w:date="2025-07-01T19:19:00Z"/>
                <w:rPrChange w:id="7565" w:author="Felix Pascal (felixpas)" w:date="2025-07-01T19:19:00Z">
                  <w:rPr>
                    <w:ins w:id="7566" w:author="Felix Pascal (felixpas)" w:date="2025-07-01T19:19:00Z"/>
                    <w:rFonts w:ascii="Calibri" w:hAnsi="Calibri" w:cs="Calibri"/>
                    <w:color w:val="000000"/>
                  </w:rPr>
                </w:rPrChange>
              </w:rPr>
              <w:pPrChange w:id="7567" w:author="Felix Pascal (felixpas)" w:date="2025-07-01T19:19:00Z">
                <w:pPr>
                  <w:jc w:val="right"/>
                </w:pPr>
              </w:pPrChange>
            </w:pPr>
            <w:ins w:id="7568" w:author="Felix Pascal (felixpas)" w:date="2025-07-01T19:19:00Z">
              <w:r w:rsidRPr="00C76A19">
                <w:rPr>
                  <w:rPrChange w:id="7569" w:author="Felix Pascal (felixpas)" w:date="2025-07-01T19:19:00Z">
                    <w:rPr>
                      <w:rFonts w:ascii="Calibri" w:hAnsi="Calibri" w:cs="Calibri"/>
                      <w:color w:val="000000"/>
                    </w:rPr>
                  </w:rPrChange>
                </w:rPr>
                <w:t>6.297048976</w:t>
              </w:r>
            </w:ins>
          </w:p>
        </w:tc>
        <w:tc>
          <w:tcPr>
            <w:tcW w:w="1696" w:type="dxa"/>
            <w:noWrap/>
            <w:hideMark/>
            <w:tcPrChange w:id="7570" w:author="Felix Pascal (felixpas)" w:date="2025-07-01T19:33:00Z">
              <w:tcPr>
                <w:tcW w:w="1300" w:type="dxa"/>
                <w:noWrap/>
                <w:hideMark/>
              </w:tcPr>
            </w:tcPrChange>
          </w:tcPr>
          <w:p w14:paraId="00DBF950" w14:textId="77777777" w:rsidR="00C76A19" w:rsidRPr="00C76A19" w:rsidRDefault="00C76A19" w:rsidP="00C76A19">
            <w:pPr>
              <w:rPr>
                <w:ins w:id="7571" w:author="Felix Pascal (felixpas)" w:date="2025-07-01T19:19:00Z"/>
                <w:rPrChange w:id="7572" w:author="Felix Pascal (felixpas)" w:date="2025-07-01T19:19:00Z">
                  <w:rPr>
                    <w:ins w:id="7573" w:author="Felix Pascal (felixpas)" w:date="2025-07-01T19:19:00Z"/>
                    <w:rFonts w:ascii="Calibri" w:hAnsi="Calibri" w:cs="Calibri"/>
                    <w:color w:val="000000"/>
                  </w:rPr>
                </w:rPrChange>
              </w:rPr>
              <w:pPrChange w:id="7574" w:author="Felix Pascal (felixpas)" w:date="2025-07-01T19:19:00Z">
                <w:pPr>
                  <w:jc w:val="right"/>
                </w:pPr>
              </w:pPrChange>
            </w:pPr>
            <w:ins w:id="7575" w:author="Felix Pascal (felixpas)" w:date="2025-07-01T19:19:00Z">
              <w:r w:rsidRPr="00C76A19">
                <w:rPr>
                  <w:rPrChange w:id="7576" w:author="Felix Pascal (felixpas)" w:date="2025-07-01T19:19:00Z">
                    <w:rPr>
                      <w:rFonts w:ascii="Calibri" w:hAnsi="Calibri" w:cs="Calibri"/>
                      <w:color w:val="000000"/>
                    </w:rPr>
                  </w:rPrChange>
                </w:rPr>
                <w:t>0.000183142</w:t>
              </w:r>
            </w:ins>
          </w:p>
        </w:tc>
        <w:tc>
          <w:tcPr>
            <w:tcW w:w="1418" w:type="dxa"/>
            <w:noWrap/>
            <w:hideMark/>
            <w:tcPrChange w:id="7577" w:author="Felix Pascal (felixpas)" w:date="2025-07-01T19:33:00Z">
              <w:tcPr>
                <w:tcW w:w="980" w:type="dxa"/>
                <w:noWrap/>
                <w:hideMark/>
              </w:tcPr>
            </w:tcPrChange>
          </w:tcPr>
          <w:p w14:paraId="11F81A87" w14:textId="77777777" w:rsidR="00C76A19" w:rsidRPr="00C76A19" w:rsidRDefault="00C76A19">
            <w:pPr>
              <w:rPr>
                <w:ins w:id="7578" w:author="Felix Pascal (felixpas)" w:date="2025-07-01T19:19:00Z"/>
                <w:rPrChange w:id="7579" w:author="Felix Pascal (felixpas)" w:date="2025-07-01T19:19:00Z">
                  <w:rPr>
                    <w:ins w:id="7580" w:author="Felix Pascal (felixpas)" w:date="2025-07-01T19:19:00Z"/>
                    <w:rFonts w:ascii="Calibri" w:hAnsi="Calibri" w:cs="Calibri"/>
                    <w:color w:val="000000"/>
                  </w:rPr>
                </w:rPrChange>
              </w:rPr>
            </w:pPr>
            <w:ins w:id="7581" w:author="Felix Pascal (felixpas)" w:date="2025-07-01T19:19:00Z">
              <w:r w:rsidRPr="00C76A19">
                <w:rPr>
                  <w:rPrChange w:id="7582" w:author="Felix Pascal (felixpas)" w:date="2025-07-01T19:19:00Z">
                    <w:rPr>
                      <w:rFonts w:ascii="Calibri" w:hAnsi="Calibri" w:cs="Calibri"/>
                      <w:color w:val="000000"/>
                    </w:rPr>
                  </w:rPrChange>
                </w:rPr>
                <w:t>increasing</w:t>
              </w:r>
            </w:ins>
          </w:p>
        </w:tc>
        <w:tc>
          <w:tcPr>
            <w:tcW w:w="850" w:type="dxa"/>
            <w:noWrap/>
            <w:hideMark/>
            <w:tcPrChange w:id="7583" w:author="Felix Pascal (felixpas)" w:date="2025-07-01T19:33:00Z">
              <w:tcPr>
                <w:tcW w:w="900" w:type="dxa"/>
                <w:noWrap/>
                <w:hideMark/>
              </w:tcPr>
            </w:tcPrChange>
          </w:tcPr>
          <w:p w14:paraId="761E63D0" w14:textId="77777777" w:rsidR="00C76A19" w:rsidRPr="00C76A19" w:rsidRDefault="00C76A19" w:rsidP="00C76A19">
            <w:pPr>
              <w:rPr>
                <w:ins w:id="7584" w:author="Felix Pascal (felixpas)" w:date="2025-07-01T19:19:00Z"/>
                <w:rPrChange w:id="7585" w:author="Felix Pascal (felixpas)" w:date="2025-07-01T19:19:00Z">
                  <w:rPr>
                    <w:ins w:id="7586" w:author="Felix Pascal (felixpas)" w:date="2025-07-01T19:19:00Z"/>
                    <w:rFonts w:ascii="Calibri" w:hAnsi="Calibri" w:cs="Calibri"/>
                    <w:color w:val="000000"/>
                  </w:rPr>
                </w:rPrChange>
              </w:rPr>
              <w:pPrChange w:id="7587" w:author="Felix Pascal (felixpas)" w:date="2025-07-01T19:19:00Z">
                <w:pPr>
                  <w:jc w:val="right"/>
                </w:pPr>
              </w:pPrChange>
            </w:pPr>
            <w:ins w:id="7588" w:author="Felix Pascal (felixpas)" w:date="2025-07-01T19:19:00Z">
              <w:r w:rsidRPr="00C76A19">
                <w:rPr>
                  <w:rPrChange w:id="7589" w:author="Felix Pascal (felixpas)" w:date="2025-07-01T19:19:00Z">
                    <w:rPr>
                      <w:rFonts w:ascii="Calibri" w:hAnsi="Calibri" w:cs="Calibri"/>
                      <w:color w:val="000000"/>
                    </w:rPr>
                  </w:rPrChange>
                </w:rPr>
                <w:t>367</w:t>
              </w:r>
            </w:ins>
          </w:p>
        </w:tc>
      </w:tr>
      <w:tr w:rsidR="00D247C6" w:rsidRPr="00D247C6" w14:paraId="518D3518" w14:textId="77777777" w:rsidTr="00D247C6">
        <w:tblPrEx>
          <w:tblPrExChange w:id="7590" w:author="Felix Pascal (felixpas)" w:date="2025-07-01T19:33:00Z">
            <w:tblPrEx>
              <w:tblW w:w="9067" w:type="dxa"/>
            </w:tblPrEx>
          </w:tblPrExChange>
        </w:tblPrEx>
        <w:trPr>
          <w:trHeight w:val="288"/>
          <w:ins w:id="7591" w:author="Felix Pascal (felixpas)" w:date="2025-07-01T19:19:00Z"/>
          <w:trPrChange w:id="7592" w:author="Felix Pascal (felixpas)" w:date="2025-07-01T19:33:00Z">
            <w:trPr>
              <w:trHeight w:val="288"/>
            </w:trPr>
          </w:trPrChange>
        </w:trPr>
        <w:tc>
          <w:tcPr>
            <w:tcW w:w="3256" w:type="dxa"/>
            <w:noWrap/>
            <w:hideMark/>
            <w:tcPrChange w:id="7593" w:author="Felix Pascal (felixpas)" w:date="2025-07-01T19:33:00Z">
              <w:tcPr>
                <w:tcW w:w="2940" w:type="dxa"/>
                <w:noWrap/>
                <w:hideMark/>
              </w:tcPr>
            </w:tcPrChange>
          </w:tcPr>
          <w:p w14:paraId="12FEF5AE" w14:textId="77777777" w:rsidR="00C76A19" w:rsidRPr="00C76A19" w:rsidRDefault="00C76A19">
            <w:pPr>
              <w:rPr>
                <w:ins w:id="7594" w:author="Felix Pascal (felixpas)" w:date="2025-07-01T19:19:00Z"/>
                <w:rPrChange w:id="7595" w:author="Felix Pascal (felixpas)" w:date="2025-07-01T19:19:00Z">
                  <w:rPr>
                    <w:ins w:id="7596" w:author="Felix Pascal (felixpas)" w:date="2025-07-01T19:19:00Z"/>
                    <w:rFonts w:ascii="Calibri" w:hAnsi="Calibri" w:cs="Calibri"/>
                    <w:color w:val="000000"/>
                  </w:rPr>
                </w:rPrChange>
              </w:rPr>
            </w:pPr>
            <w:ins w:id="7597" w:author="Felix Pascal (felixpas)" w:date="2025-07-01T19:19:00Z">
              <w:r w:rsidRPr="00C76A19">
                <w:rPr>
                  <w:rPrChange w:id="7598" w:author="Felix Pascal (felixpas)" w:date="2025-07-01T19:19:00Z">
                    <w:rPr>
                      <w:rFonts w:ascii="Calibri" w:hAnsi="Calibri" w:cs="Calibri"/>
                      <w:color w:val="000000"/>
                    </w:rPr>
                  </w:rPrChange>
                </w:rPr>
                <w:t xml:space="preserve">Potentilla </w:t>
              </w:r>
              <w:proofErr w:type="spellStart"/>
              <w:r w:rsidRPr="00C76A19">
                <w:rPr>
                  <w:rPrChange w:id="7599" w:author="Felix Pascal (felixpas)" w:date="2025-07-01T19:19:00Z">
                    <w:rPr>
                      <w:rFonts w:ascii="Calibri" w:hAnsi="Calibri" w:cs="Calibri"/>
                      <w:color w:val="000000"/>
                    </w:rPr>
                  </w:rPrChange>
                </w:rPr>
                <w:t>sterilis</w:t>
              </w:r>
              <w:proofErr w:type="spellEnd"/>
            </w:ins>
          </w:p>
        </w:tc>
        <w:tc>
          <w:tcPr>
            <w:tcW w:w="1706" w:type="dxa"/>
            <w:noWrap/>
            <w:hideMark/>
            <w:tcPrChange w:id="7600" w:author="Felix Pascal (felixpas)" w:date="2025-07-01T19:33:00Z">
              <w:tcPr>
                <w:tcW w:w="2480" w:type="dxa"/>
                <w:noWrap/>
                <w:hideMark/>
              </w:tcPr>
            </w:tcPrChange>
          </w:tcPr>
          <w:p w14:paraId="5A23BD45" w14:textId="77777777" w:rsidR="00C76A19" w:rsidRPr="00C76A19" w:rsidRDefault="00C76A19" w:rsidP="00C76A19">
            <w:pPr>
              <w:rPr>
                <w:ins w:id="7601" w:author="Felix Pascal (felixpas)" w:date="2025-07-01T19:19:00Z"/>
                <w:rPrChange w:id="7602" w:author="Felix Pascal (felixpas)" w:date="2025-07-01T19:19:00Z">
                  <w:rPr>
                    <w:ins w:id="7603" w:author="Felix Pascal (felixpas)" w:date="2025-07-01T19:19:00Z"/>
                    <w:rFonts w:ascii="Calibri" w:hAnsi="Calibri" w:cs="Calibri"/>
                    <w:color w:val="000000"/>
                  </w:rPr>
                </w:rPrChange>
              </w:rPr>
              <w:pPrChange w:id="7604" w:author="Felix Pascal (felixpas)" w:date="2025-07-01T19:19:00Z">
                <w:pPr>
                  <w:jc w:val="right"/>
                </w:pPr>
              </w:pPrChange>
            </w:pPr>
            <w:ins w:id="7605" w:author="Felix Pascal (felixpas)" w:date="2025-07-01T19:19:00Z">
              <w:r w:rsidRPr="00C76A19">
                <w:rPr>
                  <w:rPrChange w:id="7606" w:author="Felix Pascal (felixpas)" w:date="2025-07-01T19:19:00Z">
                    <w:rPr>
                      <w:rFonts w:ascii="Calibri" w:hAnsi="Calibri" w:cs="Calibri"/>
                      <w:color w:val="000000"/>
                    </w:rPr>
                  </w:rPrChange>
                </w:rPr>
                <w:t>6.122654591</w:t>
              </w:r>
            </w:ins>
          </w:p>
        </w:tc>
        <w:tc>
          <w:tcPr>
            <w:tcW w:w="1696" w:type="dxa"/>
            <w:noWrap/>
            <w:hideMark/>
            <w:tcPrChange w:id="7607" w:author="Felix Pascal (felixpas)" w:date="2025-07-01T19:33:00Z">
              <w:tcPr>
                <w:tcW w:w="1387" w:type="dxa"/>
                <w:noWrap/>
                <w:hideMark/>
              </w:tcPr>
            </w:tcPrChange>
          </w:tcPr>
          <w:p w14:paraId="2820EE96" w14:textId="77777777" w:rsidR="00C76A19" w:rsidRPr="00C76A19" w:rsidRDefault="00C76A19" w:rsidP="00C76A19">
            <w:pPr>
              <w:rPr>
                <w:ins w:id="7608" w:author="Felix Pascal (felixpas)" w:date="2025-07-01T19:19:00Z"/>
                <w:rPrChange w:id="7609" w:author="Felix Pascal (felixpas)" w:date="2025-07-01T19:19:00Z">
                  <w:rPr>
                    <w:ins w:id="7610" w:author="Felix Pascal (felixpas)" w:date="2025-07-01T19:19:00Z"/>
                    <w:rFonts w:ascii="Calibri" w:hAnsi="Calibri" w:cs="Calibri"/>
                    <w:color w:val="000000"/>
                  </w:rPr>
                </w:rPrChange>
              </w:rPr>
              <w:pPrChange w:id="7611" w:author="Felix Pascal (felixpas)" w:date="2025-07-01T19:19:00Z">
                <w:pPr>
                  <w:jc w:val="right"/>
                </w:pPr>
              </w:pPrChange>
            </w:pPr>
            <w:ins w:id="7612" w:author="Felix Pascal (felixpas)" w:date="2025-07-01T19:19:00Z">
              <w:r w:rsidRPr="00C76A19">
                <w:rPr>
                  <w:rPrChange w:id="7613" w:author="Felix Pascal (felixpas)" w:date="2025-07-01T19:19:00Z">
                    <w:rPr>
                      <w:rFonts w:ascii="Calibri" w:hAnsi="Calibri" w:cs="Calibri"/>
                      <w:color w:val="000000"/>
                    </w:rPr>
                  </w:rPrChange>
                </w:rPr>
                <w:t>0.016947825</w:t>
              </w:r>
            </w:ins>
          </w:p>
        </w:tc>
        <w:tc>
          <w:tcPr>
            <w:tcW w:w="1418" w:type="dxa"/>
            <w:noWrap/>
            <w:hideMark/>
            <w:tcPrChange w:id="7614" w:author="Felix Pascal (felixpas)" w:date="2025-07-01T19:33:00Z">
              <w:tcPr>
                <w:tcW w:w="980" w:type="dxa"/>
                <w:noWrap/>
                <w:hideMark/>
              </w:tcPr>
            </w:tcPrChange>
          </w:tcPr>
          <w:p w14:paraId="126DC743" w14:textId="77777777" w:rsidR="00C76A19" w:rsidRPr="00C76A19" w:rsidRDefault="00C76A19">
            <w:pPr>
              <w:rPr>
                <w:ins w:id="7615" w:author="Felix Pascal (felixpas)" w:date="2025-07-01T19:19:00Z"/>
                <w:rPrChange w:id="7616" w:author="Felix Pascal (felixpas)" w:date="2025-07-01T19:19:00Z">
                  <w:rPr>
                    <w:ins w:id="7617" w:author="Felix Pascal (felixpas)" w:date="2025-07-01T19:19:00Z"/>
                    <w:rFonts w:ascii="Calibri" w:hAnsi="Calibri" w:cs="Calibri"/>
                    <w:color w:val="000000"/>
                  </w:rPr>
                </w:rPrChange>
              </w:rPr>
            </w:pPr>
            <w:ins w:id="7618" w:author="Felix Pascal (felixpas)" w:date="2025-07-01T19:19:00Z">
              <w:r w:rsidRPr="00C76A19">
                <w:rPr>
                  <w:rPrChange w:id="7619" w:author="Felix Pascal (felixpas)" w:date="2025-07-01T19:19:00Z">
                    <w:rPr>
                      <w:rFonts w:ascii="Calibri" w:hAnsi="Calibri" w:cs="Calibri"/>
                      <w:color w:val="000000"/>
                    </w:rPr>
                  </w:rPrChange>
                </w:rPr>
                <w:t>increasing</w:t>
              </w:r>
            </w:ins>
          </w:p>
        </w:tc>
        <w:tc>
          <w:tcPr>
            <w:tcW w:w="850" w:type="dxa"/>
            <w:noWrap/>
            <w:hideMark/>
            <w:tcPrChange w:id="7620" w:author="Felix Pascal (felixpas)" w:date="2025-07-01T19:33:00Z">
              <w:tcPr>
                <w:tcW w:w="1280" w:type="dxa"/>
                <w:gridSpan w:val="2"/>
                <w:noWrap/>
                <w:hideMark/>
              </w:tcPr>
            </w:tcPrChange>
          </w:tcPr>
          <w:p w14:paraId="188215DB" w14:textId="77777777" w:rsidR="00C76A19" w:rsidRPr="00C76A19" w:rsidRDefault="00C76A19" w:rsidP="00C76A19">
            <w:pPr>
              <w:rPr>
                <w:ins w:id="7621" w:author="Felix Pascal (felixpas)" w:date="2025-07-01T19:19:00Z"/>
                <w:rPrChange w:id="7622" w:author="Felix Pascal (felixpas)" w:date="2025-07-01T19:19:00Z">
                  <w:rPr>
                    <w:ins w:id="7623" w:author="Felix Pascal (felixpas)" w:date="2025-07-01T19:19:00Z"/>
                    <w:rFonts w:ascii="Calibri" w:hAnsi="Calibri" w:cs="Calibri"/>
                    <w:color w:val="000000"/>
                  </w:rPr>
                </w:rPrChange>
              </w:rPr>
              <w:pPrChange w:id="7624" w:author="Felix Pascal (felixpas)" w:date="2025-07-01T19:19:00Z">
                <w:pPr>
                  <w:jc w:val="right"/>
                </w:pPr>
              </w:pPrChange>
            </w:pPr>
            <w:ins w:id="7625" w:author="Felix Pascal (felixpas)" w:date="2025-07-01T19:19:00Z">
              <w:r w:rsidRPr="00C76A19">
                <w:rPr>
                  <w:rPrChange w:id="7626" w:author="Felix Pascal (felixpas)" w:date="2025-07-01T19:19:00Z">
                    <w:rPr>
                      <w:rFonts w:ascii="Calibri" w:hAnsi="Calibri" w:cs="Calibri"/>
                      <w:color w:val="000000"/>
                    </w:rPr>
                  </w:rPrChange>
                </w:rPr>
                <w:t>165</w:t>
              </w:r>
            </w:ins>
          </w:p>
        </w:tc>
      </w:tr>
      <w:tr w:rsidR="00C76A19" w:rsidRPr="00C76A19" w14:paraId="637AEE2B" w14:textId="77777777" w:rsidTr="00D247C6">
        <w:trPr>
          <w:trHeight w:val="288"/>
          <w:ins w:id="7627" w:author="Felix Pascal (felixpas)" w:date="2025-07-01T19:19:00Z"/>
          <w:trPrChange w:id="7628" w:author="Felix Pascal (felixpas)" w:date="2025-07-01T19:33:00Z">
            <w:trPr>
              <w:gridAfter w:val="0"/>
              <w:trHeight w:val="288"/>
            </w:trPr>
          </w:trPrChange>
        </w:trPr>
        <w:tc>
          <w:tcPr>
            <w:tcW w:w="3256" w:type="dxa"/>
            <w:noWrap/>
            <w:hideMark/>
            <w:tcPrChange w:id="7629" w:author="Felix Pascal (felixpas)" w:date="2025-07-01T19:33:00Z">
              <w:tcPr>
                <w:tcW w:w="2940" w:type="dxa"/>
                <w:noWrap/>
                <w:hideMark/>
              </w:tcPr>
            </w:tcPrChange>
          </w:tcPr>
          <w:p w14:paraId="313ABEF3" w14:textId="77777777" w:rsidR="00C76A19" w:rsidRPr="00C76A19" w:rsidRDefault="00C76A19">
            <w:pPr>
              <w:rPr>
                <w:ins w:id="7630" w:author="Felix Pascal (felixpas)" w:date="2025-07-01T19:19:00Z"/>
                <w:rPrChange w:id="7631" w:author="Felix Pascal (felixpas)" w:date="2025-07-01T19:19:00Z">
                  <w:rPr>
                    <w:ins w:id="7632" w:author="Felix Pascal (felixpas)" w:date="2025-07-01T19:19:00Z"/>
                    <w:rFonts w:ascii="Calibri" w:hAnsi="Calibri" w:cs="Calibri"/>
                    <w:color w:val="000000"/>
                  </w:rPr>
                </w:rPrChange>
              </w:rPr>
            </w:pPr>
            <w:ins w:id="7633" w:author="Felix Pascal (felixpas)" w:date="2025-07-01T19:19:00Z">
              <w:r w:rsidRPr="00C76A19">
                <w:rPr>
                  <w:rPrChange w:id="7634" w:author="Felix Pascal (felixpas)" w:date="2025-07-01T19:19:00Z">
                    <w:rPr>
                      <w:rFonts w:ascii="Calibri" w:hAnsi="Calibri" w:cs="Calibri"/>
                      <w:color w:val="000000"/>
                    </w:rPr>
                  </w:rPrChange>
                </w:rPr>
                <w:t>Prunus avium</w:t>
              </w:r>
            </w:ins>
          </w:p>
        </w:tc>
        <w:tc>
          <w:tcPr>
            <w:tcW w:w="1706" w:type="dxa"/>
            <w:noWrap/>
            <w:hideMark/>
            <w:tcPrChange w:id="7635" w:author="Felix Pascal (felixpas)" w:date="2025-07-01T19:33:00Z">
              <w:tcPr>
                <w:tcW w:w="2480" w:type="dxa"/>
                <w:noWrap/>
                <w:hideMark/>
              </w:tcPr>
            </w:tcPrChange>
          </w:tcPr>
          <w:p w14:paraId="35BC32F7" w14:textId="77777777" w:rsidR="00C76A19" w:rsidRPr="00C76A19" w:rsidRDefault="00C76A19" w:rsidP="00C76A19">
            <w:pPr>
              <w:rPr>
                <w:ins w:id="7636" w:author="Felix Pascal (felixpas)" w:date="2025-07-01T19:19:00Z"/>
                <w:rPrChange w:id="7637" w:author="Felix Pascal (felixpas)" w:date="2025-07-01T19:19:00Z">
                  <w:rPr>
                    <w:ins w:id="7638" w:author="Felix Pascal (felixpas)" w:date="2025-07-01T19:19:00Z"/>
                    <w:rFonts w:ascii="Calibri" w:hAnsi="Calibri" w:cs="Calibri"/>
                    <w:color w:val="000000"/>
                  </w:rPr>
                </w:rPrChange>
              </w:rPr>
              <w:pPrChange w:id="7639" w:author="Felix Pascal (felixpas)" w:date="2025-07-01T19:19:00Z">
                <w:pPr>
                  <w:jc w:val="right"/>
                </w:pPr>
              </w:pPrChange>
            </w:pPr>
            <w:ins w:id="7640" w:author="Felix Pascal (felixpas)" w:date="2025-07-01T19:19:00Z">
              <w:r w:rsidRPr="00C76A19">
                <w:rPr>
                  <w:rPrChange w:id="7641" w:author="Felix Pascal (felixpas)" w:date="2025-07-01T19:19:00Z">
                    <w:rPr>
                      <w:rFonts w:ascii="Calibri" w:hAnsi="Calibri" w:cs="Calibri"/>
                      <w:color w:val="000000"/>
                    </w:rPr>
                  </w:rPrChange>
                </w:rPr>
                <w:t>6.08741361</w:t>
              </w:r>
            </w:ins>
          </w:p>
        </w:tc>
        <w:tc>
          <w:tcPr>
            <w:tcW w:w="1696" w:type="dxa"/>
            <w:noWrap/>
            <w:hideMark/>
            <w:tcPrChange w:id="7642" w:author="Felix Pascal (felixpas)" w:date="2025-07-01T19:33:00Z">
              <w:tcPr>
                <w:tcW w:w="1300" w:type="dxa"/>
                <w:noWrap/>
                <w:hideMark/>
              </w:tcPr>
            </w:tcPrChange>
          </w:tcPr>
          <w:p w14:paraId="0FFBFA89" w14:textId="77777777" w:rsidR="00C76A19" w:rsidRPr="00C76A19" w:rsidRDefault="00C76A19" w:rsidP="00C76A19">
            <w:pPr>
              <w:rPr>
                <w:ins w:id="7643" w:author="Felix Pascal (felixpas)" w:date="2025-07-01T19:19:00Z"/>
                <w:rPrChange w:id="7644" w:author="Felix Pascal (felixpas)" w:date="2025-07-01T19:19:00Z">
                  <w:rPr>
                    <w:ins w:id="7645" w:author="Felix Pascal (felixpas)" w:date="2025-07-01T19:19:00Z"/>
                    <w:rFonts w:ascii="Calibri" w:hAnsi="Calibri" w:cs="Calibri"/>
                    <w:color w:val="000000"/>
                  </w:rPr>
                </w:rPrChange>
              </w:rPr>
              <w:pPrChange w:id="7646" w:author="Felix Pascal (felixpas)" w:date="2025-07-01T19:19:00Z">
                <w:pPr>
                  <w:jc w:val="right"/>
                </w:pPr>
              </w:pPrChange>
            </w:pPr>
            <w:ins w:id="7647" w:author="Felix Pascal (felixpas)" w:date="2025-07-01T19:19:00Z">
              <w:r w:rsidRPr="00C76A19">
                <w:rPr>
                  <w:rPrChange w:id="7648" w:author="Felix Pascal (felixpas)" w:date="2025-07-01T19:19:00Z">
                    <w:rPr>
                      <w:rFonts w:ascii="Calibri" w:hAnsi="Calibri" w:cs="Calibri"/>
                      <w:color w:val="000000"/>
                    </w:rPr>
                  </w:rPrChange>
                </w:rPr>
                <w:t>0.000654697</w:t>
              </w:r>
            </w:ins>
          </w:p>
        </w:tc>
        <w:tc>
          <w:tcPr>
            <w:tcW w:w="1418" w:type="dxa"/>
            <w:noWrap/>
            <w:hideMark/>
            <w:tcPrChange w:id="7649" w:author="Felix Pascal (felixpas)" w:date="2025-07-01T19:33:00Z">
              <w:tcPr>
                <w:tcW w:w="980" w:type="dxa"/>
                <w:noWrap/>
                <w:hideMark/>
              </w:tcPr>
            </w:tcPrChange>
          </w:tcPr>
          <w:p w14:paraId="50C71437" w14:textId="77777777" w:rsidR="00C76A19" w:rsidRPr="00C76A19" w:rsidRDefault="00C76A19">
            <w:pPr>
              <w:rPr>
                <w:ins w:id="7650" w:author="Felix Pascal (felixpas)" w:date="2025-07-01T19:19:00Z"/>
                <w:rPrChange w:id="7651" w:author="Felix Pascal (felixpas)" w:date="2025-07-01T19:19:00Z">
                  <w:rPr>
                    <w:ins w:id="7652" w:author="Felix Pascal (felixpas)" w:date="2025-07-01T19:19:00Z"/>
                    <w:rFonts w:ascii="Calibri" w:hAnsi="Calibri" w:cs="Calibri"/>
                    <w:color w:val="000000"/>
                  </w:rPr>
                </w:rPrChange>
              </w:rPr>
            </w:pPr>
            <w:ins w:id="7653" w:author="Felix Pascal (felixpas)" w:date="2025-07-01T19:19:00Z">
              <w:r w:rsidRPr="00C76A19">
                <w:rPr>
                  <w:rPrChange w:id="7654" w:author="Felix Pascal (felixpas)" w:date="2025-07-01T19:19:00Z">
                    <w:rPr>
                      <w:rFonts w:ascii="Calibri" w:hAnsi="Calibri" w:cs="Calibri"/>
                      <w:color w:val="000000"/>
                    </w:rPr>
                  </w:rPrChange>
                </w:rPr>
                <w:t>increasing</w:t>
              </w:r>
            </w:ins>
          </w:p>
        </w:tc>
        <w:tc>
          <w:tcPr>
            <w:tcW w:w="850" w:type="dxa"/>
            <w:noWrap/>
            <w:hideMark/>
            <w:tcPrChange w:id="7655" w:author="Felix Pascal (felixpas)" w:date="2025-07-01T19:33:00Z">
              <w:tcPr>
                <w:tcW w:w="900" w:type="dxa"/>
                <w:noWrap/>
                <w:hideMark/>
              </w:tcPr>
            </w:tcPrChange>
          </w:tcPr>
          <w:p w14:paraId="005F4F89" w14:textId="77777777" w:rsidR="00C76A19" w:rsidRPr="00C76A19" w:rsidRDefault="00C76A19" w:rsidP="00C76A19">
            <w:pPr>
              <w:rPr>
                <w:ins w:id="7656" w:author="Felix Pascal (felixpas)" w:date="2025-07-01T19:19:00Z"/>
                <w:rPrChange w:id="7657" w:author="Felix Pascal (felixpas)" w:date="2025-07-01T19:19:00Z">
                  <w:rPr>
                    <w:ins w:id="7658" w:author="Felix Pascal (felixpas)" w:date="2025-07-01T19:19:00Z"/>
                    <w:rFonts w:ascii="Calibri" w:hAnsi="Calibri" w:cs="Calibri"/>
                    <w:color w:val="000000"/>
                  </w:rPr>
                </w:rPrChange>
              </w:rPr>
              <w:pPrChange w:id="7659" w:author="Felix Pascal (felixpas)" w:date="2025-07-01T19:19:00Z">
                <w:pPr>
                  <w:jc w:val="right"/>
                </w:pPr>
              </w:pPrChange>
            </w:pPr>
            <w:ins w:id="7660" w:author="Felix Pascal (felixpas)" w:date="2025-07-01T19:19:00Z">
              <w:r w:rsidRPr="00C76A19">
                <w:rPr>
                  <w:rPrChange w:id="7661" w:author="Felix Pascal (felixpas)" w:date="2025-07-01T19:19:00Z">
                    <w:rPr>
                      <w:rFonts w:ascii="Calibri" w:hAnsi="Calibri" w:cs="Calibri"/>
                      <w:color w:val="000000"/>
                    </w:rPr>
                  </w:rPrChange>
                </w:rPr>
                <w:t>198</w:t>
              </w:r>
            </w:ins>
          </w:p>
        </w:tc>
      </w:tr>
      <w:tr w:rsidR="00D247C6" w:rsidRPr="00D247C6" w14:paraId="3CAF4317" w14:textId="77777777" w:rsidTr="00D247C6">
        <w:tblPrEx>
          <w:tblPrExChange w:id="7662" w:author="Felix Pascal (felixpas)" w:date="2025-07-01T19:33:00Z">
            <w:tblPrEx>
              <w:tblW w:w="9067" w:type="dxa"/>
            </w:tblPrEx>
          </w:tblPrExChange>
        </w:tblPrEx>
        <w:trPr>
          <w:trHeight w:val="288"/>
          <w:ins w:id="7663" w:author="Felix Pascal (felixpas)" w:date="2025-07-01T19:19:00Z"/>
          <w:trPrChange w:id="7664" w:author="Felix Pascal (felixpas)" w:date="2025-07-01T19:33:00Z">
            <w:trPr>
              <w:trHeight w:val="288"/>
            </w:trPr>
          </w:trPrChange>
        </w:trPr>
        <w:tc>
          <w:tcPr>
            <w:tcW w:w="3256" w:type="dxa"/>
            <w:noWrap/>
            <w:hideMark/>
            <w:tcPrChange w:id="7665" w:author="Felix Pascal (felixpas)" w:date="2025-07-01T19:33:00Z">
              <w:tcPr>
                <w:tcW w:w="2940" w:type="dxa"/>
                <w:noWrap/>
                <w:hideMark/>
              </w:tcPr>
            </w:tcPrChange>
          </w:tcPr>
          <w:p w14:paraId="7E0FD8B0" w14:textId="77777777" w:rsidR="00C76A19" w:rsidRPr="00C76A19" w:rsidRDefault="00C76A19">
            <w:pPr>
              <w:rPr>
                <w:ins w:id="7666" w:author="Felix Pascal (felixpas)" w:date="2025-07-01T19:19:00Z"/>
                <w:rPrChange w:id="7667" w:author="Felix Pascal (felixpas)" w:date="2025-07-01T19:19:00Z">
                  <w:rPr>
                    <w:ins w:id="7668" w:author="Felix Pascal (felixpas)" w:date="2025-07-01T19:19:00Z"/>
                    <w:rFonts w:ascii="Calibri" w:hAnsi="Calibri" w:cs="Calibri"/>
                    <w:color w:val="000000"/>
                  </w:rPr>
                </w:rPrChange>
              </w:rPr>
            </w:pPr>
            <w:ins w:id="7669" w:author="Felix Pascal (felixpas)" w:date="2025-07-01T19:19:00Z">
              <w:r w:rsidRPr="00C76A19">
                <w:rPr>
                  <w:rPrChange w:id="7670" w:author="Felix Pascal (felixpas)" w:date="2025-07-01T19:19:00Z">
                    <w:rPr>
                      <w:rFonts w:ascii="Calibri" w:hAnsi="Calibri" w:cs="Calibri"/>
                      <w:color w:val="000000"/>
                    </w:rPr>
                  </w:rPrChange>
                </w:rPr>
                <w:t>Veronica persica</w:t>
              </w:r>
            </w:ins>
          </w:p>
        </w:tc>
        <w:tc>
          <w:tcPr>
            <w:tcW w:w="1706" w:type="dxa"/>
            <w:noWrap/>
            <w:hideMark/>
            <w:tcPrChange w:id="7671" w:author="Felix Pascal (felixpas)" w:date="2025-07-01T19:33:00Z">
              <w:tcPr>
                <w:tcW w:w="2480" w:type="dxa"/>
                <w:noWrap/>
                <w:hideMark/>
              </w:tcPr>
            </w:tcPrChange>
          </w:tcPr>
          <w:p w14:paraId="40F8C3D6" w14:textId="77777777" w:rsidR="00C76A19" w:rsidRPr="00C76A19" w:rsidRDefault="00C76A19" w:rsidP="00C76A19">
            <w:pPr>
              <w:rPr>
                <w:ins w:id="7672" w:author="Felix Pascal (felixpas)" w:date="2025-07-01T19:19:00Z"/>
                <w:rPrChange w:id="7673" w:author="Felix Pascal (felixpas)" w:date="2025-07-01T19:19:00Z">
                  <w:rPr>
                    <w:ins w:id="7674" w:author="Felix Pascal (felixpas)" w:date="2025-07-01T19:19:00Z"/>
                    <w:rFonts w:ascii="Calibri" w:hAnsi="Calibri" w:cs="Calibri"/>
                    <w:color w:val="000000"/>
                  </w:rPr>
                </w:rPrChange>
              </w:rPr>
              <w:pPrChange w:id="7675" w:author="Felix Pascal (felixpas)" w:date="2025-07-01T19:19:00Z">
                <w:pPr>
                  <w:jc w:val="right"/>
                </w:pPr>
              </w:pPrChange>
            </w:pPr>
            <w:ins w:id="7676" w:author="Felix Pascal (felixpas)" w:date="2025-07-01T19:19:00Z">
              <w:r w:rsidRPr="00C76A19">
                <w:rPr>
                  <w:rPrChange w:id="7677" w:author="Felix Pascal (felixpas)" w:date="2025-07-01T19:19:00Z">
                    <w:rPr>
                      <w:rFonts w:ascii="Calibri" w:hAnsi="Calibri" w:cs="Calibri"/>
                      <w:color w:val="000000"/>
                    </w:rPr>
                  </w:rPrChange>
                </w:rPr>
                <w:t>6.062813827</w:t>
              </w:r>
            </w:ins>
          </w:p>
        </w:tc>
        <w:tc>
          <w:tcPr>
            <w:tcW w:w="1696" w:type="dxa"/>
            <w:noWrap/>
            <w:hideMark/>
            <w:tcPrChange w:id="7678" w:author="Felix Pascal (felixpas)" w:date="2025-07-01T19:33:00Z">
              <w:tcPr>
                <w:tcW w:w="1387" w:type="dxa"/>
                <w:noWrap/>
                <w:hideMark/>
              </w:tcPr>
            </w:tcPrChange>
          </w:tcPr>
          <w:p w14:paraId="227DB1CD" w14:textId="77777777" w:rsidR="00C76A19" w:rsidRPr="00C76A19" w:rsidRDefault="00C76A19" w:rsidP="00C76A19">
            <w:pPr>
              <w:rPr>
                <w:ins w:id="7679" w:author="Felix Pascal (felixpas)" w:date="2025-07-01T19:19:00Z"/>
                <w:rPrChange w:id="7680" w:author="Felix Pascal (felixpas)" w:date="2025-07-01T19:19:00Z">
                  <w:rPr>
                    <w:ins w:id="7681" w:author="Felix Pascal (felixpas)" w:date="2025-07-01T19:19:00Z"/>
                    <w:rFonts w:ascii="Calibri" w:hAnsi="Calibri" w:cs="Calibri"/>
                    <w:color w:val="000000"/>
                  </w:rPr>
                </w:rPrChange>
              </w:rPr>
              <w:pPrChange w:id="7682" w:author="Felix Pascal (felixpas)" w:date="2025-07-01T19:19:00Z">
                <w:pPr>
                  <w:jc w:val="right"/>
                </w:pPr>
              </w:pPrChange>
            </w:pPr>
            <w:ins w:id="7683" w:author="Felix Pascal (felixpas)" w:date="2025-07-01T19:19:00Z">
              <w:r w:rsidRPr="00C76A19">
                <w:rPr>
                  <w:rPrChange w:id="7684" w:author="Felix Pascal (felixpas)" w:date="2025-07-01T19:19:00Z">
                    <w:rPr>
                      <w:rFonts w:ascii="Calibri" w:hAnsi="Calibri" w:cs="Calibri"/>
                      <w:color w:val="000000"/>
                    </w:rPr>
                  </w:rPrChange>
                </w:rPr>
                <w:t>5.93336E-07</w:t>
              </w:r>
            </w:ins>
          </w:p>
        </w:tc>
        <w:tc>
          <w:tcPr>
            <w:tcW w:w="1418" w:type="dxa"/>
            <w:noWrap/>
            <w:hideMark/>
            <w:tcPrChange w:id="7685" w:author="Felix Pascal (felixpas)" w:date="2025-07-01T19:33:00Z">
              <w:tcPr>
                <w:tcW w:w="980" w:type="dxa"/>
                <w:noWrap/>
                <w:hideMark/>
              </w:tcPr>
            </w:tcPrChange>
          </w:tcPr>
          <w:p w14:paraId="4B1ABCC5" w14:textId="77777777" w:rsidR="00C76A19" w:rsidRPr="00C76A19" w:rsidRDefault="00C76A19">
            <w:pPr>
              <w:rPr>
                <w:ins w:id="7686" w:author="Felix Pascal (felixpas)" w:date="2025-07-01T19:19:00Z"/>
                <w:rPrChange w:id="7687" w:author="Felix Pascal (felixpas)" w:date="2025-07-01T19:19:00Z">
                  <w:rPr>
                    <w:ins w:id="7688" w:author="Felix Pascal (felixpas)" w:date="2025-07-01T19:19:00Z"/>
                    <w:rFonts w:ascii="Calibri" w:hAnsi="Calibri" w:cs="Calibri"/>
                    <w:color w:val="000000"/>
                  </w:rPr>
                </w:rPrChange>
              </w:rPr>
            </w:pPr>
            <w:ins w:id="7689" w:author="Felix Pascal (felixpas)" w:date="2025-07-01T19:19:00Z">
              <w:r w:rsidRPr="00C76A19">
                <w:rPr>
                  <w:rPrChange w:id="7690" w:author="Felix Pascal (felixpas)" w:date="2025-07-01T19:19:00Z">
                    <w:rPr>
                      <w:rFonts w:ascii="Calibri" w:hAnsi="Calibri" w:cs="Calibri"/>
                      <w:color w:val="000000"/>
                    </w:rPr>
                  </w:rPrChange>
                </w:rPr>
                <w:t>increasing</w:t>
              </w:r>
            </w:ins>
          </w:p>
        </w:tc>
        <w:tc>
          <w:tcPr>
            <w:tcW w:w="850" w:type="dxa"/>
            <w:noWrap/>
            <w:hideMark/>
            <w:tcPrChange w:id="7691" w:author="Felix Pascal (felixpas)" w:date="2025-07-01T19:33:00Z">
              <w:tcPr>
                <w:tcW w:w="1280" w:type="dxa"/>
                <w:gridSpan w:val="2"/>
                <w:noWrap/>
                <w:hideMark/>
              </w:tcPr>
            </w:tcPrChange>
          </w:tcPr>
          <w:p w14:paraId="5BC8AD5A" w14:textId="77777777" w:rsidR="00C76A19" w:rsidRPr="00C76A19" w:rsidRDefault="00C76A19" w:rsidP="00C76A19">
            <w:pPr>
              <w:rPr>
                <w:ins w:id="7692" w:author="Felix Pascal (felixpas)" w:date="2025-07-01T19:19:00Z"/>
                <w:rPrChange w:id="7693" w:author="Felix Pascal (felixpas)" w:date="2025-07-01T19:19:00Z">
                  <w:rPr>
                    <w:ins w:id="7694" w:author="Felix Pascal (felixpas)" w:date="2025-07-01T19:19:00Z"/>
                    <w:rFonts w:ascii="Calibri" w:hAnsi="Calibri" w:cs="Calibri"/>
                    <w:color w:val="000000"/>
                  </w:rPr>
                </w:rPrChange>
              </w:rPr>
              <w:pPrChange w:id="7695" w:author="Felix Pascal (felixpas)" w:date="2025-07-01T19:19:00Z">
                <w:pPr>
                  <w:jc w:val="right"/>
                </w:pPr>
              </w:pPrChange>
            </w:pPr>
            <w:ins w:id="7696" w:author="Felix Pascal (felixpas)" w:date="2025-07-01T19:19:00Z">
              <w:r w:rsidRPr="00C76A19">
                <w:rPr>
                  <w:rPrChange w:id="7697" w:author="Felix Pascal (felixpas)" w:date="2025-07-01T19:19:00Z">
                    <w:rPr>
                      <w:rFonts w:ascii="Calibri" w:hAnsi="Calibri" w:cs="Calibri"/>
                      <w:color w:val="000000"/>
                    </w:rPr>
                  </w:rPrChange>
                </w:rPr>
                <w:t>545</w:t>
              </w:r>
            </w:ins>
          </w:p>
        </w:tc>
      </w:tr>
      <w:tr w:rsidR="00C76A19" w:rsidRPr="00C76A19" w14:paraId="49E2E503" w14:textId="77777777" w:rsidTr="00D247C6">
        <w:trPr>
          <w:trHeight w:val="288"/>
          <w:ins w:id="7698" w:author="Felix Pascal (felixpas)" w:date="2025-07-01T19:19:00Z"/>
          <w:trPrChange w:id="7699" w:author="Felix Pascal (felixpas)" w:date="2025-07-01T19:33:00Z">
            <w:trPr>
              <w:gridAfter w:val="0"/>
              <w:trHeight w:val="288"/>
            </w:trPr>
          </w:trPrChange>
        </w:trPr>
        <w:tc>
          <w:tcPr>
            <w:tcW w:w="3256" w:type="dxa"/>
            <w:noWrap/>
            <w:hideMark/>
            <w:tcPrChange w:id="7700" w:author="Felix Pascal (felixpas)" w:date="2025-07-01T19:33:00Z">
              <w:tcPr>
                <w:tcW w:w="2940" w:type="dxa"/>
                <w:noWrap/>
                <w:hideMark/>
              </w:tcPr>
            </w:tcPrChange>
          </w:tcPr>
          <w:p w14:paraId="2AADAAB0" w14:textId="77777777" w:rsidR="00C76A19" w:rsidRPr="00C76A19" w:rsidRDefault="00C76A19">
            <w:pPr>
              <w:rPr>
                <w:ins w:id="7701" w:author="Felix Pascal (felixpas)" w:date="2025-07-01T19:19:00Z"/>
                <w:rPrChange w:id="7702" w:author="Felix Pascal (felixpas)" w:date="2025-07-01T19:19:00Z">
                  <w:rPr>
                    <w:ins w:id="7703" w:author="Felix Pascal (felixpas)" w:date="2025-07-01T19:19:00Z"/>
                    <w:rFonts w:ascii="Calibri" w:hAnsi="Calibri" w:cs="Calibri"/>
                    <w:color w:val="000000"/>
                  </w:rPr>
                </w:rPrChange>
              </w:rPr>
            </w:pPr>
            <w:ins w:id="7704" w:author="Felix Pascal (felixpas)" w:date="2025-07-01T19:19:00Z">
              <w:r w:rsidRPr="00C76A19">
                <w:rPr>
                  <w:rPrChange w:id="7705" w:author="Felix Pascal (felixpas)" w:date="2025-07-01T19:19:00Z">
                    <w:rPr>
                      <w:rFonts w:ascii="Calibri" w:hAnsi="Calibri" w:cs="Calibri"/>
                      <w:color w:val="000000"/>
                    </w:rPr>
                  </w:rPrChange>
                </w:rPr>
                <w:t>Calamagrostis varia</w:t>
              </w:r>
            </w:ins>
          </w:p>
        </w:tc>
        <w:tc>
          <w:tcPr>
            <w:tcW w:w="1706" w:type="dxa"/>
            <w:noWrap/>
            <w:hideMark/>
            <w:tcPrChange w:id="7706" w:author="Felix Pascal (felixpas)" w:date="2025-07-01T19:33:00Z">
              <w:tcPr>
                <w:tcW w:w="2480" w:type="dxa"/>
                <w:noWrap/>
                <w:hideMark/>
              </w:tcPr>
            </w:tcPrChange>
          </w:tcPr>
          <w:p w14:paraId="6379F9E7" w14:textId="77777777" w:rsidR="00C76A19" w:rsidRPr="00C76A19" w:rsidRDefault="00C76A19" w:rsidP="00C76A19">
            <w:pPr>
              <w:rPr>
                <w:ins w:id="7707" w:author="Felix Pascal (felixpas)" w:date="2025-07-01T19:19:00Z"/>
                <w:rPrChange w:id="7708" w:author="Felix Pascal (felixpas)" w:date="2025-07-01T19:19:00Z">
                  <w:rPr>
                    <w:ins w:id="7709" w:author="Felix Pascal (felixpas)" w:date="2025-07-01T19:19:00Z"/>
                    <w:rFonts w:ascii="Calibri" w:hAnsi="Calibri" w:cs="Calibri"/>
                    <w:color w:val="000000"/>
                  </w:rPr>
                </w:rPrChange>
              </w:rPr>
              <w:pPrChange w:id="7710" w:author="Felix Pascal (felixpas)" w:date="2025-07-01T19:19:00Z">
                <w:pPr>
                  <w:jc w:val="right"/>
                </w:pPr>
              </w:pPrChange>
            </w:pPr>
            <w:ins w:id="7711" w:author="Felix Pascal (felixpas)" w:date="2025-07-01T19:19:00Z">
              <w:r w:rsidRPr="00C76A19">
                <w:rPr>
                  <w:rPrChange w:id="7712" w:author="Felix Pascal (felixpas)" w:date="2025-07-01T19:19:00Z">
                    <w:rPr>
                      <w:rFonts w:ascii="Calibri" w:hAnsi="Calibri" w:cs="Calibri"/>
                      <w:color w:val="000000"/>
                    </w:rPr>
                  </w:rPrChange>
                </w:rPr>
                <w:t>6.062233228</w:t>
              </w:r>
            </w:ins>
          </w:p>
        </w:tc>
        <w:tc>
          <w:tcPr>
            <w:tcW w:w="1696" w:type="dxa"/>
            <w:noWrap/>
            <w:hideMark/>
            <w:tcPrChange w:id="7713" w:author="Felix Pascal (felixpas)" w:date="2025-07-01T19:33:00Z">
              <w:tcPr>
                <w:tcW w:w="1300" w:type="dxa"/>
                <w:noWrap/>
                <w:hideMark/>
              </w:tcPr>
            </w:tcPrChange>
          </w:tcPr>
          <w:p w14:paraId="5974F632" w14:textId="77777777" w:rsidR="00C76A19" w:rsidRPr="00C76A19" w:rsidRDefault="00C76A19" w:rsidP="00C76A19">
            <w:pPr>
              <w:rPr>
                <w:ins w:id="7714" w:author="Felix Pascal (felixpas)" w:date="2025-07-01T19:19:00Z"/>
                <w:rPrChange w:id="7715" w:author="Felix Pascal (felixpas)" w:date="2025-07-01T19:19:00Z">
                  <w:rPr>
                    <w:ins w:id="7716" w:author="Felix Pascal (felixpas)" w:date="2025-07-01T19:19:00Z"/>
                    <w:rFonts w:ascii="Calibri" w:hAnsi="Calibri" w:cs="Calibri"/>
                    <w:color w:val="000000"/>
                  </w:rPr>
                </w:rPrChange>
              </w:rPr>
              <w:pPrChange w:id="7717" w:author="Felix Pascal (felixpas)" w:date="2025-07-01T19:19:00Z">
                <w:pPr>
                  <w:jc w:val="right"/>
                </w:pPr>
              </w:pPrChange>
            </w:pPr>
            <w:ins w:id="7718" w:author="Felix Pascal (felixpas)" w:date="2025-07-01T19:19:00Z">
              <w:r w:rsidRPr="00C76A19">
                <w:rPr>
                  <w:rPrChange w:id="7719" w:author="Felix Pascal (felixpas)" w:date="2025-07-01T19:19:00Z">
                    <w:rPr>
                      <w:rFonts w:ascii="Calibri" w:hAnsi="Calibri" w:cs="Calibri"/>
                      <w:color w:val="000000"/>
                    </w:rPr>
                  </w:rPrChange>
                </w:rPr>
                <w:t>0.002461999</w:t>
              </w:r>
            </w:ins>
          </w:p>
        </w:tc>
        <w:tc>
          <w:tcPr>
            <w:tcW w:w="1418" w:type="dxa"/>
            <w:noWrap/>
            <w:hideMark/>
            <w:tcPrChange w:id="7720" w:author="Felix Pascal (felixpas)" w:date="2025-07-01T19:33:00Z">
              <w:tcPr>
                <w:tcW w:w="980" w:type="dxa"/>
                <w:noWrap/>
                <w:hideMark/>
              </w:tcPr>
            </w:tcPrChange>
          </w:tcPr>
          <w:p w14:paraId="7715CFDA" w14:textId="77777777" w:rsidR="00C76A19" w:rsidRPr="00C76A19" w:rsidRDefault="00C76A19">
            <w:pPr>
              <w:rPr>
                <w:ins w:id="7721" w:author="Felix Pascal (felixpas)" w:date="2025-07-01T19:19:00Z"/>
                <w:rPrChange w:id="7722" w:author="Felix Pascal (felixpas)" w:date="2025-07-01T19:19:00Z">
                  <w:rPr>
                    <w:ins w:id="7723" w:author="Felix Pascal (felixpas)" w:date="2025-07-01T19:19:00Z"/>
                    <w:rFonts w:ascii="Calibri" w:hAnsi="Calibri" w:cs="Calibri"/>
                    <w:color w:val="000000"/>
                  </w:rPr>
                </w:rPrChange>
              </w:rPr>
            </w:pPr>
            <w:ins w:id="7724" w:author="Felix Pascal (felixpas)" w:date="2025-07-01T19:19:00Z">
              <w:r w:rsidRPr="00C76A19">
                <w:rPr>
                  <w:rPrChange w:id="7725" w:author="Felix Pascal (felixpas)" w:date="2025-07-01T19:19:00Z">
                    <w:rPr>
                      <w:rFonts w:ascii="Calibri" w:hAnsi="Calibri" w:cs="Calibri"/>
                      <w:color w:val="000000"/>
                    </w:rPr>
                  </w:rPrChange>
                </w:rPr>
                <w:t>increasing</w:t>
              </w:r>
            </w:ins>
          </w:p>
        </w:tc>
        <w:tc>
          <w:tcPr>
            <w:tcW w:w="850" w:type="dxa"/>
            <w:noWrap/>
            <w:hideMark/>
            <w:tcPrChange w:id="7726" w:author="Felix Pascal (felixpas)" w:date="2025-07-01T19:33:00Z">
              <w:tcPr>
                <w:tcW w:w="900" w:type="dxa"/>
                <w:noWrap/>
                <w:hideMark/>
              </w:tcPr>
            </w:tcPrChange>
          </w:tcPr>
          <w:p w14:paraId="1AD3C96C" w14:textId="77777777" w:rsidR="00C76A19" w:rsidRPr="00C76A19" w:rsidRDefault="00C76A19" w:rsidP="00C76A19">
            <w:pPr>
              <w:rPr>
                <w:ins w:id="7727" w:author="Felix Pascal (felixpas)" w:date="2025-07-01T19:19:00Z"/>
                <w:rPrChange w:id="7728" w:author="Felix Pascal (felixpas)" w:date="2025-07-01T19:19:00Z">
                  <w:rPr>
                    <w:ins w:id="7729" w:author="Felix Pascal (felixpas)" w:date="2025-07-01T19:19:00Z"/>
                    <w:rFonts w:ascii="Calibri" w:hAnsi="Calibri" w:cs="Calibri"/>
                    <w:color w:val="000000"/>
                  </w:rPr>
                </w:rPrChange>
              </w:rPr>
              <w:pPrChange w:id="7730" w:author="Felix Pascal (felixpas)" w:date="2025-07-01T19:19:00Z">
                <w:pPr>
                  <w:jc w:val="right"/>
                </w:pPr>
              </w:pPrChange>
            </w:pPr>
            <w:ins w:id="7731" w:author="Felix Pascal (felixpas)" w:date="2025-07-01T19:19:00Z">
              <w:r w:rsidRPr="00C76A19">
                <w:rPr>
                  <w:rPrChange w:id="7732" w:author="Felix Pascal (felixpas)" w:date="2025-07-01T19:19:00Z">
                    <w:rPr>
                      <w:rFonts w:ascii="Calibri" w:hAnsi="Calibri" w:cs="Calibri"/>
                      <w:color w:val="000000"/>
                    </w:rPr>
                  </w:rPrChange>
                </w:rPr>
                <w:t>259</w:t>
              </w:r>
            </w:ins>
          </w:p>
        </w:tc>
      </w:tr>
      <w:tr w:rsidR="00D247C6" w:rsidRPr="00D247C6" w14:paraId="59E28375" w14:textId="77777777" w:rsidTr="00D247C6">
        <w:tblPrEx>
          <w:tblPrExChange w:id="7733" w:author="Felix Pascal (felixpas)" w:date="2025-07-01T19:33:00Z">
            <w:tblPrEx>
              <w:tblW w:w="9067" w:type="dxa"/>
            </w:tblPrEx>
          </w:tblPrExChange>
        </w:tblPrEx>
        <w:trPr>
          <w:trHeight w:val="288"/>
          <w:ins w:id="7734" w:author="Felix Pascal (felixpas)" w:date="2025-07-01T19:19:00Z"/>
          <w:trPrChange w:id="7735" w:author="Felix Pascal (felixpas)" w:date="2025-07-01T19:33:00Z">
            <w:trPr>
              <w:trHeight w:val="288"/>
            </w:trPr>
          </w:trPrChange>
        </w:trPr>
        <w:tc>
          <w:tcPr>
            <w:tcW w:w="3256" w:type="dxa"/>
            <w:noWrap/>
            <w:hideMark/>
            <w:tcPrChange w:id="7736" w:author="Felix Pascal (felixpas)" w:date="2025-07-01T19:33:00Z">
              <w:tcPr>
                <w:tcW w:w="2940" w:type="dxa"/>
                <w:noWrap/>
                <w:hideMark/>
              </w:tcPr>
            </w:tcPrChange>
          </w:tcPr>
          <w:p w14:paraId="20788772" w14:textId="77777777" w:rsidR="00C76A19" w:rsidRPr="00C76A19" w:rsidRDefault="00C76A19">
            <w:pPr>
              <w:rPr>
                <w:ins w:id="7737" w:author="Felix Pascal (felixpas)" w:date="2025-07-01T19:19:00Z"/>
                <w:rPrChange w:id="7738" w:author="Felix Pascal (felixpas)" w:date="2025-07-01T19:19:00Z">
                  <w:rPr>
                    <w:ins w:id="7739" w:author="Felix Pascal (felixpas)" w:date="2025-07-01T19:19:00Z"/>
                    <w:rFonts w:ascii="Calibri" w:hAnsi="Calibri" w:cs="Calibri"/>
                    <w:color w:val="000000"/>
                  </w:rPr>
                </w:rPrChange>
              </w:rPr>
            </w:pPr>
            <w:ins w:id="7740" w:author="Felix Pascal (felixpas)" w:date="2025-07-01T19:19:00Z">
              <w:r w:rsidRPr="00C76A19">
                <w:rPr>
                  <w:rPrChange w:id="7741" w:author="Felix Pascal (felixpas)" w:date="2025-07-01T19:19:00Z">
                    <w:rPr>
                      <w:rFonts w:ascii="Calibri" w:hAnsi="Calibri" w:cs="Calibri"/>
                      <w:color w:val="000000"/>
                    </w:rPr>
                  </w:rPrChange>
                </w:rPr>
                <w:t xml:space="preserve">Leontodon </w:t>
              </w:r>
              <w:proofErr w:type="spellStart"/>
              <w:r w:rsidRPr="00C76A19">
                <w:rPr>
                  <w:rPrChange w:id="7742" w:author="Felix Pascal (felixpas)" w:date="2025-07-01T19:19:00Z">
                    <w:rPr>
                      <w:rFonts w:ascii="Calibri" w:hAnsi="Calibri" w:cs="Calibri"/>
                      <w:color w:val="000000"/>
                    </w:rPr>
                  </w:rPrChange>
                </w:rPr>
                <w:t>autumnalis</w:t>
              </w:r>
              <w:proofErr w:type="spellEnd"/>
            </w:ins>
          </w:p>
        </w:tc>
        <w:tc>
          <w:tcPr>
            <w:tcW w:w="1706" w:type="dxa"/>
            <w:noWrap/>
            <w:hideMark/>
            <w:tcPrChange w:id="7743" w:author="Felix Pascal (felixpas)" w:date="2025-07-01T19:33:00Z">
              <w:tcPr>
                <w:tcW w:w="2480" w:type="dxa"/>
                <w:noWrap/>
                <w:hideMark/>
              </w:tcPr>
            </w:tcPrChange>
          </w:tcPr>
          <w:p w14:paraId="4AF0F4B5" w14:textId="77777777" w:rsidR="00C76A19" w:rsidRPr="00C76A19" w:rsidRDefault="00C76A19" w:rsidP="00C76A19">
            <w:pPr>
              <w:rPr>
                <w:ins w:id="7744" w:author="Felix Pascal (felixpas)" w:date="2025-07-01T19:19:00Z"/>
                <w:rPrChange w:id="7745" w:author="Felix Pascal (felixpas)" w:date="2025-07-01T19:19:00Z">
                  <w:rPr>
                    <w:ins w:id="7746" w:author="Felix Pascal (felixpas)" w:date="2025-07-01T19:19:00Z"/>
                    <w:rFonts w:ascii="Calibri" w:hAnsi="Calibri" w:cs="Calibri"/>
                    <w:color w:val="000000"/>
                  </w:rPr>
                </w:rPrChange>
              </w:rPr>
              <w:pPrChange w:id="7747" w:author="Felix Pascal (felixpas)" w:date="2025-07-01T19:19:00Z">
                <w:pPr>
                  <w:jc w:val="right"/>
                </w:pPr>
              </w:pPrChange>
            </w:pPr>
            <w:ins w:id="7748" w:author="Felix Pascal (felixpas)" w:date="2025-07-01T19:19:00Z">
              <w:r w:rsidRPr="00C76A19">
                <w:rPr>
                  <w:rPrChange w:id="7749" w:author="Felix Pascal (felixpas)" w:date="2025-07-01T19:19:00Z">
                    <w:rPr>
                      <w:rFonts w:ascii="Calibri" w:hAnsi="Calibri" w:cs="Calibri"/>
                      <w:color w:val="000000"/>
                    </w:rPr>
                  </w:rPrChange>
                </w:rPr>
                <w:t>6.022843201</w:t>
              </w:r>
            </w:ins>
          </w:p>
        </w:tc>
        <w:tc>
          <w:tcPr>
            <w:tcW w:w="1696" w:type="dxa"/>
            <w:noWrap/>
            <w:hideMark/>
            <w:tcPrChange w:id="7750" w:author="Felix Pascal (felixpas)" w:date="2025-07-01T19:33:00Z">
              <w:tcPr>
                <w:tcW w:w="1387" w:type="dxa"/>
                <w:noWrap/>
                <w:hideMark/>
              </w:tcPr>
            </w:tcPrChange>
          </w:tcPr>
          <w:p w14:paraId="18E8AADC" w14:textId="77777777" w:rsidR="00C76A19" w:rsidRPr="00C76A19" w:rsidRDefault="00C76A19" w:rsidP="00C76A19">
            <w:pPr>
              <w:rPr>
                <w:ins w:id="7751" w:author="Felix Pascal (felixpas)" w:date="2025-07-01T19:19:00Z"/>
                <w:rPrChange w:id="7752" w:author="Felix Pascal (felixpas)" w:date="2025-07-01T19:19:00Z">
                  <w:rPr>
                    <w:ins w:id="7753" w:author="Felix Pascal (felixpas)" w:date="2025-07-01T19:19:00Z"/>
                    <w:rFonts w:ascii="Calibri" w:hAnsi="Calibri" w:cs="Calibri"/>
                    <w:color w:val="000000"/>
                  </w:rPr>
                </w:rPrChange>
              </w:rPr>
              <w:pPrChange w:id="7754" w:author="Felix Pascal (felixpas)" w:date="2025-07-01T19:19:00Z">
                <w:pPr>
                  <w:jc w:val="right"/>
                </w:pPr>
              </w:pPrChange>
            </w:pPr>
            <w:ins w:id="7755" w:author="Felix Pascal (felixpas)" w:date="2025-07-01T19:19:00Z">
              <w:r w:rsidRPr="00C76A19">
                <w:rPr>
                  <w:rPrChange w:id="7756" w:author="Felix Pascal (felixpas)" w:date="2025-07-01T19:19:00Z">
                    <w:rPr>
                      <w:rFonts w:ascii="Calibri" w:hAnsi="Calibri" w:cs="Calibri"/>
                      <w:color w:val="000000"/>
                    </w:rPr>
                  </w:rPrChange>
                </w:rPr>
                <w:t>0.002840062</w:t>
              </w:r>
            </w:ins>
          </w:p>
        </w:tc>
        <w:tc>
          <w:tcPr>
            <w:tcW w:w="1418" w:type="dxa"/>
            <w:noWrap/>
            <w:hideMark/>
            <w:tcPrChange w:id="7757" w:author="Felix Pascal (felixpas)" w:date="2025-07-01T19:33:00Z">
              <w:tcPr>
                <w:tcW w:w="980" w:type="dxa"/>
                <w:noWrap/>
                <w:hideMark/>
              </w:tcPr>
            </w:tcPrChange>
          </w:tcPr>
          <w:p w14:paraId="30EF6B00" w14:textId="77777777" w:rsidR="00C76A19" w:rsidRPr="00C76A19" w:rsidRDefault="00C76A19">
            <w:pPr>
              <w:rPr>
                <w:ins w:id="7758" w:author="Felix Pascal (felixpas)" w:date="2025-07-01T19:19:00Z"/>
                <w:rPrChange w:id="7759" w:author="Felix Pascal (felixpas)" w:date="2025-07-01T19:19:00Z">
                  <w:rPr>
                    <w:ins w:id="7760" w:author="Felix Pascal (felixpas)" w:date="2025-07-01T19:19:00Z"/>
                    <w:rFonts w:ascii="Calibri" w:hAnsi="Calibri" w:cs="Calibri"/>
                    <w:color w:val="000000"/>
                  </w:rPr>
                </w:rPrChange>
              </w:rPr>
            </w:pPr>
            <w:ins w:id="7761" w:author="Felix Pascal (felixpas)" w:date="2025-07-01T19:19:00Z">
              <w:r w:rsidRPr="00C76A19">
                <w:rPr>
                  <w:rPrChange w:id="7762" w:author="Felix Pascal (felixpas)" w:date="2025-07-01T19:19:00Z">
                    <w:rPr>
                      <w:rFonts w:ascii="Calibri" w:hAnsi="Calibri" w:cs="Calibri"/>
                      <w:color w:val="000000"/>
                    </w:rPr>
                  </w:rPrChange>
                </w:rPr>
                <w:t>increasing</w:t>
              </w:r>
            </w:ins>
          </w:p>
        </w:tc>
        <w:tc>
          <w:tcPr>
            <w:tcW w:w="850" w:type="dxa"/>
            <w:noWrap/>
            <w:hideMark/>
            <w:tcPrChange w:id="7763" w:author="Felix Pascal (felixpas)" w:date="2025-07-01T19:33:00Z">
              <w:tcPr>
                <w:tcW w:w="1280" w:type="dxa"/>
                <w:gridSpan w:val="2"/>
                <w:noWrap/>
                <w:hideMark/>
              </w:tcPr>
            </w:tcPrChange>
          </w:tcPr>
          <w:p w14:paraId="6BE8B7DD" w14:textId="77777777" w:rsidR="00C76A19" w:rsidRPr="00C76A19" w:rsidRDefault="00C76A19" w:rsidP="00C76A19">
            <w:pPr>
              <w:rPr>
                <w:ins w:id="7764" w:author="Felix Pascal (felixpas)" w:date="2025-07-01T19:19:00Z"/>
                <w:rPrChange w:id="7765" w:author="Felix Pascal (felixpas)" w:date="2025-07-01T19:19:00Z">
                  <w:rPr>
                    <w:ins w:id="7766" w:author="Felix Pascal (felixpas)" w:date="2025-07-01T19:19:00Z"/>
                    <w:rFonts w:ascii="Calibri" w:hAnsi="Calibri" w:cs="Calibri"/>
                    <w:color w:val="000000"/>
                  </w:rPr>
                </w:rPrChange>
              </w:rPr>
              <w:pPrChange w:id="7767" w:author="Felix Pascal (felixpas)" w:date="2025-07-01T19:19:00Z">
                <w:pPr>
                  <w:jc w:val="right"/>
                </w:pPr>
              </w:pPrChange>
            </w:pPr>
            <w:ins w:id="7768" w:author="Felix Pascal (felixpas)" w:date="2025-07-01T19:19:00Z">
              <w:r w:rsidRPr="00C76A19">
                <w:rPr>
                  <w:rPrChange w:id="7769" w:author="Felix Pascal (felixpas)" w:date="2025-07-01T19:19:00Z">
                    <w:rPr>
                      <w:rFonts w:ascii="Calibri" w:hAnsi="Calibri" w:cs="Calibri"/>
                      <w:color w:val="000000"/>
                    </w:rPr>
                  </w:rPrChange>
                </w:rPr>
                <w:t>220</w:t>
              </w:r>
            </w:ins>
          </w:p>
        </w:tc>
      </w:tr>
      <w:tr w:rsidR="00C76A19" w:rsidRPr="00C76A19" w14:paraId="582C2AF3" w14:textId="77777777" w:rsidTr="00D247C6">
        <w:trPr>
          <w:trHeight w:val="288"/>
          <w:ins w:id="7770" w:author="Felix Pascal (felixpas)" w:date="2025-07-01T19:19:00Z"/>
          <w:trPrChange w:id="7771" w:author="Felix Pascal (felixpas)" w:date="2025-07-01T19:33:00Z">
            <w:trPr>
              <w:gridAfter w:val="0"/>
              <w:trHeight w:val="288"/>
            </w:trPr>
          </w:trPrChange>
        </w:trPr>
        <w:tc>
          <w:tcPr>
            <w:tcW w:w="3256" w:type="dxa"/>
            <w:noWrap/>
            <w:hideMark/>
            <w:tcPrChange w:id="7772" w:author="Felix Pascal (felixpas)" w:date="2025-07-01T19:33:00Z">
              <w:tcPr>
                <w:tcW w:w="2940" w:type="dxa"/>
                <w:noWrap/>
                <w:hideMark/>
              </w:tcPr>
            </w:tcPrChange>
          </w:tcPr>
          <w:p w14:paraId="61DA082D" w14:textId="77777777" w:rsidR="00C76A19" w:rsidRPr="00C76A19" w:rsidRDefault="00C76A19">
            <w:pPr>
              <w:rPr>
                <w:ins w:id="7773" w:author="Felix Pascal (felixpas)" w:date="2025-07-01T19:19:00Z"/>
                <w:rPrChange w:id="7774" w:author="Felix Pascal (felixpas)" w:date="2025-07-01T19:19:00Z">
                  <w:rPr>
                    <w:ins w:id="7775" w:author="Felix Pascal (felixpas)" w:date="2025-07-01T19:19:00Z"/>
                    <w:rFonts w:ascii="Calibri" w:hAnsi="Calibri" w:cs="Calibri"/>
                    <w:color w:val="000000"/>
                  </w:rPr>
                </w:rPrChange>
              </w:rPr>
            </w:pPr>
            <w:ins w:id="7776" w:author="Felix Pascal (felixpas)" w:date="2025-07-01T19:19:00Z">
              <w:r w:rsidRPr="00C76A19">
                <w:rPr>
                  <w:rPrChange w:id="7777" w:author="Felix Pascal (felixpas)" w:date="2025-07-01T19:19:00Z">
                    <w:rPr>
                      <w:rFonts w:ascii="Calibri" w:hAnsi="Calibri" w:cs="Calibri"/>
                      <w:color w:val="000000"/>
                    </w:rPr>
                  </w:rPrChange>
                </w:rPr>
                <w:t>Sorbus aucuparia</w:t>
              </w:r>
            </w:ins>
          </w:p>
        </w:tc>
        <w:tc>
          <w:tcPr>
            <w:tcW w:w="1706" w:type="dxa"/>
            <w:noWrap/>
            <w:hideMark/>
            <w:tcPrChange w:id="7778" w:author="Felix Pascal (felixpas)" w:date="2025-07-01T19:33:00Z">
              <w:tcPr>
                <w:tcW w:w="2480" w:type="dxa"/>
                <w:noWrap/>
                <w:hideMark/>
              </w:tcPr>
            </w:tcPrChange>
          </w:tcPr>
          <w:p w14:paraId="04789D0A" w14:textId="77777777" w:rsidR="00C76A19" w:rsidRPr="00C76A19" w:rsidRDefault="00C76A19" w:rsidP="00C76A19">
            <w:pPr>
              <w:rPr>
                <w:ins w:id="7779" w:author="Felix Pascal (felixpas)" w:date="2025-07-01T19:19:00Z"/>
                <w:rPrChange w:id="7780" w:author="Felix Pascal (felixpas)" w:date="2025-07-01T19:19:00Z">
                  <w:rPr>
                    <w:ins w:id="7781" w:author="Felix Pascal (felixpas)" w:date="2025-07-01T19:19:00Z"/>
                    <w:rFonts w:ascii="Calibri" w:hAnsi="Calibri" w:cs="Calibri"/>
                    <w:color w:val="000000"/>
                  </w:rPr>
                </w:rPrChange>
              </w:rPr>
              <w:pPrChange w:id="7782" w:author="Felix Pascal (felixpas)" w:date="2025-07-01T19:19:00Z">
                <w:pPr>
                  <w:jc w:val="right"/>
                </w:pPr>
              </w:pPrChange>
            </w:pPr>
            <w:ins w:id="7783" w:author="Felix Pascal (felixpas)" w:date="2025-07-01T19:19:00Z">
              <w:r w:rsidRPr="00C76A19">
                <w:rPr>
                  <w:rPrChange w:id="7784" w:author="Felix Pascal (felixpas)" w:date="2025-07-01T19:19:00Z">
                    <w:rPr>
                      <w:rFonts w:ascii="Calibri" w:hAnsi="Calibri" w:cs="Calibri"/>
                      <w:color w:val="000000"/>
                    </w:rPr>
                  </w:rPrChange>
                </w:rPr>
                <w:t>5.98956535</w:t>
              </w:r>
            </w:ins>
          </w:p>
        </w:tc>
        <w:tc>
          <w:tcPr>
            <w:tcW w:w="1696" w:type="dxa"/>
            <w:noWrap/>
            <w:hideMark/>
            <w:tcPrChange w:id="7785" w:author="Felix Pascal (felixpas)" w:date="2025-07-01T19:33:00Z">
              <w:tcPr>
                <w:tcW w:w="1300" w:type="dxa"/>
                <w:noWrap/>
                <w:hideMark/>
              </w:tcPr>
            </w:tcPrChange>
          </w:tcPr>
          <w:p w14:paraId="222D3152" w14:textId="77777777" w:rsidR="00C76A19" w:rsidRPr="00C76A19" w:rsidRDefault="00C76A19" w:rsidP="00C76A19">
            <w:pPr>
              <w:rPr>
                <w:ins w:id="7786" w:author="Felix Pascal (felixpas)" w:date="2025-07-01T19:19:00Z"/>
                <w:rPrChange w:id="7787" w:author="Felix Pascal (felixpas)" w:date="2025-07-01T19:19:00Z">
                  <w:rPr>
                    <w:ins w:id="7788" w:author="Felix Pascal (felixpas)" w:date="2025-07-01T19:19:00Z"/>
                    <w:rFonts w:ascii="Calibri" w:hAnsi="Calibri" w:cs="Calibri"/>
                    <w:color w:val="000000"/>
                  </w:rPr>
                </w:rPrChange>
              </w:rPr>
              <w:pPrChange w:id="7789" w:author="Felix Pascal (felixpas)" w:date="2025-07-01T19:19:00Z">
                <w:pPr>
                  <w:jc w:val="right"/>
                </w:pPr>
              </w:pPrChange>
            </w:pPr>
            <w:ins w:id="7790" w:author="Felix Pascal (felixpas)" w:date="2025-07-01T19:19:00Z">
              <w:r w:rsidRPr="00C76A19">
                <w:rPr>
                  <w:rPrChange w:id="7791" w:author="Felix Pascal (felixpas)" w:date="2025-07-01T19:19:00Z">
                    <w:rPr>
                      <w:rFonts w:ascii="Calibri" w:hAnsi="Calibri" w:cs="Calibri"/>
                      <w:color w:val="000000"/>
                    </w:rPr>
                  </w:rPrChange>
                </w:rPr>
                <w:t>4.39332E-05</w:t>
              </w:r>
            </w:ins>
          </w:p>
        </w:tc>
        <w:tc>
          <w:tcPr>
            <w:tcW w:w="1418" w:type="dxa"/>
            <w:noWrap/>
            <w:hideMark/>
            <w:tcPrChange w:id="7792" w:author="Felix Pascal (felixpas)" w:date="2025-07-01T19:33:00Z">
              <w:tcPr>
                <w:tcW w:w="980" w:type="dxa"/>
                <w:noWrap/>
                <w:hideMark/>
              </w:tcPr>
            </w:tcPrChange>
          </w:tcPr>
          <w:p w14:paraId="3AC9E278" w14:textId="77777777" w:rsidR="00C76A19" w:rsidRPr="00C76A19" w:rsidRDefault="00C76A19">
            <w:pPr>
              <w:rPr>
                <w:ins w:id="7793" w:author="Felix Pascal (felixpas)" w:date="2025-07-01T19:19:00Z"/>
                <w:rPrChange w:id="7794" w:author="Felix Pascal (felixpas)" w:date="2025-07-01T19:19:00Z">
                  <w:rPr>
                    <w:ins w:id="7795" w:author="Felix Pascal (felixpas)" w:date="2025-07-01T19:19:00Z"/>
                    <w:rFonts w:ascii="Calibri" w:hAnsi="Calibri" w:cs="Calibri"/>
                    <w:color w:val="000000"/>
                  </w:rPr>
                </w:rPrChange>
              </w:rPr>
            </w:pPr>
            <w:ins w:id="7796" w:author="Felix Pascal (felixpas)" w:date="2025-07-01T19:19:00Z">
              <w:r w:rsidRPr="00C76A19">
                <w:rPr>
                  <w:rPrChange w:id="7797" w:author="Felix Pascal (felixpas)" w:date="2025-07-01T19:19:00Z">
                    <w:rPr>
                      <w:rFonts w:ascii="Calibri" w:hAnsi="Calibri" w:cs="Calibri"/>
                      <w:color w:val="000000"/>
                    </w:rPr>
                  </w:rPrChange>
                </w:rPr>
                <w:t>increasing</w:t>
              </w:r>
            </w:ins>
          </w:p>
        </w:tc>
        <w:tc>
          <w:tcPr>
            <w:tcW w:w="850" w:type="dxa"/>
            <w:noWrap/>
            <w:hideMark/>
            <w:tcPrChange w:id="7798" w:author="Felix Pascal (felixpas)" w:date="2025-07-01T19:33:00Z">
              <w:tcPr>
                <w:tcW w:w="900" w:type="dxa"/>
                <w:noWrap/>
                <w:hideMark/>
              </w:tcPr>
            </w:tcPrChange>
          </w:tcPr>
          <w:p w14:paraId="6E01DA9A" w14:textId="77777777" w:rsidR="00C76A19" w:rsidRPr="00C76A19" w:rsidRDefault="00C76A19" w:rsidP="00C76A19">
            <w:pPr>
              <w:rPr>
                <w:ins w:id="7799" w:author="Felix Pascal (felixpas)" w:date="2025-07-01T19:19:00Z"/>
                <w:rPrChange w:id="7800" w:author="Felix Pascal (felixpas)" w:date="2025-07-01T19:19:00Z">
                  <w:rPr>
                    <w:ins w:id="7801" w:author="Felix Pascal (felixpas)" w:date="2025-07-01T19:19:00Z"/>
                    <w:rFonts w:ascii="Calibri" w:hAnsi="Calibri" w:cs="Calibri"/>
                    <w:color w:val="000000"/>
                  </w:rPr>
                </w:rPrChange>
              </w:rPr>
              <w:pPrChange w:id="7802" w:author="Felix Pascal (felixpas)" w:date="2025-07-01T19:19:00Z">
                <w:pPr>
                  <w:jc w:val="right"/>
                </w:pPr>
              </w:pPrChange>
            </w:pPr>
            <w:ins w:id="7803" w:author="Felix Pascal (felixpas)" w:date="2025-07-01T19:19:00Z">
              <w:r w:rsidRPr="00C76A19">
                <w:rPr>
                  <w:rPrChange w:id="7804" w:author="Felix Pascal (felixpas)" w:date="2025-07-01T19:19:00Z">
                    <w:rPr>
                      <w:rFonts w:ascii="Calibri" w:hAnsi="Calibri" w:cs="Calibri"/>
                      <w:color w:val="000000"/>
                    </w:rPr>
                  </w:rPrChange>
                </w:rPr>
                <w:t>794</w:t>
              </w:r>
            </w:ins>
          </w:p>
        </w:tc>
      </w:tr>
      <w:tr w:rsidR="00D247C6" w:rsidRPr="00D247C6" w14:paraId="62BCB3C7" w14:textId="77777777" w:rsidTr="00D247C6">
        <w:tblPrEx>
          <w:tblPrExChange w:id="7805" w:author="Felix Pascal (felixpas)" w:date="2025-07-01T19:33:00Z">
            <w:tblPrEx>
              <w:tblW w:w="9067" w:type="dxa"/>
            </w:tblPrEx>
          </w:tblPrExChange>
        </w:tblPrEx>
        <w:trPr>
          <w:trHeight w:val="288"/>
          <w:ins w:id="7806" w:author="Felix Pascal (felixpas)" w:date="2025-07-01T19:19:00Z"/>
          <w:trPrChange w:id="7807" w:author="Felix Pascal (felixpas)" w:date="2025-07-01T19:33:00Z">
            <w:trPr>
              <w:trHeight w:val="288"/>
            </w:trPr>
          </w:trPrChange>
        </w:trPr>
        <w:tc>
          <w:tcPr>
            <w:tcW w:w="3256" w:type="dxa"/>
            <w:noWrap/>
            <w:hideMark/>
            <w:tcPrChange w:id="7808" w:author="Felix Pascal (felixpas)" w:date="2025-07-01T19:33:00Z">
              <w:tcPr>
                <w:tcW w:w="2940" w:type="dxa"/>
                <w:noWrap/>
                <w:hideMark/>
              </w:tcPr>
            </w:tcPrChange>
          </w:tcPr>
          <w:p w14:paraId="3178806C" w14:textId="77777777" w:rsidR="00C76A19" w:rsidRPr="00C76A19" w:rsidRDefault="00C76A19">
            <w:pPr>
              <w:rPr>
                <w:ins w:id="7809" w:author="Felix Pascal (felixpas)" w:date="2025-07-01T19:19:00Z"/>
                <w:rPrChange w:id="7810" w:author="Felix Pascal (felixpas)" w:date="2025-07-01T19:19:00Z">
                  <w:rPr>
                    <w:ins w:id="7811" w:author="Felix Pascal (felixpas)" w:date="2025-07-01T19:19:00Z"/>
                    <w:rFonts w:ascii="Calibri" w:hAnsi="Calibri" w:cs="Calibri"/>
                    <w:color w:val="000000"/>
                  </w:rPr>
                </w:rPrChange>
              </w:rPr>
            </w:pPr>
            <w:proofErr w:type="spellStart"/>
            <w:ins w:id="7812" w:author="Felix Pascal (felixpas)" w:date="2025-07-01T19:19:00Z">
              <w:r w:rsidRPr="00C76A19">
                <w:rPr>
                  <w:rPrChange w:id="7813" w:author="Felix Pascal (felixpas)" w:date="2025-07-01T19:19:00Z">
                    <w:rPr>
                      <w:rFonts w:ascii="Calibri" w:hAnsi="Calibri" w:cs="Calibri"/>
                      <w:color w:val="000000"/>
                    </w:rPr>
                  </w:rPrChange>
                </w:rPr>
                <w:t>Ranunculus</w:t>
              </w:r>
              <w:proofErr w:type="spellEnd"/>
              <w:r w:rsidRPr="00C76A19">
                <w:rPr>
                  <w:rPrChange w:id="7814" w:author="Felix Pascal (felixpas)" w:date="2025-07-01T19:19:00Z">
                    <w:rPr>
                      <w:rFonts w:ascii="Calibri" w:hAnsi="Calibri" w:cs="Calibri"/>
                      <w:color w:val="000000"/>
                    </w:rPr>
                  </w:rPrChange>
                </w:rPr>
                <w:t xml:space="preserve"> </w:t>
              </w:r>
              <w:proofErr w:type="spellStart"/>
              <w:r w:rsidRPr="00C76A19">
                <w:rPr>
                  <w:rPrChange w:id="7815" w:author="Felix Pascal (felixpas)" w:date="2025-07-01T19:19:00Z">
                    <w:rPr>
                      <w:rFonts w:ascii="Calibri" w:hAnsi="Calibri" w:cs="Calibri"/>
                      <w:color w:val="000000"/>
                    </w:rPr>
                  </w:rPrChange>
                </w:rPr>
                <w:t>bulbosus</w:t>
              </w:r>
              <w:proofErr w:type="spellEnd"/>
            </w:ins>
          </w:p>
        </w:tc>
        <w:tc>
          <w:tcPr>
            <w:tcW w:w="1706" w:type="dxa"/>
            <w:noWrap/>
            <w:hideMark/>
            <w:tcPrChange w:id="7816" w:author="Felix Pascal (felixpas)" w:date="2025-07-01T19:33:00Z">
              <w:tcPr>
                <w:tcW w:w="2480" w:type="dxa"/>
                <w:noWrap/>
                <w:hideMark/>
              </w:tcPr>
            </w:tcPrChange>
          </w:tcPr>
          <w:p w14:paraId="76E38865" w14:textId="77777777" w:rsidR="00C76A19" w:rsidRPr="00C76A19" w:rsidRDefault="00C76A19" w:rsidP="00C76A19">
            <w:pPr>
              <w:rPr>
                <w:ins w:id="7817" w:author="Felix Pascal (felixpas)" w:date="2025-07-01T19:19:00Z"/>
                <w:rPrChange w:id="7818" w:author="Felix Pascal (felixpas)" w:date="2025-07-01T19:19:00Z">
                  <w:rPr>
                    <w:ins w:id="7819" w:author="Felix Pascal (felixpas)" w:date="2025-07-01T19:19:00Z"/>
                    <w:rFonts w:ascii="Calibri" w:hAnsi="Calibri" w:cs="Calibri"/>
                    <w:color w:val="000000"/>
                  </w:rPr>
                </w:rPrChange>
              </w:rPr>
              <w:pPrChange w:id="7820" w:author="Felix Pascal (felixpas)" w:date="2025-07-01T19:19:00Z">
                <w:pPr>
                  <w:jc w:val="right"/>
                </w:pPr>
              </w:pPrChange>
            </w:pPr>
            <w:ins w:id="7821" w:author="Felix Pascal (felixpas)" w:date="2025-07-01T19:19:00Z">
              <w:r w:rsidRPr="00C76A19">
                <w:rPr>
                  <w:rPrChange w:id="7822" w:author="Felix Pascal (felixpas)" w:date="2025-07-01T19:19:00Z">
                    <w:rPr>
                      <w:rFonts w:ascii="Calibri" w:hAnsi="Calibri" w:cs="Calibri"/>
                      <w:color w:val="000000"/>
                    </w:rPr>
                  </w:rPrChange>
                </w:rPr>
                <w:t>5.964124783</w:t>
              </w:r>
            </w:ins>
          </w:p>
        </w:tc>
        <w:tc>
          <w:tcPr>
            <w:tcW w:w="1696" w:type="dxa"/>
            <w:noWrap/>
            <w:hideMark/>
            <w:tcPrChange w:id="7823" w:author="Felix Pascal (felixpas)" w:date="2025-07-01T19:33:00Z">
              <w:tcPr>
                <w:tcW w:w="1387" w:type="dxa"/>
                <w:noWrap/>
                <w:hideMark/>
              </w:tcPr>
            </w:tcPrChange>
          </w:tcPr>
          <w:p w14:paraId="11F490BE" w14:textId="77777777" w:rsidR="00C76A19" w:rsidRPr="00C76A19" w:rsidRDefault="00C76A19" w:rsidP="00C76A19">
            <w:pPr>
              <w:rPr>
                <w:ins w:id="7824" w:author="Felix Pascal (felixpas)" w:date="2025-07-01T19:19:00Z"/>
                <w:rPrChange w:id="7825" w:author="Felix Pascal (felixpas)" w:date="2025-07-01T19:19:00Z">
                  <w:rPr>
                    <w:ins w:id="7826" w:author="Felix Pascal (felixpas)" w:date="2025-07-01T19:19:00Z"/>
                    <w:rFonts w:ascii="Calibri" w:hAnsi="Calibri" w:cs="Calibri"/>
                    <w:color w:val="000000"/>
                  </w:rPr>
                </w:rPrChange>
              </w:rPr>
              <w:pPrChange w:id="7827" w:author="Felix Pascal (felixpas)" w:date="2025-07-01T19:19:00Z">
                <w:pPr>
                  <w:jc w:val="right"/>
                </w:pPr>
              </w:pPrChange>
            </w:pPr>
            <w:ins w:id="7828" w:author="Felix Pascal (felixpas)" w:date="2025-07-01T19:19:00Z">
              <w:r w:rsidRPr="00C76A19">
                <w:rPr>
                  <w:rPrChange w:id="7829" w:author="Felix Pascal (felixpas)" w:date="2025-07-01T19:19:00Z">
                    <w:rPr>
                      <w:rFonts w:ascii="Calibri" w:hAnsi="Calibri" w:cs="Calibri"/>
                      <w:color w:val="000000"/>
                    </w:rPr>
                  </w:rPrChange>
                </w:rPr>
                <w:t>0.016679091</w:t>
              </w:r>
            </w:ins>
          </w:p>
        </w:tc>
        <w:tc>
          <w:tcPr>
            <w:tcW w:w="1418" w:type="dxa"/>
            <w:noWrap/>
            <w:hideMark/>
            <w:tcPrChange w:id="7830" w:author="Felix Pascal (felixpas)" w:date="2025-07-01T19:33:00Z">
              <w:tcPr>
                <w:tcW w:w="980" w:type="dxa"/>
                <w:noWrap/>
                <w:hideMark/>
              </w:tcPr>
            </w:tcPrChange>
          </w:tcPr>
          <w:p w14:paraId="6E617AD9" w14:textId="77777777" w:rsidR="00C76A19" w:rsidRPr="00C76A19" w:rsidRDefault="00C76A19">
            <w:pPr>
              <w:rPr>
                <w:ins w:id="7831" w:author="Felix Pascal (felixpas)" w:date="2025-07-01T19:19:00Z"/>
                <w:rPrChange w:id="7832" w:author="Felix Pascal (felixpas)" w:date="2025-07-01T19:19:00Z">
                  <w:rPr>
                    <w:ins w:id="7833" w:author="Felix Pascal (felixpas)" w:date="2025-07-01T19:19:00Z"/>
                    <w:rFonts w:ascii="Calibri" w:hAnsi="Calibri" w:cs="Calibri"/>
                    <w:color w:val="000000"/>
                  </w:rPr>
                </w:rPrChange>
              </w:rPr>
            </w:pPr>
            <w:ins w:id="7834" w:author="Felix Pascal (felixpas)" w:date="2025-07-01T19:19:00Z">
              <w:r w:rsidRPr="00C76A19">
                <w:rPr>
                  <w:rPrChange w:id="7835" w:author="Felix Pascal (felixpas)" w:date="2025-07-01T19:19:00Z">
                    <w:rPr>
                      <w:rFonts w:ascii="Calibri" w:hAnsi="Calibri" w:cs="Calibri"/>
                      <w:color w:val="000000"/>
                    </w:rPr>
                  </w:rPrChange>
                </w:rPr>
                <w:t>increasing</w:t>
              </w:r>
            </w:ins>
          </w:p>
        </w:tc>
        <w:tc>
          <w:tcPr>
            <w:tcW w:w="850" w:type="dxa"/>
            <w:noWrap/>
            <w:hideMark/>
            <w:tcPrChange w:id="7836" w:author="Felix Pascal (felixpas)" w:date="2025-07-01T19:33:00Z">
              <w:tcPr>
                <w:tcW w:w="1280" w:type="dxa"/>
                <w:gridSpan w:val="2"/>
                <w:noWrap/>
                <w:hideMark/>
              </w:tcPr>
            </w:tcPrChange>
          </w:tcPr>
          <w:p w14:paraId="2CB2CF05" w14:textId="77777777" w:rsidR="00C76A19" w:rsidRPr="00C76A19" w:rsidRDefault="00C76A19" w:rsidP="00C76A19">
            <w:pPr>
              <w:rPr>
                <w:ins w:id="7837" w:author="Felix Pascal (felixpas)" w:date="2025-07-01T19:19:00Z"/>
                <w:rPrChange w:id="7838" w:author="Felix Pascal (felixpas)" w:date="2025-07-01T19:19:00Z">
                  <w:rPr>
                    <w:ins w:id="7839" w:author="Felix Pascal (felixpas)" w:date="2025-07-01T19:19:00Z"/>
                    <w:rFonts w:ascii="Calibri" w:hAnsi="Calibri" w:cs="Calibri"/>
                    <w:color w:val="000000"/>
                  </w:rPr>
                </w:rPrChange>
              </w:rPr>
              <w:pPrChange w:id="7840" w:author="Felix Pascal (felixpas)" w:date="2025-07-01T19:19:00Z">
                <w:pPr>
                  <w:jc w:val="right"/>
                </w:pPr>
              </w:pPrChange>
            </w:pPr>
            <w:ins w:id="7841" w:author="Felix Pascal (felixpas)" w:date="2025-07-01T19:19:00Z">
              <w:r w:rsidRPr="00C76A19">
                <w:rPr>
                  <w:rPrChange w:id="7842" w:author="Felix Pascal (felixpas)" w:date="2025-07-01T19:19:00Z">
                    <w:rPr>
                      <w:rFonts w:ascii="Calibri" w:hAnsi="Calibri" w:cs="Calibri"/>
                      <w:color w:val="000000"/>
                    </w:rPr>
                  </w:rPrChange>
                </w:rPr>
                <w:t>179</w:t>
              </w:r>
            </w:ins>
          </w:p>
        </w:tc>
      </w:tr>
      <w:tr w:rsidR="00C76A19" w:rsidRPr="00C76A19" w14:paraId="4E36A193" w14:textId="77777777" w:rsidTr="00D247C6">
        <w:trPr>
          <w:trHeight w:val="288"/>
          <w:ins w:id="7843" w:author="Felix Pascal (felixpas)" w:date="2025-07-01T19:19:00Z"/>
          <w:trPrChange w:id="7844" w:author="Felix Pascal (felixpas)" w:date="2025-07-01T19:33:00Z">
            <w:trPr>
              <w:gridAfter w:val="0"/>
              <w:trHeight w:val="288"/>
            </w:trPr>
          </w:trPrChange>
        </w:trPr>
        <w:tc>
          <w:tcPr>
            <w:tcW w:w="3256" w:type="dxa"/>
            <w:noWrap/>
            <w:hideMark/>
            <w:tcPrChange w:id="7845" w:author="Felix Pascal (felixpas)" w:date="2025-07-01T19:33:00Z">
              <w:tcPr>
                <w:tcW w:w="2940" w:type="dxa"/>
                <w:noWrap/>
                <w:hideMark/>
              </w:tcPr>
            </w:tcPrChange>
          </w:tcPr>
          <w:p w14:paraId="7C49C5A3" w14:textId="77777777" w:rsidR="00C76A19" w:rsidRPr="00C76A19" w:rsidRDefault="00C76A19">
            <w:pPr>
              <w:rPr>
                <w:ins w:id="7846" w:author="Felix Pascal (felixpas)" w:date="2025-07-01T19:19:00Z"/>
                <w:rPrChange w:id="7847" w:author="Felix Pascal (felixpas)" w:date="2025-07-01T19:19:00Z">
                  <w:rPr>
                    <w:ins w:id="7848" w:author="Felix Pascal (felixpas)" w:date="2025-07-01T19:19:00Z"/>
                    <w:rFonts w:ascii="Calibri" w:hAnsi="Calibri" w:cs="Calibri"/>
                    <w:color w:val="000000"/>
                  </w:rPr>
                </w:rPrChange>
              </w:rPr>
            </w:pPr>
            <w:proofErr w:type="spellStart"/>
            <w:ins w:id="7849" w:author="Felix Pascal (felixpas)" w:date="2025-07-01T19:19:00Z">
              <w:r w:rsidRPr="00C76A19">
                <w:rPr>
                  <w:rPrChange w:id="7850" w:author="Felix Pascal (felixpas)" w:date="2025-07-01T19:19:00Z">
                    <w:rPr>
                      <w:rFonts w:ascii="Calibri" w:hAnsi="Calibri" w:cs="Calibri"/>
                      <w:color w:val="000000"/>
                    </w:rPr>
                  </w:rPrChange>
                </w:rPr>
                <w:t>Avenella</w:t>
              </w:r>
              <w:proofErr w:type="spellEnd"/>
              <w:r w:rsidRPr="00C76A19">
                <w:rPr>
                  <w:rPrChange w:id="7851" w:author="Felix Pascal (felixpas)" w:date="2025-07-01T19:19:00Z">
                    <w:rPr>
                      <w:rFonts w:ascii="Calibri" w:hAnsi="Calibri" w:cs="Calibri"/>
                      <w:color w:val="000000"/>
                    </w:rPr>
                  </w:rPrChange>
                </w:rPr>
                <w:t xml:space="preserve"> </w:t>
              </w:r>
              <w:proofErr w:type="spellStart"/>
              <w:r w:rsidRPr="00C76A19">
                <w:rPr>
                  <w:rPrChange w:id="7852" w:author="Felix Pascal (felixpas)" w:date="2025-07-01T19:19:00Z">
                    <w:rPr>
                      <w:rFonts w:ascii="Calibri" w:hAnsi="Calibri" w:cs="Calibri"/>
                      <w:color w:val="000000"/>
                    </w:rPr>
                  </w:rPrChange>
                </w:rPr>
                <w:t>flexuosa</w:t>
              </w:r>
              <w:proofErr w:type="spellEnd"/>
            </w:ins>
          </w:p>
        </w:tc>
        <w:tc>
          <w:tcPr>
            <w:tcW w:w="1706" w:type="dxa"/>
            <w:noWrap/>
            <w:hideMark/>
            <w:tcPrChange w:id="7853" w:author="Felix Pascal (felixpas)" w:date="2025-07-01T19:33:00Z">
              <w:tcPr>
                <w:tcW w:w="2480" w:type="dxa"/>
                <w:noWrap/>
                <w:hideMark/>
              </w:tcPr>
            </w:tcPrChange>
          </w:tcPr>
          <w:p w14:paraId="352FF115" w14:textId="77777777" w:rsidR="00C76A19" w:rsidRPr="00C76A19" w:rsidRDefault="00C76A19" w:rsidP="00C76A19">
            <w:pPr>
              <w:rPr>
                <w:ins w:id="7854" w:author="Felix Pascal (felixpas)" w:date="2025-07-01T19:19:00Z"/>
                <w:rPrChange w:id="7855" w:author="Felix Pascal (felixpas)" w:date="2025-07-01T19:19:00Z">
                  <w:rPr>
                    <w:ins w:id="7856" w:author="Felix Pascal (felixpas)" w:date="2025-07-01T19:19:00Z"/>
                    <w:rFonts w:ascii="Calibri" w:hAnsi="Calibri" w:cs="Calibri"/>
                    <w:color w:val="000000"/>
                  </w:rPr>
                </w:rPrChange>
              </w:rPr>
              <w:pPrChange w:id="7857" w:author="Felix Pascal (felixpas)" w:date="2025-07-01T19:19:00Z">
                <w:pPr>
                  <w:jc w:val="right"/>
                </w:pPr>
              </w:pPrChange>
            </w:pPr>
            <w:ins w:id="7858" w:author="Felix Pascal (felixpas)" w:date="2025-07-01T19:19:00Z">
              <w:r w:rsidRPr="00C76A19">
                <w:rPr>
                  <w:rPrChange w:id="7859" w:author="Felix Pascal (felixpas)" w:date="2025-07-01T19:19:00Z">
                    <w:rPr>
                      <w:rFonts w:ascii="Calibri" w:hAnsi="Calibri" w:cs="Calibri"/>
                      <w:color w:val="000000"/>
                    </w:rPr>
                  </w:rPrChange>
                </w:rPr>
                <w:t>5.838567827</w:t>
              </w:r>
            </w:ins>
          </w:p>
        </w:tc>
        <w:tc>
          <w:tcPr>
            <w:tcW w:w="1696" w:type="dxa"/>
            <w:noWrap/>
            <w:hideMark/>
            <w:tcPrChange w:id="7860" w:author="Felix Pascal (felixpas)" w:date="2025-07-01T19:33:00Z">
              <w:tcPr>
                <w:tcW w:w="1300" w:type="dxa"/>
                <w:noWrap/>
                <w:hideMark/>
              </w:tcPr>
            </w:tcPrChange>
          </w:tcPr>
          <w:p w14:paraId="0B4077A4" w14:textId="77777777" w:rsidR="00C76A19" w:rsidRPr="00C76A19" w:rsidRDefault="00C76A19" w:rsidP="00C76A19">
            <w:pPr>
              <w:rPr>
                <w:ins w:id="7861" w:author="Felix Pascal (felixpas)" w:date="2025-07-01T19:19:00Z"/>
                <w:rPrChange w:id="7862" w:author="Felix Pascal (felixpas)" w:date="2025-07-01T19:19:00Z">
                  <w:rPr>
                    <w:ins w:id="7863" w:author="Felix Pascal (felixpas)" w:date="2025-07-01T19:19:00Z"/>
                    <w:rFonts w:ascii="Calibri" w:hAnsi="Calibri" w:cs="Calibri"/>
                    <w:color w:val="000000"/>
                  </w:rPr>
                </w:rPrChange>
              </w:rPr>
              <w:pPrChange w:id="7864" w:author="Felix Pascal (felixpas)" w:date="2025-07-01T19:19:00Z">
                <w:pPr>
                  <w:jc w:val="right"/>
                </w:pPr>
              </w:pPrChange>
            </w:pPr>
            <w:ins w:id="7865" w:author="Felix Pascal (felixpas)" w:date="2025-07-01T19:19:00Z">
              <w:r w:rsidRPr="00C76A19">
                <w:rPr>
                  <w:rPrChange w:id="7866" w:author="Felix Pascal (felixpas)" w:date="2025-07-01T19:19:00Z">
                    <w:rPr>
                      <w:rFonts w:ascii="Calibri" w:hAnsi="Calibri" w:cs="Calibri"/>
                      <w:color w:val="000000"/>
                    </w:rPr>
                  </w:rPrChange>
                </w:rPr>
                <w:t>0.000340126</w:t>
              </w:r>
            </w:ins>
          </w:p>
        </w:tc>
        <w:tc>
          <w:tcPr>
            <w:tcW w:w="1418" w:type="dxa"/>
            <w:noWrap/>
            <w:hideMark/>
            <w:tcPrChange w:id="7867" w:author="Felix Pascal (felixpas)" w:date="2025-07-01T19:33:00Z">
              <w:tcPr>
                <w:tcW w:w="980" w:type="dxa"/>
                <w:noWrap/>
                <w:hideMark/>
              </w:tcPr>
            </w:tcPrChange>
          </w:tcPr>
          <w:p w14:paraId="433A8D38" w14:textId="77777777" w:rsidR="00C76A19" w:rsidRPr="00C76A19" w:rsidRDefault="00C76A19">
            <w:pPr>
              <w:rPr>
                <w:ins w:id="7868" w:author="Felix Pascal (felixpas)" w:date="2025-07-01T19:19:00Z"/>
                <w:rPrChange w:id="7869" w:author="Felix Pascal (felixpas)" w:date="2025-07-01T19:19:00Z">
                  <w:rPr>
                    <w:ins w:id="7870" w:author="Felix Pascal (felixpas)" w:date="2025-07-01T19:19:00Z"/>
                    <w:rFonts w:ascii="Calibri" w:hAnsi="Calibri" w:cs="Calibri"/>
                    <w:color w:val="000000"/>
                  </w:rPr>
                </w:rPrChange>
              </w:rPr>
            </w:pPr>
            <w:ins w:id="7871" w:author="Felix Pascal (felixpas)" w:date="2025-07-01T19:19:00Z">
              <w:r w:rsidRPr="00C76A19">
                <w:rPr>
                  <w:rPrChange w:id="7872" w:author="Felix Pascal (felixpas)" w:date="2025-07-01T19:19:00Z">
                    <w:rPr>
                      <w:rFonts w:ascii="Calibri" w:hAnsi="Calibri" w:cs="Calibri"/>
                      <w:color w:val="000000"/>
                    </w:rPr>
                  </w:rPrChange>
                </w:rPr>
                <w:t>increasing</w:t>
              </w:r>
            </w:ins>
          </w:p>
        </w:tc>
        <w:tc>
          <w:tcPr>
            <w:tcW w:w="850" w:type="dxa"/>
            <w:noWrap/>
            <w:hideMark/>
            <w:tcPrChange w:id="7873" w:author="Felix Pascal (felixpas)" w:date="2025-07-01T19:33:00Z">
              <w:tcPr>
                <w:tcW w:w="900" w:type="dxa"/>
                <w:noWrap/>
                <w:hideMark/>
              </w:tcPr>
            </w:tcPrChange>
          </w:tcPr>
          <w:p w14:paraId="3848717D" w14:textId="77777777" w:rsidR="00C76A19" w:rsidRPr="00C76A19" w:rsidRDefault="00C76A19" w:rsidP="00C76A19">
            <w:pPr>
              <w:rPr>
                <w:ins w:id="7874" w:author="Felix Pascal (felixpas)" w:date="2025-07-01T19:19:00Z"/>
                <w:rPrChange w:id="7875" w:author="Felix Pascal (felixpas)" w:date="2025-07-01T19:19:00Z">
                  <w:rPr>
                    <w:ins w:id="7876" w:author="Felix Pascal (felixpas)" w:date="2025-07-01T19:19:00Z"/>
                    <w:rFonts w:ascii="Calibri" w:hAnsi="Calibri" w:cs="Calibri"/>
                    <w:color w:val="000000"/>
                  </w:rPr>
                </w:rPrChange>
              </w:rPr>
              <w:pPrChange w:id="7877" w:author="Felix Pascal (felixpas)" w:date="2025-07-01T19:19:00Z">
                <w:pPr>
                  <w:jc w:val="right"/>
                </w:pPr>
              </w:pPrChange>
            </w:pPr>
            <w:ins w:id="7878" w:author="Felix Pascal (felixpas)" w:date="2025-07-01T19:19:00Z">
              <w:r w:rsidRPr="00C76A19">
                <w:rPr>
                  <w:rPrChange w:id="7879" w:author="Felix Pascal (felixpas)" w:date="2025-07-01T19:19:00Z">
                    <w:rPr>
                      <w:rFonts w:ascii="Calibri" w:hAnsi="Calibri" w:cs="Calibri"/>
                      <w:color w:val="000000"/>
                    </w:rPr>
                  </w:rPrChange>
                </w:rPr>
                <w:t>637</w:t>
              </w:r>
            </w:ins>
          </w:p>
        </w:tc>
      </w:tr>
      <w:tr w:rsidR="00D247C6" w:rsidRPr="00D247C6" w14:paraId="2DF49767" w14:textId="77777777" w:rsidTr="00D247C6">
        <w:tblPrEx>
          <w:tblPrExChange w:id="7880" w:author="Felix Pascal (felixpas)" w:date="2025-07-01T19:33:00Z">
            <w:tblPrEx>
              <w:tblW w:w="9067" w:type="dxa"/>
            </w:tblPrEx>
          </w:tblPrExChange>
        </w:tblPrEx>
        <w:trPr>
          <w:trHeight w:val="288"/>
          <w:ins w:id="7881" w:author="Felix Pascal (felixpas)" w:date="2025-07-01T19:19:00Z"/>
          <w:trPrChange w:id="7882" w:author="Felix Pascal (felixpas)" w:date="2025-07-01T19:33:00Z">
            <w:trPr>
              <w:trHeight w:val="288"/>
            </w:trPr>
          </w:trPrChange>
        </w:trPr>
        <w:tc>
          <w:tcPr>
            <w:tcW w:w="3256" w:type="dxa"/>
            <w:noWrap/>
            <w:hideMark/>
            <w:tcPrChange w:id="7883" w:author="Felix Pascal (felixpas)" w:date="2025-07-01T19:33:00Z">
              <w:tcPr>
                <w:tcW w:w="2940" w:type="dxa"/>
                <w:noWrap/>
                <w:hideMark/>
              </w:tcPr>
            </w:tcPrChange>
          </w:tcPr>
          <w:p w14:paraId="20E16417" w14:textId="77777777" w:rsidR="00C76A19" w:rsidRPr="00C76A19" w:rsidRDefault="00C76A19">
            <w:pPr>
              <w:rPr>
                <w:ins w:id="7884" w:author="Felix Pascal (felixpas)" w:date="2025-07-01T19:19:00Z"/>
                <w:rPrChange w:id="7885" w:author="Felix Pascal (felixpas)" w:date="2025-07-01T19:19:00Z">
                  <w:rPr>
                    <w:ins w:id="7886" w:author="Felix Pascal (felixpas)" w:date="2025-07-01T19:19:00Z"/>
                    <w:rFonts w:ascii="Calibri" w:hAnsi="Calibri" w:cs="Calibri"/>
                    <w:color w:val="000000"/>
                  </w:rPr>
                </w:rPrChange>
              </w:rPr>
            </w:pPr>
            <w:ins w:id="7887" w:author="Felix Pascal (felixpas)" w:date="2025-07-01T19:19:00Z">
              <w:r w:rsidRPr="00C76A19">
                <w:rPr>
                  <w:rPrChange w:id="7888" w:author="Felix Pascal (felixpas)" w:date="2025-07-01T19:19:00Z">
                    <w:rPr>
                      <w:rFonts w:ascii="Calibri" w:hAnsi="Calibri" w:cs="Calibri"/>
                      <w:color w:val="000000"/>
                    </w:rPr>
                  </w:rPrChange>
                </w:rPr>
                <w:t xml:space="preserve">Euphrasia </w:t>
              </w:r>
              <w:proofErr w:type="spellStart"/>
              <w:r w:rsidRPr="00C76A19">
                <w:rPr>
                  <w:rPrChange w:id="7889" w:author="Felix Pascal (felixpas)" w:date="2025-07-01T19:19:00Z">
                    <w:rPr>
                      <w:rFonts w:ascii="Calibri" w:hAnsi="Calibri" w:cs="Calibri"/>
                      <w:color w:val="000000"/>
                    </w:rPr>
                  </w:rPrChange>
                </w:rPr>
                <w:t>rostkoviana</w:t>
              </w:r>
              <w:proofErr w:type="spellEnd"/>
            </w:ins>
          </w:p>
        </w:tc>
        <w:tc>
          <w:tcPr>
            <w:tcW w:w="1706" w:type="dxa"/>
            <w:noWrap/>
            <w:hideMark/>
            <w:tcPrChange w:id="7890" w:author="Felix Pascal (felixpas)" w:date="2025-07-01T19:33:00Z">
              <w:tcPr>
                <w:tcW w:w="2480" w:type="dxa"/>
                <w:noWrap/>
                <w:hideMark/>
              </w:tcPr>
            </w:tcPrChange>
          </w:tcPr>
          <w:p w14:paraId="01C9781D" w14:textId="77777777" w:rsidR="00C76A19" w:rsidRPr="00C76A19" w:rsidRDefault="00C76A19" w:rsidP="00C76A19">
            <w:pPr>
              <w:rPr>
                <w:ins w:id="7891" w:author="Felix Pascal (felixpas)" w:date="2025-07-01T19:19:00Z"/>
                <w:rPrChange w:id="7892" w:author="Felix Pascal (felixpas)" w:date="2025-07-01T19:19:00Z">
                  <w:rPr>
                    <w:ins w:id="7893" w:author="Felix Pascal (felixpas)" w:date="2025-07-01T19:19:00Z"/>
                    <w:rFonts w:ascii="Calibri" w:hAnsi="Calibri" w:cs="Calibri"/>
                    <w:color w:val="000000"/>
                  </w:rPr>
                </w:rPrChange>
              </w:rPr>
              <w:pPrChange w:id="7894" w:author="Felix Pascal (felixpas)" w:date="2025-07-01T19:19:00Z">
                <w:pPr>
                  <w:jc w:val="right"/>
                </w:pPr>
              </w:pPrChange>
            </w:pPr>
            <w:ins w:id="7895" w:author="Felix Pascal (felixpas)" w:date="2025-07-01T19:19:00Z">
              <w:r w:rsidRPr="00C76A19">
                <w:rPr>
                  <w:rPrChange w:id="7896" w:author="Felix Pascal (felixpas)" w:date="2025-07-01T19:19:00Z">
                    <w:rPr>
                      <w:rFonts w:ascii="Calibri" w:hAnsi="Calibri" w:cs="Calibri"/>
                      <w:color w:val="000000"/>
                    </w:rPr>
                  </w:rPrChange>
                </w:rPr>
                <w:t>5.708989714</w:t>
              </w:r>
            </w:ins>
          </w:p>
        </w:tc>
        <w:tc>
          <w:tcPr>
            <w:tcW w:w="1696" w:type="dxa"/>
            <w:noWrap/>
            <w:hideMark/>
            <w:tcPrChange w:id="7897" w:author="Felix Pascal (felixpas)" w:date="2025-07-01T19:33:00Z">
              <w:tcPr>
                <w:tcW w:w="1387" w:type="dxa"/>
                <w:noWrap/>
                <w:hideMark/>
              </w:tcPr>
            </w:tcPrChange>
          </w:tcPr>
          <w:p w14:paraId="29119507" w14:textId="77777777" w:rsidR="00C76A19" w:rsidRPr="00C76A19" w:rsidRDefault="00C76A19" w:rsidP="00C76A19">
            <w:pPr>
              <w:rPr>
                <w:ins w:id="7898" w:author="Felix Pascal (felixpas)" w:date="2025-07-01T19:19:00Z"/>
                <w:rPrChange w:id="7899" w:author="Felix Pascal (felixpas)" w:date="2025-07-01T19:19:00Z">
                  <w:rPr>
                    <w:ins w:id="7900" w:author="Felix Pascal (felixpas)" w:date="2025-07-01T19:19:00Z"/>
                    <w:rFonts w:ascii="Calibri" w:hAnsi="Calibri" w:cs="Calibri"/>
                    <w:color w:val="000000"/>
                  </w:rPr>
                </w:rPrChange>
              </w:rPr>
              <w:pPrChange w:id="7901" w:author="Felix Pascal (felixpas)" w:date="2025-07-01T19:19:00Z">
                <w:pPr>
                  <w:jc w:val="right"/>
                </w:pPr>
              </w:pPrChange>
            </w:pPr>
            <w:ins w:id="7902" w:author="Felix Pascal (felixpas)" w:date="2025-07-01T19:19:00Z">
              <w:r w:rsidRPr="00C76A19">
                <w:rPr>
                  <w:rPrChange w:id="7903" w:author="Felix Pascal (felixpas)" w:date="2025-07-01T19:19:00Z">
                    <w:rPr>
                      <w:rFonts w:ascii="Calibri" w:hAnsi="Calibri" w:cs="Calibri"/>
                      <w:color w:val="000000"/>
                    </w:rPr>
                  </w:rPrChange>
                </w:rPr>
                <w:t>0.027022331</w:t>
              </w:r>
            </w:ins>
          </w:p>
        </w:tc>
        <w:tc>
          <w:tcPr>
            <w:tcW w:w="1418" w:type="dxa"/>
            <w:noWrap/>
            <w:hideMark/>
            <w:tcPrChange w:id="7904" w:author="Felix Pascal (felixpas)" w:date="2025-07-01T19:33:00Z">
              <w:tcPr>
                <w:tcW w:w="980" w:type="dxa"/>
                <w:noWrap/>
                <w:hideMark/>
              </w:tcPr>
            </w:tcPrChange>
          </w:tcPr>
          <w:p w14:paraId="228EF2A2" w14:textId="77777777" w:rsidR="00C76A19" w:rsidRPr="00C76A19" w:rsidRDefault="00C76A19">
            <w:pPr>
              <w:rPr>
                <w:ins w:id="7905" w:author="Felix Pascal (felixpas)" w:date="2025-07-01T19:19:00Z"/>
                <w:rPrChange w:id="7906" w:author="Felix Pascal (felixpas)" w:date="2025-07-01T19:19:00Z">
                  <w:rPr>
                    <w:ins w:id="7907" w:author="Felix Pascal (felixpas)" w:date="2025-07-01T19:19:00Z"/>
                    <w:rFonts w:ascii="Calibri" w:hAnsi="Calibri" w:cs="Calibri"/>
                    <w:color w:val="000000"/>
                  </w:rPr>
                </w:rPrChange>
              </w:rPr>
            </w:pPr>
            <w:ins w:id="7908" w:author="Felix Pascal (felixpas)" w:date="2025-07-01T19:19:00Z">
              <w:r w:rsidRPr="00C76A19">
                <w:rPr>
                  <w:rPrChange w:id="7909" w:author="Felix Pascal (felixpas)" w:date="2025-07-01T19:19:00Z">
                    <w:rPr>
                      <w:rFonts w:ascii="Calibri" w:hAnsi="Calibri" w:cs="Calibri"/>
                      <w:color w:val="000000"/>
                    </w:rPr>
                  </w:rPrChange>
                </w:rPr>
                <w:t>increasing</w:t>
              </w:r>
            </w:ins>
          </w:p>
        </w:tc>
        <w:tc>
          <w:tcPr>
            <w:tcW w:w="850" w:type="dxa"/>
            <w:noWrap/>
            <w:hideMark/>
            <w:tcPrChange w:id="7910" w:author="Felix Pascal (felixpas)" w:date="2025-07-01T19:33:00Z">
              <w:tcPr>
                <w:tcW w:w="1280" w:type="dxa"/>
                <w:gridSpan w:val="2"/>
                <w:noWrap/>
                <w:hideMark/>
              </w:tcPr>
            </w:tcPrChange>
          </w:tcPr>
          <w:p w14:paraId="60FEE719" w14:textId="77777777" w:rsidR="00C76A19" w:rsidRPr="00C76A19" w:rsidRDefault="00C76A19" w:rsidP="00C76A19">
            <w:pPr>
              <w:rPr>
                <w:ins w:id="7911" w:author="Felix Pascal (felixpas)" w:date="2025-07-01T19:19:00Z"/>
                <w:rPrChange w:id="7912" w:author="Felix Pascal (felixpas)" w:date="2025-07-01T19:19:00Z">
                  <w:rPr>
                    <w:ins w:id="7913" w:author="Felix Pascal (felixpas)" w:date="2025-07-01T19:19:00Z"/>
                    <w:rFonts w:ascii="Calibri" w:hAnsi="Calibri" w:cs="Calibri"/>
                    <w:color w:val="000000"/>
                  </w:rPr>
                </w:rPrChange>
              </w:rPr>
              <w:pPrChange w:id="7914" w:author="Felix Pascal (felixpas)" w:date="2025-07-01T19:19:00Z">
                <w:pPr>
                  <w:jc w:val="right"/>
                </w:pPr>
              </w:pPrChange>
            </w:pPr>
            <w:ins w:id="7915" w:author="Felix Pascal (felixpas)" w:date="2025-07-01T19:19:00Z">
              <w:r w:rsidRPr="00C76A19">
                <w:rPr>
                  <w:rPrChange w:id="7916" w:author="Felix Pascal (felixpas)" w:date="2025-07-01T19:19:00Z">
                    <w:rPr>
                      <w:rFonts w:ascii="Calibri" w:hAnsi="Calibri" w:cs="Calibri"/>
                      <w:color w:val="000000"/>
                    </w:rPr>
                  </w:rPrChange>
                </w:rPr>
                <w:t>102</w:t>
              </w:r>
            </w:ins>
          </w:p>
        </w:tc>
      </w:tr>
      <w:tr w:rsidR="00C76A19" w:rsidRPr="00C76A19" w14:paraId="6E92D273" w14:textId="77777777" w:rsidTr="00D247C6">
        <w:trPr>
          <w:trHeight w:val="288"/>
          <w:ins w:id="7917" w:author="Felix Pascal (felixpas)" w:date="2025-07-01T19:19:00Z"/>
          <w:trPrChange w:id="7918" w:author="Felix Pascal (felixpas)" w:date="2025-07-01T19:33:00Z">
            <w:trPr>
              <w:gridAfter w:val="0"/>
              <w:trHeight w:val="288"/>
            </w:trPr>
          </w:trPrChange>
        </w:trPr>
        <w:tc>
          <w:tcPr>
            <w:tcW w:w="3256" w:type="dxa"/>
            <w:noWrap/>
            <w:hideMark/>
            <w:tcPrChange w:id="7919" w:author="Felix Pascal (felixpas)" w:date="2025-07-01T19:33:00Z">
              <w:tcPr>
                <w:tcW w:w="2940" w:type="dxa"/>
                <w:noWrap/>
                <w:hideMark/>
              </w:tcPr>
            </w:tcPrChange>
          </w:tcPr>
          <w:p w14:paraId="1B6124C9" w14:textId="77777777" w:rsidR="00C76A19" w:rsidRPr="00C76A19" w:rsidRDefault="00C76A19">
            <w:pPr>
              <w:rPr>
                <w:ins w:id="7920" w:author="Felix Pascal (felixpas)" w:date="2025-07-01T19:19:00Z"/>
                <w:rPrChange w:id="7921" w:author="Felix Pascal (felixpas)" w:date="2025-07-01T19:19:00Z">
                  <w:rPr>
                    <w:ins w:id="7922" w:author="Felix Pascal (felixpas)" w:date="2025-07-01T19:19:00Z"/>
                    <w:rFonts w:ascii="Calibri" w:hAnsi="Calibri" w:cs="Calibri"/>
                    <w:color w:val="000000"/>
                  </w:rPr>
                </w:rPrChange>
              </w:rPr>
            </w:pPr>
            <w:ins w:id="7923" w:author="Felix Pascal (felixpas)" w:date="2025-07-01T19:19:00Z">
              <w:r w:rsidRPr="00C76A19">
                <w:rPr>
                  <w:rPrChange w:id="7924" w:author="Felix Pascal (felixpas)" w:date="2025-07-01T19:19:00Z">
                    <w:rPr>
                      <w:rFonts w:ascii="Calibri" w:hAnsi="Calibri" w:cs="Calibri"/>
                      <w:color w:val="000000"/>
                    </w:rPr>
                  </w:rPrChange>
                </w:rPr>
                <w:t>Parnassia palustris</w:t>
              </w:r>
            </w:ins>
          </w:p>
        </w:tc>
        <w:tc>
          <w:tcPr>
            <w:tcW w:w="1706" w:type="dxa"/>
            <w:noWrap/>
            <w:hideMark/>
            <w:tcPrChange w:id="7925" w:author="Felix Pascal (felixpas)" w:date="2025-07-01T19:33:00Z">
              <w:tcPr>
                <w:tcW w:w="2480" w:type="dxa"/>
                <w:noWrap/>
                <w:hideMark/>
              </w:tcPr>
            </w:tcPrChange>
          </w:tcPr>
          <w:p w14:paraId="78CCE8BD" w14:textId="77777777" w:rsidR="00C76A19" w:rsidRPr="00C76A19" w:rsidRDefault="00C76A19" w:rsidP="00C76A19">
            <w:pPr>
              <w:rPr>
                <w:ins w:id="7926" w:author="Felix Pascal (felixpas)" w:date="2025-07-01T19:19:00Z"/>
                <w:rPrChange w:id="7927" w:author="Felix Pascal (felixpas)" w:date="2025-07-01T19:19:00Z">
                  <w:rPr>
                    <w:ins w:id="7928" w:author="Felix Pascal (felixpas)" w:date="2025-07-01T19:19:00Z"/>
                    <w:rFonts w:ascii="Calibri" w:hAnsi="Calibri" w:cs="Calibri"/>
                    <w:color w:val="000000"/>
                  </w:rPr>
                </w:rPrChange>
              </w:rPr>
              <w:pPrChange w:id="7929" w:author="Felix Pascal (felixpas)" w:date="2025-07-01T19:19:00Z">
                <w:pPr>
                  <w:jc w:val="right"/>
                </w:pPr>
              </w:pPrChange>
            </w:pPr>
            <w:ins w:id="7930" w:author="Felix Pascal (felixpas)" w:date="2025-07-01T19:19:00Z">
              <w:r w:rsidRPr="00C76A19">
                <w:rPr>
                  <w:rPrChange w:id="7931" w:author="Felix Pascal (felixpas)" w:date="2025-07-01T19:19:00Z">
                    <w:rPr>
                      <w:rFonts w:ascii="Calibri" w:hAnsi="Calibri" w:cs="Calibri"/>
                      <w:color w:val="000000"/>
                    </w:rPr>
                  </w:rPrChange>
                </w:rPr>
                <w:t>5.383230862</w:t>
              </w:r>
            </w:ins>
          </w:p>
        </w:tc>
        <w:tc>
          <w:tcPr>
            <w:tcW w:w="1696" w:type="dxa"/>
            <w:noWrap/>
            <w:hideMark/>
            <w:tcPrChange w:id="7932" w:author="Felix Pascal (felixpas)" w:date="2025-07-01T19:33:00Z">
              <w:tcPr>
                <w:tcW w:w="1300" w:type="dxa"/>
                <w:noWrap/>
                <w:hideMark/>
              </w:tcPr>
            </w:tcPrChange>
          </w:tcPr>
          <w:p w14:paraId="6809A3ED" w14:textId="77777777" w:rsidR="00C76A19" w:rsidRPr="00C76A19" w:rsidRDefault="00C76A19" w:rsidP="00C76A19">
            <w:pPr>
              <w:rPr>
                <w:ins w:id="7933" w:author="Felix Pascal (felixpas)" w:date="2025-07-01T19:19:00Z"/>
                <w:rPrChange w:id="7934" w:author="Felix Pascal (felixpas)" w:date="2025-07-01T19:19:00Z">
                  <w:rPr>
                    <w:ins w:id="7935" w:author="Felix Pascal (felixpas)" w:date="2025-07-01T19:19:00Z"/>
                    <w:rFonts w:ascii="Calibri" w:hAnsi="Calibri" w:cs="Calibri"/>
                    <w:color w:val="000000"/>
                  </w:rPr>
                </w:rPrChange>
              </w:rPr>
              <w:pPrChange w:id="7936" w:author="Felix Pascal (felixpas)" w:date="2025-07-01T19:19:00Z">
                <w:pPr>
                  <w:jc w:val="right"/>
                </w:pPr>
              </w:pPrChange>
            </w:pPr>
            <w:ins w:id="7937" w:author="Felix Pascal (felixpas)" w:date="2025-07-01T19:19:00Z">
              <w:r w:rsidRPr="00C76A19">
                <w:rPr>
                  <w:rPrChange w:id="7938" w:author="Felix Pascal (felixpas)" w:date="2025-07-01T19:19:00Z">
                    <w:rPr>
                      <w:rFonts w:ascii="Calibri" w:hAnsi="Calibri" w:cs="Calibri"/>
                      <w:color w:val="000000"/>
                    </w:rPr>
                  </w:rPrChange>
                </w:rPr>
                <w:t>0.043149392</w:t>
              </w:r>
            </w:ins>
          </w:p>
        </w:tc>
        <w:tc>
          <w:tcPr>
            <w:tcW w:w="1418" w:type="dxa"/>
            <w:noWrap/>
            <w:hideMark/>
            <w:tcPrChange w:id="7939" w:author="Felix Pascal (felixpas)" w:date="2025-07-01T19:33:00Z">
              <w:tcPr>
                <w:tcW w:w="980" w:type="dxa"/>
                <w:noWrap/>
                <w:hideMark/>
              </w:tcPr>
            </w:tcPrChange>
          </w:tcPr>
          <w:p w14:paraId="54E2B24F" w14:textId="77777777" w:rsidR="00C76A19" w:rsidRPr="00C76A19" w:rsidRDefault="00C76A19">
            <w:pPr>
              <w:rPr>
                <w:ins w:id="7940" w:author="Felix Pascal (felixpas)" w:date="2025-07-01T19:19:00Z"/>
                <w:rPrChange w:id="7941" w:author="Felix Pascal (felixpas)" w:date="2025-07-01T19:19:00Z">
                  <w:rPr>
                    <w:ins w:id="7942" w:author="Felix Pascal (felixpas)" w:date="2025-07-01T19:19:00Z"/>
                    <w:rFonts w:ascii="Calibri" w:hAnsi="Calibri" w:cs="Calibri"/>
                    <w:color w:val="000000"/>
                  </w:rPr>
                </w:rPrChange>
              </w:rPr>
            </w:pPr>
            <w:ins w:id="7943" w:author="Felix Pascal (felixpas)" w:date="2025-07-01T19:19:00Z">
              <w:r w:rsidRPr="00C76A19">
                <w:rPr>
                  <w:rPrChange w:id="7944" w:author="Felix Pascal (felixpas)" w:date="2025-07-01T19:19:00Z">
                    <w:rPr>
                      <w:rFonts w:ascii="Calibri" w:hAnsi="Calibri" w:cs="Calibri"/>
                      <w:color w:val="000000"/>
                    </w:rPr>
                  </w:rPrChange>
                </w:rPr>
                <w:t>increasing</w:t>
              </w:r>
            </w:ins>
          </w:p>
        </w:tc>
        <w:tc>
          <w:tcPr>
            <w:tcW w:w="850" w:type="dxa"/>
            <w:noWrap/>
            <w:hideMark/>
            <w:tcPrChange w:id="7945" w:author="Felix Pascal (felixpas)" w:date="2025-07-01T19:33:00Z">
              <w:tcPr>
                <w:tcW w:w="900" w:type="dxa"/>
                <w:noWrap/>
                <w:hideMark/>
              </w:tcPr>
            </w:tcPrChange>
          </w:tcPr>
          <w:p w14:paraId="17DF5A2B" w14:textId="77777777" w:rsidR="00C76A19" w:rsidRPr="00C76A19" w:rsidRDefault="00C76A19" w:rsidP="00C76A19">
            <w:pPr>
              <w:rPr>
                <w:ins w:id="7946" w:author="Felix Pascal (felixpas)" w:date="2025-07-01T19:19:00Z"/>
                <w:rPrChange w:id="7947" w:author="Felix Pascal (felixpas)" w:date="2025-07-01T19:19:00Z">
                  <w:rPr>
                    <w:ins w:id="7948" w:author="Felix Pascal (felixpas)" w:date="2025-07-01T19:19:00Z"/>
                    <w:rFonts w:ascii="Calibri" w:hAnsi="Calibri" w:cs="Calibri"/>
                    <w:color w:val="000000"/>
                  </w:rPr>
                </w:rPrChange>
              </w:rPr>
              <w:pPrChange w:id="7949" w:author="Felix Pascal (felixpas)" w:date="2025-07-01T19:19:00Z">
                <w:pPr>
                  <w:jc w:val="right"/>
                </w:pPr>
              </w:pPrChange>
            </w:pPr>
            <w:ins w:id="7950" w:author="Felix Pascal (felixpas)" w:date="2025-07-01T19:19:00Z">
              <w:r w:rsidRPr="00C76A19">
                <w:rPr>
                  <w:rPrChange w:id="7951" w:author="Felix Pascal (felixpas)" w:date="2025-07-01T19:19:00Z">
                    <w:rPr>
                      <w:rFonts w:ascii="Calibri" w:hAnsi="Calibri" w:cs="Calibri"/>
                      <w:color w:val="000000"/>
                    </w:rPr>
                  </w:rPrChange>
                </w:rPr>
                <w:t>190</w:t>
              </w:r>
            </w:ins>
          </w:p>
        </w:tc>
      </w:tr>
      <w:tr w:rsidR="00D247C6" w:rsidRPr="00D247C6" w14:paraId="23E4D01D" w14:textId="77777777" w:rsidTr="00D247C6">
        <w:tblPrEx>
          <w:tblPrExChange w:id="7952" w:author="Felix Pascal (felixpas)" w:date="2025-07-01T19:33:00Z">
            <w:tblPrEx>
              <w:tblW w:w="9067" w:type="dxa"/>
            </w:tblPrEx>
          </w:tblPrExChange>
        </w:tblPrEx>
        <w:trPr>
          <w:trHeight w:val="288"/>
          <w:ins w:id="7953" w:author="Felix Pascal (felixpas)" w:date="2025-07-01T19:19:00Z"/>
          <w:trPrChange w:id="7954" w:author="Felix Pascal (felixpas)" w:date="2025-07-01T19:33:00Z">
            <w:trPr>
              <w:trHeight w:val="288"/>
            </w:trPr>
          </w:trPrChange>
        </w:trPr>
        <w:tc>
          <w:tcPr>
            <w:tcW w:w="3256" w:type="dxa"/>
            <w:noWrap/>
            <w:hideMark/>
            <w:tcPrChange w:id="7955" w:author="Felix Pascal (felixpas)" w:date="2025-07-01T19:33:00Z">
              <w:tcPr>
                <w:tcW w:w="2940" w:type="dxa"/>
                <w:noWrap/>
                <w:hideMark/>
              </w:tcPr>
            </w:tcPrChange>
          </w:tcPr>
          <w:p w14:paraId="11A073C6" w14:textId="77777777" w:rsidR="00C76A19" w:rsidRPr="00C76A19" w:rsidRDefault="00C76A19">
            <w:pPr>
              <w:rPr>
                <w:ins w:id="7956" w:author="Felix Pascal (felixpas)" w:date="2025-07-01T19:19:00Z"/>
                <w:rPrChange w:id="7957" w:author="Felix Pascal (felixpas)" w:date="2025-07-01T19:19:00Z">
                  <w:rPr>
                    <w:ins w:id="7958" w:author="Felix Pascal (felixpas)" w:date="2025-07-01T19:19:00Z"/>
                    <w:rFonts w:ascii="Calibri" w:hAnsi="Calibri" w:cs="Calibri"/>
                    <w:color w:val="000000"/>
                  </w:rPr>
                </w:rPrChange>
              </w:rPr>
            </w:pPr>
            <w:ins w:id="7959" w:author="Felix Pascal (felixpas)" w:date="2025-07-01T19:19:00Z">
              <w:r w:rsidRPr="00C76A19">
                <w:rPr>
                  <w:rPrChange w:id="7960" w:author="Felix Pascal (felixpas)" w:date="2025-07-01T19:19:00Z">
                    <w:rPr>
                      <w:rFonts w:ascii="Calibri" w:hAnsi="Calibri" w:cs="Calibri"/>
                      <w:color w:val="000000"/>
                    </w:rPr>
                  </w:rPrChange>
                </w:rPr>
                <w:t>Sorbus aria</w:t>
              </w:r>
            </w:ins>
          </w:p>
        </w:tc>
        <w:tc>
          <w:tcPr>
            <w:tcW w:w="1706" w:type="dxa"/>
            <w:noWrap/>
            <w:hideMark/>
            <w:tcPrChange w:id="7961" w:author="Felix Pascal (felixpas)" w:date="2025-07-01T19:33:00Z">
              <w:tcPr>
                <w:tcW w:w="2480" w:type="dxa"/>
                <w:noWrap/>
                <w:hideMark/>
              </w:tcPr>
            </w:tcPrChange>
          </w:tcPr>
          <w:p w14:paraId="53863F48" w14:textId="77777777" w:rsidR="00C76A19" w:rsidRPr="00C76A19" w:rsidRDefault="00C76A19" w:rsidP="00C76A19">
            <w:pPr>
              <w:rPr>
                <w:ins w:id="7962" w:author="Felix Pascal (felixpas)" w:date="2025-07-01T19:19:00Z"/>
                <w:rPrChange w:id="7963" w:author="Felix Pascal (felixpas)" w:date="2025-07-01T19:19:00Z">
                  <w:rPr>
                    <w:ins w:id="7964" w:author="Felix Pascal (felixpas)" w:date="2025-07-01T19:19:00Z"/>
                    <w:rFonts w:ascii="Calibri" w:hAnsi="Calibri" w:cs="Calibri"/>
                    <w:color w:val="000000"/>
                  </w:rPr>
                </w:rPrChange>
              </w:rPr>
              <w:pPrChange w:id="7965" w:author="Felix Pascal (felixpas)" w:date="2025-07-01T19:19:00Z">
                <w:pPr>
                  <w:jc w:val="right"/>
                </w:pPr>
              </w:pPrChange>
            </w:pPr>
            <w:ins w:id="7966" w:author="Felix Pascal (felixpas)" w:date="2025-07-01T19:19:00Z">
              <w:r w:rsidRPr="00C76A19">
                <w:rPr>
                  <w:rPrChange w:id="7967" w:author="Felix Pascal (felixpas)" w:date="2025-07-01T19:19:00Z">
                    <w:rPr>
                      <w:rFonts w:ascii="Calibri" w:hAnsi="Calibri" w:cs="Calibri"/>
                      <w:color w:val="000000"/>
                    </w:rPr>
                  </w:rPrChange>
                </w:rPr>
                <w:t>5.37074454</w:t>
              </w:r>
            </w:ins>
          </w:p>
        </w:tc>
        <w:tc>
          <w:tcPr>
            <w:tcW w:w="1696" w:type="dxa"/>
            <w:noWrap/>
            <w:hideMark/>
            <w:tcPrChange w:id="7968" w:author="Felix Pascal (felixpas)" w:date="2025-07-01T19:33:00Z">
              <w:tcPr>
                <w:tcW w:w="1387" w:type="dxa"/>
                <w:noWrap/>
                <w:hideMark/>
              </w:tcPr>
            </w:tcPrChange>
          </w:tcPr>
          <w:p w14:paraId="60368A84" w14:textId="77777777" w:rsidR="00C76A19" w:rsidRPr="00C76A19" w:rsidRDefault="00C76A19" w:rsidP="00C76A19">
            <w:pPr>
              <w:rPr>
                <w:ins w:id="7969" w:author="Felix Pascal (felixpas)" w:date="2025-07-01T19:19:00Z"/>
                <w:rPrChange w:id="7970" w:author="Felix Pascal (felixpas)" w:date="2025-07-01T19:19:00Z">
                  <w:rPr>
                    <w:ins w:id="7971" w:author="Felix Pascal (felixpas)" w:date="2025-07-01T19:19:00Z"/>
                    <w:rFonts w:ascii="Calibri" w:hAnsi="Calibri" w:cs="Calibri"/>
                    <w:color w:val="000000"/>
                  </w:rPr>
                </w:rPrChange>
              </w:rPr>
              <w:pPrChange w:id="7972" w:author="Felix Pascal (felixpas)" w:date="2025-07-01T19:19:00Z">
                <w:pPr>
                  <w:jc w:val="right"/>
                </w:pPr>
              </w:pPrChange>
            </w:pPr>
            <w:ins w:id="7973" w:author="Felix Pascal (felixpas)" w:date="2025-07-01T19:19:00Z">
              <w:r w:rsidRPr="00C76A19">
                <w:rPr>
                  <w:rPrChange w:id="7974" w:author="Felix Pascal (felixpas)" w:date="2025-07-01T19:19:00Z">
                    <w:rPr>
                      <w:rFonts w:ascii="Calibri" w:hAnsi="Calibri" w:cs="Calibri"/>
                      <w:color w:val="000000"/>
                    </w:rPr>
                  </w:rPrChange>
                </w:rPr>
                <w:t>0.010820041</w:t>
              </w:r>
            </w:ins>
          </w:p>
        </w:tc>
        <w:tc>
          <w:tcPr>
            <w:tcW w:w="1418" w:type="dxa"/>
            <w:noWrap/>
            <w:hideMark/>
            <w:tcPrChange w:id="7975" w:author="Felix Pascal (felixpas)" w:date="2025-07-01T19:33:00Z">
              <w:tcPr>
                <w:tcW w:w="980" w:type="dxa"/>
                <w:noWrap/>
                <w:hideMark/>
              </w:tcPr>
            </w:tcPrChange>
          </w:tcPr>
          <w:p w14:paraId="276CD03B" w14:textId="77777777" w:rsidR="00C76A19" w:rsidRPr="00C76A19" w:rsidRDefault="00C76A19">
            <w:pPr>
              <w:rPr>
                <w:ins w:id="7976" w:author="Felix Pascal (felixpas)" w:date="2025-07-01T19:19:00Z"/>
                <w:rPrChange w:id="7977" w:author="Felix Pascal (felixpas)" w:date="2025-07-01T19:19:00Z">
                  <w:rPr>
                    <w:ins w:id="7978" w:author="Felix Pascal (felixpas)" w:date="2025-07-01T19:19:00Z"/>
                    <w:rFonts w:ascii="Calibri" w:hAnsi="Calibri" w:cs="Calibri"/>
                    <w:color w:val="000000"/>
                  </w:rPr>
                </w:rPrChange>
              </w:rPr>
            </w:pPr>
            <w:ins w:id="7979" w:author="Felix Pascal (felixpas)" w:date="2025-07-01T19:19:00Z">
              <w:r w:rsidRPr="00C76A19">
                <w:rPr>
                  <w:rPrChange w:id="7980" w:author="Felix Pascal (felixpas)" w:date="2025-07-01T19:19:00Z">
                    <w:rPr>
                      <w:rFonts w:ascii="Calibri" w:hAnsi="Calibri" w:cs="Calibri"/>
                      <w:color w:val="000000"/>
                    </w:rPr>
                  </w:rPrChange>
                </w:rPr>
                <w:t>increasing</w:t>
              </w:r>
            </w:ins>
          </w:p>
        </w:tc>
        <w:tc>
          <w:tcPr>
            <w:tcW w:w="850" w:type="dxa"/>
            <w:noWrap/>
            <w:hideMark/>
            <w:tcPrChange w:id="7981" w:author="Felix Pascal (felixpas)" w:date="2025-07-01T19:33:00Z">
              <w:tcPr>
                <w:tcW w:w="1280" w:type="dxa"/>
                <w:gridSpan w:val="2"/>
                <w:noWrap/>
                <w:hideMark/>
              </w:tcPr>
            </w:tcPrChange>
          </w:tcPr>
          <w:p w14:paraId="147D3EF4" w14:textId="77777777" w:rsidR="00C76A19" w:rsidRPr="00C76A19" w:rsidRDefault="00C76A19" w:rsidP="00C76A19">
            <w:pPr>
              <w:rPr>
                <w:ins w:id="7982" w:author="Felix Pascal (felixpas)" w:date="2025-07-01T19:19:00Z"/>
                <w:rPrChange w:id="7983" w:author="Felix Pascal (felixpas)" w:date="2025-07-01T19:19:00Z">
                  <w:rPr>
                    <w:ins w:id="7984" w:author="Felix Pascal (felixpas)" w:date="2025-07-01T19:19:00Z"/>
                    <w:rFonts w:ascii="Calibri" w:hAnsi="Calibri" w:cs="Calibri"/>
                    <w:color w:val="000000"/>
                  </w:rPr>
                </w:rPrChange>
              </w:rPr>
              <w:pPrChange w:id="7985" w:author="Felix Pascal (felixpas)" w:date="2025-07-01T19:19:00Z">
                <w:pPr>
                  <w:jc w:val="right"/>
                </w:pPr>
              </w:pPrChange>
            </w:pPr>
            <w:ins w:id="7986" w:author="Felix Pascal (felixpas)" w:date="2025-07-01T19:19:00Z">
              <w:r w:rsidRPr="00C76A19">
                <w:rPr>
                  <w:rPrChange w:id="7987" w:author="Felix Pascal (felixpas)" w:date="2025-07-01T19:19:00Z">
                    <w:rPr>
                      <w:rFonts w:ascii="Calibri" w:hAnsi="Calibri" w:cs="Calibri"/>
                      <w:color w:val="000000"/>
                    </w:rPr>
                  </w:rPrChange>
                </w:rPr>
                <w:t>234</w:t>
              </w:r>
            </w:ins>
          </w:p>
        </w:tc>
      </w:tr>
      <w:tr w:rsidR="00C76A19" w:rsidRPr="00C76A19" w14:paraId="71753187" w14:textId="77777777" w:rsidTr="00D247C6">
        <w:trPr>
          <w:trHeight w:val="288"/>
          <w:ins w:id="7988" w:author="Felix Pascal (felixpas)" w:date="2025-07-01T19:19:00Z"/>
          <w:trPrChange w:id="7989" w:author="Felix Pascal (felixpas)" w:date="2025-07-01T19:33:00Z">
            <w:trPr>
              <w:gridAfter w:val="0"/>
              <w:trHeight w:val="288"/>
            </w:trPr>
          </w:trPrChange>
        </w:trPr>
        <w:tc>
          <w:tcPr>
            <w:tcW w:w="3256" w:type="dxa"/>
            <w:noWrap/>
            <w:hideMark/>
            <w:tcPrChange w:id="7990" w:author="Felix Pascal (felixpas)" w:date="2025-07-01T19:33:00Z">
              <w:tcPr>
                <w:tcW w:w="2940" w:type="dxa"/>
                <w:noWrap/>
                <w:hideMark/>
              </w:tcPr>
            </w:tcPrChange>
          </w:tcPr>
          <w:p w14:paraId="1C10A83A" w14:textId="77777777" w:rsidR="00C76A19" w:rsidRPr="00C76A19" w:rsidRDefault="00C76A19">
            <w:pPr>
              <w:rPr>
                <w:ins w:id="7991" w:author="Felix Pascal (felixpas)" w:date="2025-07-01T19:19:00Z"/>
                <w:rPrChange w:id="7992" w:author="Felix Pascal (felixpas)" w:date="2025-07-01T19:19:00Z">
                  <w:rPr>
                    <w:ins w:id="7993" w:author="Felix Pascal (felixpas)" w:date="2025-07-01T19:19:00Z"/>
                    <w:rFonts w:ascii="Calibri" w:hAnsi="Calibri" w:cs="Calibri"/>
                    <w:color w:val="000000"/>
                  </w:rPr>
                </w:rPrChange>
              </w:rPr>
            </w:pPr>
            <w:proofErr w:type="spellStart"/>
            <w:ins w:id="7994" w:author="Felix Pascal (felixpas)" w:date="2025-07-01T19:19:00Z">
              <w:r w:rsidRPr="00C76A19">
                <w:rPr>
                  <w:rPrChange w:id="7995" w:author="Felix Pascal (felixpas)" w:date="2025-07-01T19:19:00Z">
                    <w:rPr>
                      <w:rFonts w:ascii="Calibri" w:hAnsi="Calibri" w:cs="Calibri"/>
                      <w:color w:val="000000"/>
                    </w:rPr>
                  </w:rPrChange>
                </w:rPr>
                <w:t>Crepis</w:t>
              </w:r>
              <w:proofErr w:type="spellEnd"/>
              <w:r w:rsidRPr="00C76A19">
                <w:rPr>
                  <w:rPrChange w:id="7996" w:author="Felix Pascal (felixpas)" w:date="2025-07-01T19:19:00Z">
                    <w:rPr>
                      <w:rFonts w:ascii="Calibri" w:hAnsi="Calibri" w:cs="Calibri"/>
                      <w:color w:val="000000"/>
                    </w:rPr>
                  </w:rPrChange>
                </w:rPr>
                <w:t xml:space="preserve"> </w:t>
              </w:r>
              <w:proofErr w:type="spellStart"/>
              <w:r w:rsidRPr="00C76A19">
                <w:rPr>
                  <w:rPrChange w:id="7997" w:author="Felix Pascal (felixpas)" w:date="2025-07-01T19:19:00Z">
                    <w:rPr>
                      <w:rFonts w:ascii="Calibri" w:hAnsi="Calibri" w:cs="Calibri"/>
                      <w:color w:val="000000"/>
                    </w:rPr>
                  </w:rPrChange>
                </w:rPr>
                <w:t>capillaris</w:t>
              </w:r>
              <w:proofErr w:type="spellEnd"/>
            </w:ins>
          </w:p>
        </w:tc>
        <w:tc>
          <w:tcPr>
            <w:tcW w:w="1706" w:type="dxa"/>
            <w:noWrap/>
            <w:hideMark/>
            <w:tcPrChange w:id="7998" w:author="Felix Pascal (felixpas)" w:date="2025-07-01T19:33:00Z">
              <w:tcPr>
                <w:tcW w:w="2480" w:type="dxa"/>
                <w:noWrap/>
                <w:hideMark/>
              </w:tcPr>
            </w:tcPrChange>
          </w:tcPr>
          <w:p w14:paraId="46127BAE" w14:textId="77777777" w:rsidR="00C76A19" w:rsidRPr="00C76A19" w:rsidRDefault="00C76A19" w:rsidP="00C76A19">
            <w:pPr>
              <w:rPr>
                <w:ins w:id="7999" w:author="Felix Pascal (felixpas)" w:date="2025-07-01T19:19:00Z"/>
                <w:rPrChange w:id="8000" w:author="Felix Pascal (felixpas)" w:date="2025-07-01T19:19:00Z">
                  <w:rPr>
                    <w:ins w:id="8001" w:author="Felix Pascal (felixpas)" w:date="2025-07-01T19:19:00Z"/>
                    <w:rFonts w:ascii="Calibri" w:hAnsi="Calibri" w:cs="Calibri"/>
                    <w:color w:val="000000"/>
                  </w:rPr>
                </w:rPrChange>
              </w:rPr>
              <w:pPrChange w:id="8002" w:author="Felix Pascal (felixpas)" w:date="2025-07-01T19:19:00Z">
                <w:pPr>
                  <w:jc w:val="right"/>
                </w:pPr>
              </w:pPrChange>
            </w:pPr>
            <w:ins w:id="8003" w:author="Felix Pascal (felixpas)" w:date="2025-07-01T19:19:00Z">
              <w:r w:rsidRPr="00C76A19">
                <w:rPr>
                  <w:rPrChange w:id="8004" w:author="Felix Pascal (felixpas)" w:date="2025-07-01T19:19:00Z">
                    <w:rPr>
                      <w:rFonts w:ascii="Calibri" w:hAnsi="Calibri" w:cs="Calibri"/>
                      <w:color w:val="000000"/>
                    </w:rPr>
                  </w:rPrChange>
                </w:rPr>
                <w:t>5.368183799</w:t>
              </w:r>
            </w:ins>
          </w:p>
        </w:tc>
        <w:tc>
          <w:tcPr>
            <w:tcW w:w="1696" w:type="dxa"/>
            <w:noWrap/>
            <w:hideMark/>
            <w:tcPrChange w:id="8005" w:author="Felix Pascal (felixpas)" w:date="2025-07-01T19:33:00Z">
              <w:tcPr>
                <w:tcW w:w="1300" w:type="dxa"/>
                <w:noWrap/>
                <w:hideMark/>
              </w:tcPr>
            </w:tcPrChange>
          </w:tcPr>
          <w:p w14:paraId="4E1FAE68" w14:textId="77777777" w:rsidR="00C76A19" w:rsidRPr="00C76A19" w:rsidRDefault="00C76A19" w:rsidP="00C76A19">
            <w:pPr>
              <w:rPr>
                <w:ins w:id="8006" w:author="Felix Pascal (felixpas)" w:date="2025-07-01T19:19:00Z"/>
                <w:rPrChange w:id="8007" w:author="Felix Pascal (felixpas)" w:date="2025-07-01T19:19:00Z">
                  <w:rPr>
                    <w:ins w:id="8008" w:author="Felix Pascal (felixpas)" w:date="2025-07-01T19:19:00Z"/>
                    <w:rFonts w:ascii="Calibri" w:hAnsi="Calibri" w:cs="Calibri"/>
                    <w:color w:val="000000"/>
                  </w:rPr>
                </w:rPrChange>
              </w:rPr>
              <w:pPrChange w:id="8009" w:author="Felix Pascal (felixpas)" w:date="2025-07-01T19:19:00Z">
                <w:pPr>
                  <w:jc w:val="right"/>
                </w:pPr>
              </w:pPrChange>
            </w:pPr>
            <w:ins w:id="8010" w:author="Felix Pascal (felixpas)" w:date="2025-07-01T19:19:00Z">
              <w:r w:rsidRPr="00C76A19">
                <w:rPr>
                  <w:rPrChange w:id="8011" w:author="Felix Pascal (felixpas)" w:date="2025-07-01T19:19:00Z">
                    <w:rPr>
                      <w:rFonts w:ascii="Calibri" w:hAnsi="Calibri" w:cs="Calibri"/>
                      <w:color w:val="000000"/>
                    </w:rPr>
                  </w:rPrChange>
                </w:rPr>
                <w:t>0.002908172</w:t>
              </w:r>
            </w:ins>
          </w:p>
        </w:tc>
        <w:tc>
          <w:tcPr>
            <w:tcW w:w="1418" w:type="dxa"/>
            <w:noWrap/>
            <w:hideMark/>
            <w:tcPrChange w:id="8012" w:author="Felix Pascal (felixpas)" w:date="2025-07-01T19:33:00Z">
              <w:tcPr>
                <w:tcW w:w="980" w:type="dxa"/>
                <w:noWrap/>
                <w:hideMark/>
              </w:tcPr>
            </w:tcPrChange>
          </w:tcPr>
          <w:p w14:paraId="3072B0B6" w14:textId="77777777" w:rsidR="00C76A19" w:rsidRPr="00C76A19" w:rsidRDefault="00C76A19">
            <w:pPr>
              <w:rPr>
                <w:ins w:id="8013" w:author="Felix Pascal (felixpas)" w:date="2025-07-01T19:19:00Z"/>
                <w:rPrChange w:id="8014" w:author="Felix Pascal (felixpas)" w:date="2025-07-01T19:19:00Z">
                  <w:rPr>
                    <w:ins w:id="8015" w:author="Felix Pascal (felixpas)" w:date="2025-07-01T19:19:00Z"/>
                    <w:rFonts w:ascii="Calibri" w:hAnsi="Calibri" w:cs="Calibri"/>
                    <w:color w:val="000000"/>
                  </w:rPr>
                </w:rPrChange>
              </w:rPr>
            </w:pPr>
            <w:ins w:id="8016" w:author="Felix Pascal (felixpas)" w:date="2025-07-01T19:19:00Z">
              <w:r w:rsidRPr="00C76A19">
                <w:rPr>
                  <w:rPrChange w:id="8017" w:author="Felix Pascal (felixpas)" w:date="2025-07-01T19:19:00Z">
                    <w:rPr>
                      <w:rFonts w:ascii="Calibri" w:hAnsi="Calibri" w:cs="Calibri"/>
                      <w:color w:val="000000"/>
                    </w:rPr>
                  </w:rPrChange>
                </w:rPr>
                <w:t>increasing</w:t>
              </w:r>
            </w:ins>
          </w:p>
        </w:tc>
        <w:tc>
          <w:tcPr>
            <w:tcW w:w="850" w:type="dxa"/>
            <w:noWrap/>
            <w:hideMark/>
            <w:tcPrChange w:id="8018" w:author="Felix Pascal (felixpas)" w:date="2025-07-01T19:33:00Z">
              <w:tcPr>
                <w:tcW w:w="900" w:type="dxa"/>
                <w:noWrap/>
                <w:hideMark/>
              </w:tcPr>
            </w:tcPrChange>
          </w:tcPr>
          <w:p w14:paraId="3AF2034B" w14:textId="77777777" w:rsidR="00C76A19" w:rsidRPr="00C76A19" w:rsidRDefault="00C76A19" w:rsidP="00C76A19">
            <w:pPr>
              <w:rPr>
                <w:ins w:id="8019" w:author="Felix Pascal (felixpas)" w:date="2025-07-01T19:19:00Z"/>
                <w:rPrChange w:id="8020" w:author="Felix Pascal (felixpas)" w:date="2025-07-01T19:19:00Z">
                  <w:rPr>
                    <w:ins w:id="8021" w:author="Felix Pascal (felixpas)" w:date="2025-07-01T19:19:00Z"/>
                    <w:rFonts w:ascii="Calibri" w:hAnsi="Calibri" w:cs="Calibri"/>
                    <w:color w:val="000000"/>
                  </w:rPr>
                </w:rPrChange>
              </w:rPr>
              <w:pPrChange w:id="8022" w:author="Felix Pascal (felixpas)" w:date="2025-07-01T19:19:00Z">
                <w:pPr>
                  <w:jc w:val="right"/>
                </w:pPr>
              </w:pPrChange>
            </w:pPr>
            <w:ins w:id="8023" w:author="Felix Pascal (felixpas)" w:date="2025-07-01T19:19:00Z">
              <w:r w:rsidRPr="00C76A19">
                <w:rPr>
                  <w:rPrChange w:id="8024" w:author="Felix Pascal (felixpas)" w:date="2025-07-01T19:19:00Z">
                    <w:rPr>
                      <w:rFonts w:ascii="Calibri" w:hAnsi="Calibri" w:cs="Calibri"/>
                      <w:color w:val="000000"/>
                    </w:rPr>
                  </w:rPrChange>
                </w:rPr>
                <w:t>173</w:t>
              </w:r>
            </w:ins>
          </w:p>
        </w:tc>
      </w:tr>
      <w:tr w:rsidR="00D247C6" w:rsidRPr="00D247C6" w14:paraId="0CDEEF81" w14:textId="77777777" w:rsidTr="00D247C6">
        <w:tblPrEx>
          <w:tblPrExChange w:id="8025" w:author="Felix Pascal (felixpas)" w:date="2025-07-01T19:33:00Z">
            <w:tblPrEx>
              <w:tblW w:w="9067" w:type="dxa"/>
            </w:tblPrEx>
          </w:tblPrExChange>
        </w:tblPrEx>
        <w:trPr>
          <w:trHeight w:val="288"/>
          <w:ins w:id="8026" w:author="Felix Pascal (felixpas)" w:date="2025-07-01T19:19:00Z"/>
          <w:trPrChange w:id="8027" w:author="Felix Pascal (felixpas)" w:date="2025-07-01T19:33:00Z">
            <w:trPr>
              <w:trHeight w:val="288"/>
            </w:trPr>
          </w:trPrChange>
        </w:trPr>
        <w:tc>
          <w:tcPr>
            <w:tcW w:w="3256" w:type="dxa"/>
            <w:noWrap/>
            <w:hideMark/>
            <w:tcPrChange w:id="8028" w:author="Felix Pascal (felixpas)" w:date="2025-07-01T19:33:00Z">
              <w:tcPr>
                <w:tcW w:w="2940" w:type="dxa"/>
                <w:noWrap/>
                <w:hideMark/>
              </w:tcPr>
            </w:tcPrChange>
          </w:tcPr>
          <w:p w14:paraId="37FA0DB7" w14:textId="77777777" w:rsidR="00C76A19" w:rsidRPr="00C76A19" w:rsidRDefault="00C76A19">
            <w:pPr>
              <w:rPr>
                <w:ins w:id="8029" w:author="Felix Pascal (felixpas)" w:date="2025-07-01T19:19:00Z"/>
                <w:rPrChange w:id="8030" w:author="Felix Pascal (felixpas)" w:date="2025-07-01T19:19:00Z">
                  <w:rPr>
                    <w:ins w:id="8031" w:author="Felix Pascal (felixpas)" w:date="2025-07-01T19:19:00Z"/>
                    <w:rFonts w:ascii="Calibri" w:hAnsi="Calibri" w:cs="Calibri"/>
                    <w:color w:val="000000"/>
                  </w:rPr>
                </w:rPrChange>
              </w:rPr>
            </w:pPr>
            <w:ins w:id="8032" w:author="Felix Pascal (felixpas)" w:date="2025-07-01T19:19:00Z">
              <w:r w:rsidRPr="00C76A19">
                <w:rPr>
                  <w:rPrChange w:id="8033" w:author="Felix Pascal (felixpas)" w:date="2025-07-01T19:19:00Z">
                    <w:rPr>
                      <w:rFonts w:ascii="Calibri" w:hAnsi="Calibri" w:cs="Calibri"/>
                      <w:color w:val="000000"/>
                    </w:rPr>
                  </w:rPrChange>
                </w:rPr>
                <w:t>Daucus carota</w:t>
              </w:r>
            </w:ins>
          </w:p>
        </w:tc>
        <w:tc>
          <w:tcPr>
            <w:tcW w:w="1706" w:type="dxa"/>
            <w:noWrap/>
            <w:hideMark/>
            <w:tcPrChange w:id="8034" w:author="Felix Pascal (felixpas)" w:date="2025-07-01T19:33:00Z">
              <w:tcPr>
                <w:tcW w:w="2480" w:type="dxa"/>
                <w:noWrap/>
                <w:hideMark/>
              </w:tcPr>
            </w:tcPrChange>
          </w:tcPr>
          <w:p w14:paraId="0EED011F" w14:textId="77777777" w:rsidR="00C76A19" w:rsidRPr="00C76A19" w:rsidRDefault="00C76A19" w:rsidP="00C76A19">
            <w:pPr>
              <w:rPr>
                <w:ins w:id="8035" w:author="Felix Pascal (felixpas)" w:date="2025-07-01T19:19:00Z"/>
                <w:rPrChange w:id="8036" w:author="Felix Pascal (felixpas)" w:date="2025-07-01T19:19:00Z">
                  <w:rPr>
                    <w:ins w:id="8037" w:author="Felix Pascal (felixpas)" w:date="2025-07-01T19:19:00Z"/>
                    <w:rFonts w:ascii="Calibri" w:hAnsi="Calibri" w:cs="Calibri"/>
                    <w:color w:val="000000"/>
                  </w:rPr>
                </w:rPrChange>
              </w:rPr>
              <w:pPrChange w:id="8038" w:author="Felix Pascal (felixpas)" w:date="2025-07-01T19:19:00Z">
                <w:pPr>
                  <w:jc w:val="right"/>
                </w:pPr>
              </w:pPrChange>
            </w:pPr>
            <w:ins w:id="8039" w:author="Felix Pascal (felixpas)" w:date="2025-07-01T19:19:00Z">
              <w:r w:rsidRPr="00C76A19">
                <w:rPr>
                  <w:rPrChange w:id="8040" w:author="Felix Pascal (felixpas)" w:date="2025-07-01T19:19:00Z">
                    <w:rPr>
                      <w:rFonts w:ascii="Calibri" w:hAnsi="Calibri" w:cs="Calibri"/>
                      <w:color w:val="000000"/>
                    </w:rPr>
                  </w:rPrChange>
                </w:rPr>
                <w:t>5.353417513</w:t>
              </w:r>
            </w:ins>
          </w:p>
        </w:tc>
        <w:tc>
          <w:tcPr>
            <w:tcW w:w="1696" w:type="dxa"/>
            <w:noWrap/>
            <w:hideMark/>
            <w:tcPrChange w:id="8041" w:author="Felix Pascal (felixpas)" w:date="2025-07-01T19:33:00Z">
              <w:tcPr>
                <w:tcW w:w="1387" w:type="dxa"/>
                <w:noWrap/>
                <w:hideMark/>
              </w:tcPr>
            </w:tcPrChange>
          </w:tcPr>
          <w:p w14:paraId="3550BB5C" w14:textId="77777777" w:rsidR="00C76A19" w:rsidRPr="00C76A19" w:rsidRDefault="00C76A19" w:rsidP="00C76A19">
            <w:pPr>
              <w:rPr>
                <w:ins w:id="8042" w:author="Felix Pascal (felixpas)" w:date="2025-07-01T19:19:00Z"/>
                <w:rPrChange w:id="8043" w:author="Felix Pascal (felixpas)" w:date="2025-07-01T19:19:00Z">
                  <w:rPr>
                    <w:ins w:id="8044" w:author="Felix Pascal (felixpas)" w:date="2025-07-01T19:19:00Z"/>
                    <w:rFonts w:ascii="Calibri" w:hAnsi="Calibri" w:cs="Calibri"/>
                    <w:color w:val="000000"/>
                  </w:rPr>
                </w:rPrChange>
              </w:rPr>
              <w:pPrChange w:id="8045" w:author="Felix Pascal (felixpas)" w:date="2025-07-01T19:19:00Z">
                <w:pPr>
                  <w:jc w:val="right"/>
                </w:pPr>
              </w:pPrChange>
            </w:pPr>
            <w:ins w:id="8046" w:author="Felix Pascal (felixpas)" w:date="2025-07-01T19:19:00Z">
              <w:r w:rsidRPr="00C76A19">
                <w:rPr>
                  <w:rPrChange w:id="8047" w:author="Felix Pascal (felixpas)" w:date="2025-07-01T19:19:00Z">
                    <w:rPr>
                      <w:rFonts w:ascii="Calibri" w:hAnsi="Calibri" w:cs="Calibri"/>
                      <w:color w:val="000000"/>
                    </w:rPr>
                  </w:rPrChange>
                </w:rPr>
                <w:t>0.020214754</w:t>
              </w:r>
            </w:ins>
          </w:p>
        </w:tc>
        <w:tc>
          <w:tcPr>
            <w:tcW w:w="1418" w:type="dxa"/>
            <w:noWrap/>
            <w:hideMark/>
            <w:tcPrChange w:id="8048" w:author="Felix Pascal (felixpas)" w:date="2025-07-01T19:33:00Z">
              <w:tcPr>
                <w:tcW w:w="980" w:type="dxa"/>
                <w:noWrap/>
                <w:hideMark/>
              </w:tcPr>
            </w:tcPrChange>
          </w:tcPr>
          <w:p w14:paraId="75307BA1" w14:textId="77777777" w:rsidR="00C76A19" w:rsidRPr="00C76A19" w:rsidRDefault="00C76A19">
            <w:pPr>
              <w:rPr>
                <w:ins w:id="8049" w:author="Felix Pascal (felixpas)" w:date="2025-07-01T19:19:00Z"/>
                <w:rPrChange w:id="8050" w:author="Felix Pascal (felixpas)" w:date="2025-07-01T19:19:00Z">
                  <w:rPr>
                    <w:ins w:id="8051" w:author="Felix Pascal (felixpas)" w:date="2025-07-01T19:19:00Z"/>
                    <w:rFonts w:ascii="Calibri" w:hAnsi="Calibri" w:cs="Calibri"/>
                    <w:color w:val="000000"/>
                  </w:rPr>
                </w:rPrChange>
              </w:rPr>
            </w:pPr>
            <w:ins w:id="8052" w:author="Felix Pascal (felixpas)" w:date="2025-07-01T19:19:00Z">
              <w:r w:rsidRPr="00C76A19">
                <w:rPr>
                  <w:rPrChange w:id="8053" w:author="Felix Pascal (felixpas)" w:date="2025-07-01T19:19:00Z">
                    <w:rPr>
                      <w:rFonts w:ascii="Calibri" w:hAnsi="Calibri" w:cs="Calibri"/>
                      <w:color w:val="000000"/>
                    </w:rPr>
                  </w:rPrChange>
                </w:rPr>
                <w:t>increasing</w:t>
              </w:r>
            </w:ins>
          </w:p>
        </w:tc>
        <w:tc>
          <w:tcPr>
            <w:tcW w:w="850" w:type="dxa"/>
            <w:noWrap/>
            <w:hideMark/>
            <w:tcPrChange w:id="8054" w:author="Felix Pascal (felixpas)" w:date="2025-07-01T19:33:00Z">
              <w:tcPr>
                <w:tcW w:w="1280" w:type="dxa"/>
                <w:gridSpan w:val="2"/>
                <w:noWrap/>
                <w:hideMark/>
              </w:tcPr>
            </w:tcPrChange>
          </w:tcPr>
          <w:p w14:paraId="6003CD11" w14:textId="77777777" w:rsidR="00C76A19" w:rsidRPr="00C76A19" w:rsidRDefault="00C76A19" w:rsidP="00C76A19">
            <w:pPr>
              <w:rPr>
                <w:ins w:id="8055" w:author="Felix Pascal (felixpas)" w:date="2025-07-01T19:19:00Z"/>
                <w:rPrChange w:id="8056" w:author="Felix Pascal (felixpas)" w:date="2025-07-01T19:19:00Z">
                  <w:rPr>
                    <w:ins w:id="8057" w:author="Felix Pascal (felixpas)" w:date="2025-07-01T19:19:00Z"/>
                    <w:rFonts w:ascii="Calibri" w:hAnsi="Calibri" w:cs="Calibri"/>
                    <w:color w:val="000000"/>
                  </w:rPr>
                </w:rPrChange>
              </w:rPr>
              <w:pPrChange w:id="8058" w:author="Felix Pascal (felixpas)" w:date="2025-07-01T19:19:00Z">
                <w:pPr>
                  <w:jc w:val="right"/>
                </w:pPr>
              </w:pPrChange>
            </w:pPr>
            <w:ins w:id="8059" w:author="Felix Pascal (felixpas)" w:date="2025-07-01T19:19:00Z">
              <w:r w:rsidRPr="00C76A19">
                <w:rPr>
                  <w:rPrChange w:id="8060" w:author="Felix Pascal (felixpas)" w:date="2025-07-01T19:19:00Z">
                    <w:rPr>
                      <w:rFonts w:ascii="Calibri" w:hAnsi="Calibri" w:cs="Calibri"/>
                      <w:color w:val="000000"/>
                    </w:rPr>
                  </w:rPrChange>
                </w:rPr>
                <w:t>157</w:t>
              </w:r>
            </w:ins>
          </w:p>
        </w:tc>
      </w:tr>
      <w:tr w:rsidR="00C76A19" w:rsidRPr="00C76A19" w14:paraId="55B3319E" w14:textId="77777777" w:rsidTr="00D247C6">
        <w:trPr>
          <w:trHeight w:val="288"/>
          <w:ins w:id="8061" w:author="Felix Pascal (felixpas)" w:date="2025-07-01T19:19:00Z"/>
          <w:trPrChange w:id="8062" w:author="Felix Pascal (felixpas)" w:date="2025-07-01T19:33:00Z">
            <w:trPr>
              <w:gridAfter w:val="0"/>
              <w:trHeight w:val="288"/>
            </w:trPr>
          </w:trPrChange>
        </w:trPr>
        <w:tc>
          <w:tcPr>
            <w:tcW w:w="3256" w:type="dxa"/>
            <w:noWrap/>
            <w:hideMark/>
            <w:tcPrChange w:id="8063" w:author="Felix Pascal (felixpas)" w:date="2025-07-01T19:33:00Z">
              <w:tcPr>
                <w:tcW w:w="2940" w:type="dxa"/>
                <w:noWrap/>
                <w:hideMark/>
              </w:tcPr>
            </w:tcPrChange>
          </w:tcPr>
          <w:p w14:paraId="5F96D1AC" w14:textId="77777777" w:rsidR="00C76A19" w:rsidRPr="00C76A19" w:rsidRDefault="00C76A19">
            <w:pPr>
              <w:rPr>
                <w:ins w:id="8064" w:author="Felix Pascal (felixpas)" w:date="2025-07-01T19:19:00Z"/>
                <w:rPrChange w:id="8065" w:author="Felix Pascal (felixpas)" w:date="2025-07-01T19:19:00Z">
                  <w:rPr>
                    <w:ins w:id="8066" w:author="Felix Pascal (felixpas)" w:date="2025-07-01T19:19:00Z"/>
                    <w:rFonts w:ascii="Calibri" w:hAnsi="Calibri" w:cs="Calibri"/>
                    <w:color w:val="000000"/>
                  </w:rPr>
                </w:rPrChange>
              </w:rPr>
            </w:pPr>
            <w:ins w:id="8067" w:author="Felix Pascal (felixpas)" w:date="2025-07-01T19:19:00Z">
              <w:r w:rsidRPr="00C76A19">
                <w:rPr>
                  <w:rPrChange w:id="8068" w:author="Felix Pascal (felixpas)" w:date="2025-07-01T19:19:00Z">
                    <w:rPr>
                      <w:rFonts w:ascii="Calibri" w:hAnsi="Calibri" w:cs="Calibri"/>
                      <w:color w:val="000000"/>
                    </w:rPr>
                  </w:rPrChange>
                </w:rPr>
                <w:t>Juncus effusus</w:t>
              </w:r>
            </w:ins>
          </w:p>
        </w:tc>
        <w:tc>
          <w:tcPr>
            <w:tcW w:w="1706" w:type="dxa"/>
            <w:noWrap/>
            <w:hideMark/>
            <w:tcPrChange w:id="8069" w:author="Felix Pascal (felixpas)" w:date="2025-07-01T19:33:00Z">
              <w:tcPr>
                <w:tcW w:w="2480" w:type="dxa"/>
                <w:noWrap/>
                <w:hideMark/>
              </w:tcPr>
            </w:tcPrChange>
          </w:tcPr>
          <w:p w14:paraId="37F69AF6" w14:textId="77777777" w:rsidR="00C76A19" w:rsidRPr="00C76A19" w:rsidRDefault="00C76A19" w:rsidP="00C76A19">
            <w:pPr>
              <w:rPr>
                <w:ins w:id="8070" w:author="Felix Pascal (felixpas)" w:date="2025-07-01T19:19:00Z"/>
                <w:rPrChange w:id="8071" w:author="Felix Pascal (felixpas)" w:date="2025-07-01T19:19:00Z">
                  <w:rPr>
                    <w:ins w:id="8072" w:author="Felix Pascal (felixpas)" w:date="2025-07-01T19:19:00Z"/>
                    <w:rFonts w:ascii="Calibri" w:hAnsi="Calibri" w:cs="Calibri"/>
                    <w:color w:val="000000"/>
                  </w:rPr>
                </w:rPrChange>
              </w:rPr>
              <w:pPrChange w:id="8073" w:author="Felix Pascal (felixpas)" w:date="2025-07-01T19:19:00Z">
                <w:pPr>
                  <w:jc w:val="right"/>
                </w:pPr>
              </w:pPrChange>
            </w:pPr>
            <w:ins w:id="8074" w:author="Felix Pascal (felixpas)" w:date="2025-07-01T19:19:00Z">
              <w:r w:rsidRPr="00C76A19">
                <w:rPr>
                  <w:rPrChange w:id="8075" w:author="Felix Pascal (felixpas)" w:date="2025-07-01T19:19:00Z">
                    <w:rPr>
                      <w:rFonts w:ascii="Calibri" w:hAnsi="Calibri" w:cs="Calibri"/>
                      <w:color w:val="000000"/>
                    </w:rPr>
                  </w:rPrChange>
                </w:rPr>
                <w:t>5.13741021</w:t>
              </w:r>
            </w:ins>
          </w:p>
        </w:tc>
        <w:tc>
          <w:tcPr>
            <w:tcW w:w="1696" w:type="dxa"/>
            <w:noWrap/>
            <w:hideMark/>
            <w:tcPrChange w:id="8076" w:author="Felix Pascal (felixpas)" w:date="2025-07-01T19:33:00Z">
              <w:tcPr>
                <w:tcW w:w="1300" w:type="dxa"/>
                <w:noWrap/>
                <w:hideMark/>
              </w:tcPr>
            </w:tcPrChange>
          </w:tcPr>
          <w:p w14:paraId="0AA3A34A" w14:textId="77777777" w:rsidR="00C76A19" w:rsidRPr="00C76A19" w:rsidRDefault="00C76A19" w:rsidP="00C76A19">
            <w:pPr>
              <w:rPr>
                <w:ins w:id="8077" w:author="Felix Pascal (felixpas)" w:date="2025-07-01T19:19:00Z"/>
                <w:rPrChange w:id="8078" w:author="Felix Pascal (felixpas)" w:date="2025-07-01T19:19:00Z">
                  <w:rPr>
                    <w:ins w:id="8079" w:author="Felix Pascal (felixpas)" w:date="2025-07-01T19:19:00Z"/>
                    <w:rFonts w:ascii="Calibri" w:hAnsi="Calibri" w:cs="Calibri"/>
                    <w:color w:val="000000"/>
                  </w:rPr>
                </w:rPrChange>
              </w:rPr>
              <w:pPrChange w:id="8080" w:author="Felix Pascal (felixpas)" w:date="2025-07-01T19:19:00Z">
                <w:pPr>
                  <w:jc w:val="right"/>
                </w:pPr>
              </w:pPrChange>
            </w:pPr>
            <w:ins w:id="8081" w:author="Felix Pascal (felixpas)" w:date="2025-07-01T19:19:00Z">
              <w:r w:rsidRPr="00C76A19">
                <w:rPr>
                  <w:rPrChange w:id="8082" w:author="Felix Pascal (felixpas)" w:date="2025-07-01T19:19:00Z">
                    <w:rPr>
                      <w:rFonts w:ascii="Calibri" w:hAnsi="Calibri" w:cs="Calibri"/>
                      <w:color w:val="000000"/>
                    </w:rPr>
                  </w:rPrChange>
                </w:rPr>
                <w:t>0.037486849</w:t>
              </w:r>
            </w:ins>
          </w:p>
        </w:tc>
        <w:tc>
          <w:tcPr>
            <w:tcW w:w="1418" w:type="dxa"/>
            <w:noWrap/>
            <w:hideMark/>
            <w:tcPrChange w:id="8083" w:author="Felix Pascal (felixpas)" w:date="2025-07-01T19:33:00Z">
              <w:tcPr>
                <w:tcW w:w="980" w:type="dxa"/>
                <w:noWrap/>
                <w:hideMark/>
              </w:tcPr>
            </w:tcPrChange>
          </w:tcPr>
          <w:p w14:paraId="42BC1225" w14:textId="77777777" w:rsidR="00C76A19" w:rsidRPr="00C76A19" w:rsidRDefault="00C76A19">
            <w:pPr>
              <w:rPr>
                <w:ins w:id="8084" w:author="Felix Pascal (felixpas)" w:date="2025-07-01T19:19:00Z"/>
                <w:rPrChange w:id="8085" w:author="Felix Pascal (felixpas)" w:date="2025-07-01T19:19:00Z">
                  <w:rPr>
                    <w:ins w:id="8086" w:author="Felix Pascal (felixpas)" w:date="2025-07-01T19:19:00Z"/>
                    <w:rFonts w:ascii="Calibri" w:hAnsi="Calibri" w:cs="Calibri"/>
                    <w:color w:val="000000"/>
                  </w:rPr>
                </w:rPrChange>
              </w:rPr>
            </w:pPr>
            <w:ins w:id="8087" w:author="Felix Pascal (felixpas)" w:date="2025-07-01T19:19:00Z">
              <w:r w:rsidRPr="00C76A19">
                <w:rPr>
                  <w:rPrChange w:id="8088" w:author="Felix Pascal (felixpas)" w:date="2025-07-01T19:19:00Z">
                    <w:rPr>
                      <w:rFonts w:ascii="Calibri" w:hAnsi="Calibri" w:cs="Calibri"/>
                      <w:color w:val="000000"/>
                    </w:rPr>
                  </w:rPrChange>
                </w:rPr>
                <w:t>increasing</w:t>
              </w:r>
            </w:ins>
          </w:p>
        </w:tc>
        <w:tc>
          <w:tcPr>
            <w:tcW w:w="850" w:type="dxa"/>
            <w:noWrap/>
            <w:hideMark/>
            <w:tcPrChange w:id="8089" w:author="Felix Pascal (felixpas)" w:date="2025-07-01T19:33:00Z">
              <w:tcPr>
                <w:tcW w:w="900" w:type="dxa"/>
                <w:noWrap/>
                <w:hideMark/>
              </w:tcPr>
            </w:tcPrChange>
          </w:tcPr>
          <w:p w14:paraId="4410DB20" w14:textId="77777777" w:rsidR="00C76A19" w:rsidRPr="00C76A19" w:rsidRDefault="00C76A19" w:rsidP="00C76A19">
            <w:pPr>
              <w:rPr>
                <w:ins w:id="8090" w:author="Felix Pascal (felixpas)" w:date="2025-07-01T19:19:00Z"/>
                <w:rPrChange w:id="8091" w:author="Felix Pascal (felixpas)" w:date="2025-07-01T19:19:00Z">
                  <w:rPr>
                    <w:ins w:id="8092" w:author="Felix Pascal (felixpas)" w:date="2025-07-01T19:19:00Z"/>
                    <w:rFonts w:ascii="Calibri" w:hAnsi="Calibri" w:cs="Calibri"/>
                    <w:color w:val="000000"/>
                  </w:rPr>
                </w:rPrChange>
              </w:rPr>
              <w:pPrChange w:id="8093" w:author="Felix Pascal (felixpas)" w:date="2025-07-01T19:19:00Z">
                <w:pPr>
                  <w:jc w:val="right"/>
                </w:pPr>
              </w:pPrChange>
            </w:pPr>
            <w:ins w:id="8094" w:author="Felix Pascal (felixpas)" w:date="2025-07-01T19:19:00Z">
              <w:r w:rsidRPr="00C76A19">
                <w:rPr>
                  <w:rPrChange w:id="8095" w:author="Felix Pascal (felixpas)" w:date="2025-07-01T19:19:00Z">
                    <w:rPr>
                      <w:rFonts w:ascii="Calibri" w:hAnsi="Calibri" w:cs="Calibri"/>
                      <w:color w:val="000000"/>
                    </w:rPr>
                  </w:rPrChange>
                </w:rPr>
                <w:t>178</w:t>
              </w:r>
            </w:ins>
          </w:p>
        </w:tc>
      </w:tr>
      <w:tr w:rsidR="00D247C6" w:rsidRPr="00D247C6" w14:paraId="75B251FF" w14:textId="77777777" w:rsidTr="00D247C6">
        <w:tblPrEx>
          <w:tblPrExChange w:id="8096" w:author="Felix Pascal (felixpas)" w:date="2025-07-01T19:33:00Z">
            <w:tblPrEx>
              <w:tblW w:w="9067" w:type="dxa"/>
            </w:tblPrEx>
          </w:tblPrExChange>
        </w:tblPrEx>
        <w:trPr>
          <w:trHeight w:val="288"/>
          <w:ins w:id="8097" w:author="Felix Pascal (felixpas)" w:date="2025-07-01T19:19:00Z"/>
          <w:trPrChange w:id="8098" w:author="Felix Pascal (felixpas)" w:date="2025-07-01T19:33:00Z">
            <w:trPr>
              <w:trHeight w:val="288"/>
            </w:trPr>
          </w:trPrChange>
        </w:trPr>
        <w:tc>
          <w:tcPr>
            <w:tcW w:w="3256" w:type="dxa"/>
            <w:noWrap/>
            <w:hideMark/>
            <w:tcPrChange w:id="8099" w:author="Felix Pascal (felixpas)" w:date="2025-07-01T19:33:00Z">
              <w:tcPr>
                <w:tcW w:w="2940" w:type="dxa"/>
                <w:noWrap/>
                <w:hideMark/>
              </w:tcPr>
            </w:tcPrChange>
          </w:tcPr>
          <w:p w14:paraId="56834FD1" w14:textId="77777777" w:rsidR="00C76A19" w:rsidRPr="00C76A19" w:rsidRDefault="00C76A19">
            <w:pPr>
              <w:rPr>
                <w:ins w:id="8100" w:author="Felix Pascal (felixpas)" w:date="2025-07-01T19:19:00Z"/>
                <w:rPrChange w:id="8101" w:author="Felix Pascal (felixpas)" w:date="2025-07-01T19:19:00Z">
                  <w:rPr>
                    <w:ins w:id="8102" w:author="Felix Pascal (felixpas)" w:date="2025-07-01T19:19:00Z"/>
                    <w:rFonts w:ascii="Calibri" w:hAnsi="Calibri" w:cs="Calibri"/>
                    <w:color w:val="000000"/>
                  </w:rPr>
                </w:rPrChange>
              </w:rPr>
            </w:pPr>
            <w:proofErr w:type="spellStart"/>
            <w:ins w:id="8103" w:author="Felix Pascal (felixpas)" w:date="2025-07-01T19:19:00Z">
              <w:r w:rsidRPr="00C76A19">
                <w:rPr>
                  <w:rPrChange w:id="8104" w:author="Felix Pascal (felixpas)" w:date="2025-07-01T19:19:00Z">
                    <w:rPr>
                      <w:rFonts w:ascii="Calibri" w:hAnsi="Calibri" w:cs="Calibri"/>
                      <w:color w:val="000000"/>
                    </w:rPr>
                  </w:rPrChange>
                </w:rPr>
                <w:t>Carex</w:t>
              </w:r>
              <w:proofErr w:type="spellEnd"/>
              <w:r w:rsidRPr="00C76A19">
                <w:rPr>
                  <w:rPrChange w:id="8105" w:author="Felix Pascal (felixpas)" w:date="2025-07-01T19:19:00Z">
                    <w:rPr>
                      <w:rFonts w:ascii="Calibri" w:hAnsi="Calibri" w:cs="Calibri"/>
                      <w:color w:val="000000"/>
                    </w:rPr>
                  </w:rPrChange>
                </w:rPr>
                <w:t xml:space="preserve"> pilulifera</w:t>
              </w:r>
            </w:ins>
          </w:p>
        </w:tc>
        <w:tc>
          <w:tcPr>
            <w:tcW w:w="1706" w:type="dxa"/>
            <w:noWrap/>
            <w:hideMark/>
            <w:tcPrChange w:id="8106" w:author="Felix Pascal (felixpas)" w:date="2025-07-01T19:33:00Z">
              <w:tcPr>
                <w:tcW w:w="2480" w:type="dxa"/>
                <w:noWrap/>
                <w:hideMark/>
              </w:tcPr>
            </w:tcPrChange>
          </w:tcPr>
          <w:p w14:paraId="0699E177" w14:textId="77777777" w:rsidR="00C76A19" w:rsidRPr="00C76A19" w:rsidRDefault="00C76A19" w:rsidP="00C76A19">
            <w:pPr>
              <w:rPr>
                <w:ins w:id="8107" w:author="Felix Pascal (felixpas)" w:date="2025-07-01T19:19:00Z"/>
                <w:rPrChange w:id="8108" w:author="Felix Pascal (felixpas)" w:date="2025-07-01T19:19:00Z">
                  <w:rPr>
                    <w:ins w:id="8109" w:author="Felix Pascal (felixpas)" w:date="2025-07-01T19:19:00Z"/>
                    <w:rFonts w:ascii="Calibri" w:hAnsi="Calibri" w:cs="Calibri"/>
                    <w:color w:val="000000"/>
                  </w:rPr>
                </w:rPrChange>
              </w:rPr>
              <w:pPrChange w:id="8110" w:author="Felix Pascal (felixpas)" w:date="2025-07-01T19:19:00Z">
                <w:pPr>
                  <w:jc w:val="right"/>
                </w:pPr>
              </w:pPrChange>
            </w:pPr>
            <w:ins w:id="8111" w:author="Felix Pascal (felixpas)" w:date="2025-07-01T19:19:00Z">
              <w:r w:rsidRPr="00C76A19">
                <w:rPr>
                  <w:rPrChange w:id="8112" w:author="Felix Pascal (felixpas)" w:date="2025-07-01T19:19:00Z">
                    <w:rPr>
                      <w:rFonts w:ascii="Calibri" w:hAnsi="Calibri" w:cs="Calibri"/>
                      <w:color w:val="000000"/>
                    </w:rPr>
                  </w:rPrChange>
                </w:rPr>
                <w:t>5.10498004</w:t>
              </w:r>
            </w:ins>
          </w:p>
        </w:tc>
        <w:tc>
          <w:tcPr>
            <w:tcW w:w="1696" w:type="dxa"/>
            <w:noWrap/>
            <w:hideMark/>
            <w:tcPrChange w:id="8113" w:author="Felix Pascal (felixpas)" w:date="2025-07-01T19:33:00Z">
              <w:tcPr>
                <w:tcW w:w="1387" w:type="dxa"/>
                <w:noWrap/>
                <w:hideMark/>
              </w:tcPr>
            </w:tcPrChange>
          </w:tcPr>
          <w:p w14:paraId="586B5238" w14:textId="77777777" w:rsidR="00C76A19" w:rsidRPr="00C76A19" w:rsidRDefault="00C76A19" w:rsidP="00C76A19">
            <w:pPr>
              <w:rPr>
                <w:ins w:id="8114" w:author="Felix Pascal (felixpas)" w:date="2025-07-01T19:19:00Z"/>
                <w:rPrChange w:id="8115" w:author="Felix Pascal (felixpas)" w:date="2025-07-01T19:19:00Z">
                  <w:rPr>
                    <w:ins w:id="8116" w:author="Felix Pascal (felixpas)" w:date="2025-07-01T19:19:00Z"/>
                    <w:rFonts w:ascii="Calibri" w:hAnsi="Calibri" w:cs="Calibri"/>
                    <w:color w:val="000000"/>
                  </w:rPr>
                </w:rPrChange>
              </w:rPr>
              <w:pPrChange w:id="8117" w:author="Felix Pascal (felixpas)" w:date="2025-07-01T19:19:00Z">
                <w:pPr>
                  <w:jc w:val="right"/>
                </w:pPr>
              </w:pPrChange>
            </w:pPr>
            <w:ins w:id="8118" w:author="Felix Pascal (felixpas)" w:date="2025-07-01T19:19:00Z">
              <w:r w:rsidRPr="00C76A19">
                <w:rPr>
                  <w:rPrChange w:id="8119" w:author="Felix Pascal (felixpas)" w:date="2025-07-01T19:19:00Z">
                    <w:rPr>
                      <w:rFonts w:ascii="Calibri" w:hAnsi="Calibri" w:cs="Calibri"/>
                      <w:color w:val="000000"/>
                    </w:rPr>
                  </w:rPrChange>
                </w:rPr>
                <w:t>0.048098862</w:t>
              </w:r>
            </w:ins>
          </w:p>
        </w:tc>
        <w:tc>
          <w:tcPr>
            <w:tcW w:w="1418" w:type="dxa"/>
            <w:noWrap/>
            <w:hideMark/>
            <w:tcPrChange w:id="8120" w:author="Felix Pascal (felixpas)" w:date="2025-07-01T19:33:00Z">
              <w:tcPr>
                <w:tcW w:w="980" w:type="dxa"/>
                <w:noWrap/>
                <w:hideMark/>
              </w:tcPr>
            </w:tcPrChange>
          </w:tcPr>
          <w:p w14:paraId="283E0CD5" w14:textId="77777777" w:rsidR="00C76A19" w:rsidRPr="00C76A19" w:rsidRDefault="00C76A19">
            <w:pPr>
              <w:rPr>
                <w:ins w:id="8121" w:author="Felix Pascal (felixpas)" w:date="2025-07-01T19:19:00Z"/>
                <w:rPrChange w:id="8122" w:author="Felix Pascal (felixpas)" w:date="2025-07-01T19:19:00Z">
                  <w:rPr>
                    <w:ins w:id="8123" w:author="Felix Pascal (felixpas)" w:date="2025-07-01T19:19:00Z"/>
                    <w:rFonts w:ascii="Calibri" w:hAnsi="Calibri" w:cs="Calibri"/>
                    <w:color w:val="000000"/>
                  </w:rPr>
                </w:rPrChange>
              </w:rPr>
            </w:pPr>
            <w:ins w:id="8124" w:author="Felix Pascal (felixpas)" w:date="2025-07-01T19:19:00Z">
              <w:r w:rsidRPr="00C76A19">
                <w:rPr>
                  <w:rPrChange w:id="8125" w:author="Felix Pascal (felixpas)" w:date="2025-07-01T19:19:00Z">
                    <w:rPr>
                      <w:rFonts w:ascii="Calibri" w:hAnsi="Calibri" w:cs="Calibri"/>
                      <w:color w:val="000000"/>
                    </w:rPr>
                  </w:rPrChange>
                </w:rPr>
                <w:t>increasing</w:t>
              </w:r>
            </w:ins>
          </w:p>
        </w:tc>
        <w:tc>
          <w:tcPr>
            <w:tcW w:w="850" w:type="dxa"/>
            <w:noWrap/>
            <w:hideMark/>
            <w:tcPrChange w:id="8126" w:author="Felix Pascal (felixpas)" w:date="2025-07-01T19:33:00Z">
              <w:tcPr>
                <w:tcW w:w="1280" w:type="dxa"/>
                <w:gridSpan w:val="2"/>
                <w:noWrap/>
                <w:hideMark/>
              </w:tcPr>
            </w:tcPrChange>
          </w:tcPr>
          <w:p w14:paraId="6F7EFCBA" w14:textId="77777777" w:rsidR="00C76A19" w:rsidRPr="00C76A19" w:rsidRDefault="00C76A19" w:rsidP="00C76A19">
            <w:pPr>
              <w:rPr>
                <w:ins w:id="8127" w:author="Felix Pascal (felixpas)" w:date="2025-07-01T19:19:00Z"/>
                <w:rPrChange w:id="8128" w:author="Felix Pascal (felixpas)" w:date="2025-07-01T19:19:00Z">
                  <w:rPr>
                    <w:ins w:id="8129" w:author="Felix Pascal (felixpas)" w:date="2025-07-01T19:19:00Z"/>
                    <w:rFonts w:ascii="Calibri" w:hAnsi="Calibri" w:cs="Calibri"/>
                    <w:color w:val="000000"/>
                  </w:rPr>
                </w:rPrChange>
              </w:rPr>
              <w:pPrChange w:id="8130" w:author="Felix Pascal (felixpas)" w:date="2025-07-01T19:19:00Z">
                <w:pPr>
                  <w:jc w:val="right"/>
                </w:pPr>
              </w:pPrChange>
            </w:pPr>
            <w:ins w:id="8131" w:author="Felix Pascal (felixpas)" w:date="2025-07-01T19:19:00Z">
              <w:r w:rsidRPr="00C76A19">
                <w:rPr>
                  <w:rPrChange w:id="8132" w:author="Felix Pascal (felixpas)" w:date="2025-07-01T19:19:00Z">
                    <w:rPr>
                      <w:rFonts w:ascii="Calibri" w:hAnsi="Calibri" w:cs="Calibri"/>
                      <w:color w:val="000000"/>
                    </w:rPr>
                  </w:rPrChange>
                </w:rPr>
                <w:t>107</w:t>
              </w:r>
            </w:ins>
          </w:p>
        </w:tc>
      </w:tr>
      <w:tr w:rsidR="00C76A19" w:rsidRPr="00C76A19" w14:paraId="52D353B9" w14:textId="77777777" w:rsidTr="00D247C6">
        <w:trPr>
          <w:trHeight w:val="288"/>
          <w:ins w:id="8133" w:author="Felix Pascal (felixpas)" w:date="2025-07-01T19:19:00Z"/>
          <w:trPrChange w:id="8134" w:author="Felix Pascal (felixpas)" w:date="2025-07-01T19:33:00Z">
            <w:trPr>
              <w:gridAfter w:val="0"/>
              <w:trHeight w:val="288"/>
            </w:trPr>
          </w:trPrChange>
        </w:trPr>
        <w:tc>
          <w:tcPr>
            <w:tcW w:w="3256" w:type="dxa"/>
            <w:noWrap/>
            <w:hideMark/>
            <w:tcPrChange w:id="8135" w:author="Felix Pascal (felixpas)" w:date="2025-07-01T19:33:00Z">
              <w:tcPr>
                <w:tcW w:w="2940" w:type="dxa"/>
                <w:noWrap/>
                <w:hideMark/>
              </w:tcPr>
            </w:tcPrChange>
          </w:tcPr>
          <w:p w14:paraId="5500892A" w14:textId="77777777" w:rsidR="00C76A19" w:rsidRPr="00C76A19" w:rsidRDefault="00C76A19">
            <w:pPr>
              <w:rPr>
                <w:ins w:id="8136" w:author="Felix Pascal (felixpas)" w:date="2025-07-01T19:19:00Z"/>
                <w:rPrChange w:id="8137" w:author="Felix Pascal (felixpas)" w:date="2025-07-01T19:19:00Z">
                  <w:rPr>
                    <w:ins w:id="8138" w:author="Felix Pascal (felixpas)" w:date="2025-07-01T19:19:00Z"/>
                    <w:rFonts w:ascii="Calibri" w:hAnsi="Calibri" w:cs="Calibri"/>
                    <w:color w:val="000000"/>
                  </w:rPr>
                </w:rPrChange>
              </w:rPr>
            </w:pPr>
            <w:ins w:id="8139" w:author="Felix Pascal (felixpas)" w:date="2025-07-01T19:19:00Z">
              <w:r w:rsidRPr="00C76A19">
                <w:rPr>
                  <w:rPrChange w:id="8140" w:author="Felix Pascal (felixpas)" w:date="2025-07-01T19:19:00Z">
                    <w:rPr>
                      <w:rFonts w:ascii="Calibri" w:hAnsi="Calibri" w:cs="Calibri"/>
                      <w:color w:val="000000"/>
                    </w:rPr>
                  </w:rPrChange>
                </w:rPr>
                <w:t>Plantago lanceolata</w:t>
              </w:r>
            </w:ins>
          </w:p>
        </w:tc>
        <w:tc>
          <w:tcPr>
            <w:tcW w:w="1706" w:type="dxa"/>
            <w:noWrap/>
            <w:hideMark/>
            <w:tcPrChange w:id="8141" w:author="Felix Pascal (felixpas)" w:date="2025-07-01T19:33:00Z">
              <w:tcPr>
                <w:tcW w:w="2480" w:type="dxa"/>
                <w:noWrap/>
                <w:hideMark/>
              </w:tcPr>
            </w:tcPrChange>
          </w:tcPr>
          <w:p w14:paraId="109AEEE5" w14:textId="77777777" w:rsidR="00C76A19" w:rsidRPr="00C76A19" w:rsidRDefault="00C76A19" w:rsidP="00C76A19">
            <w:pPr>
              <w:rPr>
                <w:ins w:id="8142" w:author="Felix Pascal (felixpas)" w:date="2025-07-01T19:19:00Z"/>
                <w:rPrChange w:id="8143" w:author="Felix Pascal (felixpas)" w:date="2025-07-01T19:19:00Z">
                  <w:rPr>
                    <w:ins w:id="8144" w:author="Felix Pascal (felixpas)" w:date="2025-07-01T19:19:00Z"/>
                    <w:rFonts w:ascii="Calibri" w:hAnsi="Calibri" w:cs="Calibri"/>
                    <w:color w:val="000000"/>
                  </w:rPr>
                </w:rPrChange>
              </w:rPr>
              <w:pPrChange w:id="8145" w:author="Felix Pascal (felixpas)" w:date="2025-07-01T19:19:00Z">
                <w:pPr>
                  <w:jc w:val="right"/>
                </w:pPr>
              </w:pPrChange>
            </w:pPr>
            <w:ins w:id="8146" w:author="Felix Pascal (felixpas)" w:date="2025-07-01T19:19:00Z">
              <w:r w:rsidRPr="00C76A19">
                <w:rPr>
                  <w:rPrChange w:id="8147" w:author="Felix Pascal (felixpas)" w:date="2025-07-01T19:19:00Z">
                    <w:rPr>
                      <w:rFonts w:ascii="Calibri" w:hAnsi="Calibri" w:cs="Calibri"/>
                      <w:color w:val="000000"/>
                    </w:rPr>
                  </w:rPrChange>
                </w:rPr>
                <w:t>5.065531564</w:t>
              </w:r>
            </w:ins>
          </w:p>
        </w:tc>
        <w:tc>
          <w:tcPr>
            <w:tcW w:w="1696" w:type="dxa"/>
            <w:noWrap/>
            <w:hideMark/>
            <w:tcPrChange w:id="8148" w:author="Felix Pascal (felixpas)" w:date="2025-07-01T19:33:00Z">
              <w:tcPr>
                <w:tcW w:w="1300" w:type="dxa"/>
                <w:noWrap/>
                <w:hideMark/>
              </w:tcPr>
            </w:tcPrChange>
          </w:tcPr>
          <w:p w14:paraId="22CB8A7B" w14:textId="77777777" w:rsidR="00C76A19" w:rsidRPr="00C76A19" w:rsidRDefault="00C76A19" w:rsidP="00C76A19">
            <w:pPr>
              <w:rPr>
                <w:ins w:id="8149" w:author="Felix Pascal (felixpas)" w:date="2025-07-01T19:19:00Z"/>
                <w:rPrChange w:id="8150" w:author="Felix Pascal (felixpas)" w:date="2025-07-01T19:19:00Z">
                  <w:rPr>
                    <w:ins w:id="8151" w:author="Felix Pascal (felixpas)" w:date="2025-07-01T19:19:00Z"/>
                    <w:rFonts w:ascii="Calibri" w:hAnsi="Calibri" w:cs="Calibri"/>
                    <w:color w:val="000000"/>
                  </w:rPr>
                </w:rPrChange>
              </w:rPr>
              <w:pPrChange w:id="8152" w:author="Felix Pascal (felixpas)" w:date="2025-07-01T19:19:00Z">
                <w:pPr>
                  <w:jc w:val="right"/>
                </w:pPr>
              </w:pPrChange>
            </w:pPr>
            <w:ins w:id="8153" w:author="Felix Pascal (felixpas)" w:date="2025-07-01T19:19:00Z">
              <w:r w:rsidRPr="00C76A19">
                <w:rPr>
                  <w:rPrChange w:id="8154" w:author="Felix Pascal (felixpas)" w:date="2025-07-01T19:19:00Z">
                    <w:rPr>
                      <w:rFonts w:ascii="Calibri" w:hAnsi="Calibri" w:cs="Calibri"/>
                      <w:color w:val="000000"/>
                    </w:rPr>
                  </w:rPrChange>
                </w:rPr>
                <w:t>1.94048E-06</w:t>
              </w:r>
            </w:ins>
          </w:p>
        </w:tc>
        <w:tc>
          <w:tcPr>
            <w:tcW w:w="1418" w:type="dxa"/>
            <w:noWrap/>
            <w:hideMark/>
            <w:tcPrChange w:id="8155" w:author="Felix Pascal (felixpas)" w:date="2025-07-01T19:33:00Z">
              <w:tcPr>
                <w:tcW w:w="980" w:type="dxa"/>
                <w:noWrap/>
                <w:hideMark/>
              </w:tcPr>
            </w:tcPrChange>
          </w:tcPr>
          <w:p w14:paraId="758C4881" w14:textId="77777777" w:rsidR="00C76A19" w:rsidRPr="00C76A19" w:rsidRDefault="00C76A19">
            <w:pPr>
              <w:rPr>
                <w:ins w:id="8156" w:author="Felix Pascal (felixpas)" w:date="2025-07-01T19:19:00Z"/>
                <w:rPrChange w:id="8157" w:author="Felix Pascal (felixpas)" w:date="2025-07-01T19:19:00Z">
                  <w:rPr>
                    <w:ins w:id="8158" w:author="Felix Pascal (felixpas)" w:date="2025-07-01T19:19:00Z"/>
                    <w:rFonts w:ascii="Calibri" w:hAnsi="Calibri" w:cs="Calibri"/>
                    <w:color w:val="000000"/>
                  </w:rPr>
                </w:rPrChange>
              </w:rPr>
            </w:pPr>
            <w:ins w:id="8159" w:author="Felix Pascal (felixpas)" w:date="2025-07-01T19:19:00Z">
              <w:r w:rsidRPr="00C76A19">
                <w:rPr>
                  <w:rPrChange w:id="8160" w:author="Felix Pascal (felixpas)" w:date="2025-07-01T19:19:00Z">
                    <w:rPr>
                      <w:rFonts w:ascii="Calibri" w:hAnsi="Calibri" w:cs="Calibri"/>
                      <w:color w:val="000000"/>
                    </w:rPr>
                  </w:rPrChange>
                </w:rPr>
                <w:t>increasing</w:t>
              </w:r>
            </w:ins>
          </w:p>
        </w:tc>
        <w:tc>
          <w:tcPr>
            <w:tcW w:w="850" w:type="dxa"/>
            <w:noWrap/>
            <w:hideMark/>
            <w:tcPrChange w:id="8161" w:author="Felix Pascal (felixpas)" w:date="2025-07-01T19:33:00Z">
              <w:tcPr>
                <w:tcW w:w="900" w:type="dxa"/>
                <w:noWrap/>
                <w:hideMark/>
              </w:tcPr>
            </w:tcPrChange>
          </w:tcPr>
          <w:p w14:paraId="21C66311" w14:textId="77777777" w:rsidR="00C76A19" w:rsidRPr="00C76A19" w:rsidRDefault="00C76A19" w:rsidP="00C76A19">
            <w:pPr>
              <w:rPr>
                <w:ins w:id="8162" w:author="Felix Pascal (felixpas)" w:date="2025-07-01T19:19:00Z"/>
                <w:rPrChange w:id="8163" w:author="Felix Pascal (felixpas)" w:date="2025-07-01T19:19:00Z">
                  <w:rPr>
                    <w:ins w:id="8164" w:author="Felix Pascal (felixpas)" w:date="2025-07-01T19:19:00Z"/>
                    <w:rFonts w:ascii="Calibri" w:hAnsi="Calibri" w:cs="Calibri"/>
                    <w:color w:val="000000"/>
                  </w:rPr>
                </w:rPrChange>
              </w:rPr>
              <w:pPrChange w:id="8165" w:author="Felix Pascal (felixpas)" w:date="2025-07-01T19:19:00Z">
                <w:pPr>
                  <w:jc w:val="right"/>
                </w:pPr>
              </w:pPrChange>
            </w:pPr>
            <w:ins w:id="8166" w:author="Felix Pascal (felixpas)" w:date="2025-07-01T19:19:00Z">
              <w:r w:rsidRPr="00C76A19">
                <w:rPr>
                  <w:rPrChange w:id="8167" w:author="Felix Pascal (felixpas)" w:date="2025-07-01T19:19:00Z">
                    <w:rPr>
                      <w:rFonts w:ascii="Calibri" w:hAnsi="Calibri" w:cs="Calibri"/>
                      <w:color w:val="000000"/>
                    </w:rPr>
                  </w:rPrChange>
                </w:rPr>
                <w:t>1249</w:t>
              </w:r>
            </w:ins>
          </w:p>
        </w:tc>
      </w:tr>
      <w:tr w:rsidR="00D247C6" w:rsidRPr="00D247C6" w14:paraId="63114A7B" w14:textId="77777777" w:rsidTr="00D247C6">
        <w:tblPrEx>
          <w:tblPrExChange w:id="8168" w:author="Felix Pascal (felixpas)" w:date="2025-07-01T19:33:00Z">
            <w:tblPrEx>
              <w:tblW w:w="9067" w:type="dxa"/>
            </w:tblPrEx>
          </w:tblPrExChange>
        </w:tblPrEx>
        <w:trPr>
          <w:trHeight w:val="288"/>
          <w:ins w:id="8169" w:author="Felix Pascal (felixpas)" w:date="2025-07-01T19:19:00Z"/>
          <w:trPrChange w:id="8170" w:author="Felix Pascal (felixpas)" w:date="2025-07-01T19:33:00Z">
            <w:trPr>
              <w:trHeight w:val="288"/>
            </w:trPr>
          </w:trPrChange>
        </w:trPr>
        <w:tc>
          <w:tcPr>
            <w:tcW w:w="3256" w:type="dxa"/>
            <w:noWrap/>
            <w:hideMark/>
            <w:tcPrChange w:id="8171" w:author="Felix Pascal (felixpas)" w:date="2025-07-01T19:33:00Z">
              <w:tcPr>
                <w:tcW w:w="2940" w:type="dxa"/>
                <w:noWrap/>
                <w:hideMark/>
              </w:tcPr>
            </w:tcPrChange>
          </w:tcPr>
          <w:p w14:paraId="103FC42A" w14:textId="77777777" w:rsidR="00C76A19" w:rsidRPr="00C76A19" w:rsidRDefault="00C76A19">
            <w:pPr>
              <w:rPr>
                <w:ins w:id="8172" w:author="Felix Pascal (felixpas)" w:date="2025-07-01T19:19:00Z"/>
                <w:rPrChange w:id="8173" w:author="Felix Pascal (felixpas)" w:date="2025-07-01T19:19:00Z">
                  <w:rPr>
                    <w:ins w:id="8174" w:author="Felix Pascal (felixpas)" w:date="2025-07-01T19:19:00Z"/>
                    <w:rFonts w:ascii="Calibri" w:hAnsi="Calibri" w:cs="Calibri"/>
                    <w:color w:val="000000"/>
                  </w:rPr>
                </w:rPrChange>
              </w:rPr>
            </w:pPr>
            <w:ins w:id="8175" w:author="Felix Pascal (felixpas)" w:date="2025-07-01T19:19:00Z">
              <w:r w:rsidRPr="00C76A19">
                <w:rPr>
                  <w:rPrChange w:id="8176" w:author="Felix Pascal (felixpas)" w:date="2025-07-01T19:19:00Z">
                    <w:rPr>
                      <w:rFonts w:ascii="Calibri" w:hAnsi="Calibri" w:cs="Calibri"/>
                      <w:color w:val="000000"/>
                    </w:rPr>
                  </w:rPrChange>
                </w:rPr>
                <w:t xml:space="preserve">Calamagrostis </w:t>
              </w:r>
              <w:proofErr w:type="spellStart"/>
              <w:r w:rsidRPr="00C76A19">
                <w:rPr>
                  <w:rPrChange w:id="8177" w:author="Felix Pascal (felixpas)" w:date="2025-07-01T19:19:00Z">
                    <w:rPr>
                      <w:rFonts w:ascii="Calibri" w:hAnsi="Calibri" w:cs="Calibri"/>
                      <w:color w:val="000000"/>
                    </w:rPr>
                  </w:rPrChange>
                </w:rPr>
                <w:t>villosa</w:t>
              </w:r>
              <w:proofErr w:type="spellEnd"/>
            </w:ins>
          </w:p>
        </w:tc>
        <w:tc>
          <w:tcPr>
            <w:tcW w:w="1706" w:type="dxa"/>
            <w:noWrap/>
            <w:hideMark/>
            <w:tcPrChange w:id="8178" w:author="Felix Pascal (felixpas)" w:date="2025-07-01T19:33:00Z">
              <w:tcPr>
                <w:tcW w:w="2480" w:type="dxa"/>
                <w:noWrap/>
                <w:hideMark/>
              </w:tcPr>
            </w:tcPrChange>
          </w:tcPr>
          <w:p w14:paraId="79553E92" w14:textId="77777777" w:rsidR="00C76A19" w:rsidRPr="00C76A19" w:rsidRDefault="00C76A19" w:rsidP="00C76A19">
            <w:pPr>
              <w:rPr>
                <w:ins w:id="8179" w:author="Felix Pascal (felixpas)" w:date="2025-07-01T19:19:00Z"/>
                <w:rPrChange w:id="8180" w:author="Felix Pascal (felixpas)" w:date="2025-07-01T19:19:00Z">
                  <w:rPr>
                    <w:ins w:id="8181" w:author="Felix Pascal (felixpas)" w:date="2025-07-01T19:19:00Z"/>
                    <w:rFonts w:ascii="Calibri" w:hAnsi="Calibri" w:cs="Calibri"/>
                    <w:color w:val="000000"/>
                  </w:rPr>
                </w:rPrChange>
              </w:rPr>
              <w:pPrChange w:id="8182" w:author="Felix Pascal (felixpas)" w:date="2025-07-01T19:19:00Z">
                <w:pPr>
                  <w:jc w:val="right"/>
                </w:pPr>
              </w:pPrChange>
            </w:pPr>
            <w:ins w:id="8183" w:author="Felix Pascal (felixpas)" w:date="2025-07-01T19:19:00Z">
              <w:r w:rsidRPr="00C76A19">
                <w:rPr>
                  <w:rPrChange w:id="8184" w:author="Felix Pascal (felixpas)" w:date="2025-07-01T19:19:00Z">
                    <w:rPr>
                      <w:rFonts w:ascii="Calibri" w:hAnsi="Calibri" w:cs="Calibri"/>
                      <w:color w:val="000000"/>
                    </w:rPr>
                  </w:rPrChange>
                </w:rPr>
                <w:t>4.992704244</w:t>
              </w:r>
            </w:ins>
          </w:p>
        </w:tc>
        <w:tc>
          <w:tcPr>
            <w:tcW w:w="1696" w:type="dxa"/>
            <w:noWrap/>
            <w:hideMark/>
            <w:tcPrChange w:id="8185" w:author="Felix Pascal (felixpas)" w:date="2025-07-01T19:33:00Z">
              <w:tcPr>
                <w:tcW w:w="1387" w:type="dxa"/>
                <w:noWrap/>
                <w:hideMark/>
              </w:tcPr>
            </w:tcPrChange>
          </w:tcPr>
          <w:p w14:paraId="564E5389" w14:textId="77777777" w:rsidR="00C76A19" w:rsidRPr="00C76A19" w:rsidRDefault="00C76A19" w:rsidP="00C76A19">
            <w:pPr>
              <w:rPr>
                <w:ins w:id="8186" w:author="Felix Pascal (felixpas)" w:date="2025-07-01T19:19:00Z"/>
                <w:rPrChange w:id="8187" w:author="Felix Pascal (felixpas)" w:date="2025-07-01T19:19:00Z">
                  <w:rPr>
                    <w:ins w:id="8188" w:author="Felix Pascal (felixpas)" w:date="2025-07-01T19:19:00Z"/>
                    <w:rFonts w:ascii="Calibri" w:hAnsi="Calibri" w:cs="Calibri"/>
                    <w:color w:val="000000"/>
                  </w:rPr>
                </w:rPrChange>
              </w:rPr>
              <w:pPrChange w:id="8189" w:author="Felix Pascal (felixpas)" w:date="2025-07-01T19:19:00Z">
                <w:pPr>
                  <w:jc w:val="right"/>
                </w:pPr>
              </w:pPrChange>
            </w:pPr>
            <w:ins w:id="8190" w:author="Felix Pascal (felixpas)" w:date="2025-07-01T19:19:00Z">
              <w:r w:rsidRPr="00C76A19">
                <w:rPr>
                  <w:rPrChange w:id="8191" w:author="Felix Pascal (felixpas)" w:date="2025-07-01T19:19:00Z">
                    <w:rPr>
                      <w:rFonts w:ascii="Calibri" w:hAnsi="Calibri" w:cs="Calibri"/>
                      <w:color w:val="000000"/>
                    </w:rPr>
                  </w:rPrChange>
                </w:rPr>
                <w:t>0.007931816</w:t>
              </w:r>
            </w:ins>
          </w:p>
        </w:tc>
        <w:tc>
          <w:tcPr>
            <w:tcW w:w="1418" w:type="dxa"/>
            <w:noWrap/>
            <w:hideMark/>
            <w:tcPrChange w:id="8192" w:author="Felix Pascal (felixpas)" w:date="2025-07-01T19:33:00Z">
              <w:tcPr>
                <w:tcW w:w="980" w:type="dxa"/>
                <w:noWrap/>
                <w:hideMark/>
              </w:tcPr>
            </w:tcPrChange>
          </w:tcPr>
          <w:p w14:paraId="15E78936" w14:textId="77777777" w:rsidR="00C76A19" w:rsidRPr="00C76A19" w:rsidRDefault="00C76A19">
            <w:pPr>
              <w:rPr>
                <w:ins w:id="8193" w:author="Felix Pascal (felixpas)" w:date="2025-07-01T19:19:00Z"/>
                <w:rPrChange w:id="8194" w:author="Felix Pascal (felixpas)" w:date="2025-07-01T19:19:00Z">
                  <w:rPr>
                    <w:ins w:id="8195" w:author="Felix Pascal (felixpas)" w:date="2025-07-01T19:19:00Z"/>
                    <w:rFonts w:ascii="Calibri" w:hAnsi="Calibri" w:cs="Calibri"/>
                    <w:color w:val="000000"/>
                  </w:rPr>
                </w:rPrChange>
              </w:rPr>
            </w:pPr>
            <w:ins w:id="8196" w:author="Felix Pascal (felixpas)" w:date="2025-07-01T19:19:00Z">
              <w:r w:rsidRPr="00C76A19">
                <w:rPr>
                  <w:rPrChange w:id="8197" w:author="Felix Pascal (felixpas)" w:date="2025-07-01T19:19:00Z">
                    <w:rPr>
                      <w:rFonts w:ascii="Calibri" w:hAnsi="Calibri" w:cs="Calibri"/>
                      <w:color w:val="000000"/>
                    </w:rPr>
                  </w:rPrChange>
                </w:rPr>
                <w:t>increasing</w:t>
              </w:r>
            </w:ins>
          </w:p>
        </w:tc>
        <w:tc>
          <w:tcPr>
            <w:tcW w:w="850" w:type="dxa"/>
            <w:noWrap/>
            <w:hideMark/>
            <w:tcPrChange w:id="8198" w:author="Felix Pascal (felixpas)" w:date="2025-07-01T19:33:00Z">
              <w:tcPr>
                <w:tcW w:w="1280" w:type="dxa"/>
                <w:gridSpan w:val="2"/>
                <w:noWrap/>
                <w:hideMark/>
              </w:tcPr>
            </w:tcPrChange>
          </w:tcPr>
          <w:p w14:paraId="6E87994E" w14:textId="77777777" w:rsidR="00C76A19" w:rsidRPr="00C76A19" w:rsidRDefault="00C76A19" w:rsidP="00C76A19">
            <w:pPr>
              <w:rPr>
                <w:ins w:id="8199" w:author="Felix Pascal (felixpas)" w:date="2025-07-01T19:19:00Z"/>
                <w:rPrChange w:id="8200" w:author="Felix Pascal (felixpas)" w:date="2025-07-01T19:19:00Z">
                  <w:rPr>
                    <w:ins w:id="8201" w:author="Felix Pascal (felixpas)" w:date="2025-07-01T19:19:00Z"/>
                    <w:rFonts w:ascii="Calibri" w:hAnsi="Calibri" w:cs="Calibri"/>
                    <w:color w:val="000000"/>
                  </w:rPr>
                </w:rPrChange>
              </w:rPr>
              <w:pPrChange w:id="8202" w:author="Felix Pascal (felixpas)" w:date="2025-07-01T19:19:00Z">
                <w:pPr>
                  <w:jc w:val="right"/>
                </w:pPr>
              </w:pPrChange>
            </w:pPr>
            <w:ins w:id="8203" w:author="Felix Pascal (felixpas)" w:date="2025-07-01T19:19:00Z">
              <w:r w:rsidRPr="00C76A19">
                <w:rPr>
                  <w:rPrChange w:id="8204" w:author="Felix Pascal (felixpas)" w:date="2025-07-01T19:19:00Z">
                    <w:rPr>
                      <w:rFonts w:ascii="Calibri" w:hAnsi="Calibri" w:cs="Calibri"/>
                      <w:color w:val="000000"/>
                    </w:rPr>
                  </w:rPrChange>
                </w:rPr>
                <w:t>320</w:t>
              </w:r>
            </w:ins>
          </w:p>
        </w:tc>
      </w:tr>
      <w:tr w:rsidR="00C76A19" w:rsidRPr="00C76A19" w14:paraId="7D74BFD2" w14:textId="77777777" w:rsidTr="00D247C6">
        <w:trPr>
          <w:trHeight w:val="288"/>
          <w:ins w:id="8205" w:author="Felix Pascal (felixpas)" w:date="2025-07-01T19:19:00Z"/>
          <w:trPrChange w:id="8206" w:author="Felix Pascal (felixpas)" w:date="2025-07-01T19:33:00Z">
            <w:trPr>
              <w:gridAfter w:val="0"/>
              <w:trHeight w:val="288"/>
            </w:trPr>
          </w:trPrChange>
        </w:trPr>
        <w:tc>
          <w:tcPr>
            <w:tcW w:w="3256" w:type="dxa"/>
            <w:noWrap/>
            <w:hideMark/>
            <w:tcPrChange w:id="8207" w:author="Felix Pascal (felixpas)" w:date="2025-07-01T19:33:00Z">
              <w:tcPr>
                <w:tcW w:w="2940" w:type="dxa"/>
                <w:noWrap/>
                <w:hideMark/>
              </w:tcPr>
            </w:tcPrChange>
          </w:tcPr>
          <w:p w14:paraId="29634859" w14:textId="77777777" w:rsidR="00C76A19" w:rsidRPr="00C76A19" w:rsidRDefault="00C76A19">
            <w:pPr>
              <w:rPr>
                <w:ins w:id="8208" w:author="Felix Pascal (felixpas)" w:date="2025-07-01T19:19:00Z"/>
                <w:rPrChange w:id="8209" w:author="Felix Pascal (felixpas)" w:date="2025-07-01T19:19:00Z">
                  <w:rPr>
                    <w:ins w:id="8210" w:author="Felix Pascal (felixpas)" w:date="2025-07-01T19:19:00Z"/>
                    <w:rFonts w:ascii="Calibri" w:hAnsi="Calibri" w:cs="Calibri"/>
                    <w:color w:val="000000"/>
                  </w:rPr>
                </w:rPrChange>
              </w:rPr>
            </w:pPr>
            <w:proofErr w:type="spellStart"/>
            <w:ins w:id="8211" w:author="Felix Pascal (felixpas)" w:date="2025-07-01T19:19:00Z">
              <w:r w:rsidRPr="00C76A19">
                <w:rPr>
                  <w:rPrChange w:id="8212" w:author="Felix Pascal (felixpas)" w:date="2025-07-01T19:19:00Z">
                    <w:rPr>
                      <w:rFonts w:ascii="Calibri" w:hAnsi="Calibri" w:cs="Calibri"/>
                      <w:color w:val="000000"/>
                    </w:rPr>
                  </w:rPrChange>
                </w:rPr>
                <w:t>Phyteuma</w:t>
              </w:r>
              <w:proofErr w:type="spellEnd"/>
              <w:r w:rsidRPr="00C76A19">
                <w:rPr>
                  <w:rPrChange w:id="8213" w:author="Felix Pascal (felixpas)" w:date="2025-07-01T19:19:00Z">
                    <w:rPr>
                      <w:rFonts w:ascii="Calibri" w:hAnsi="Calibri" w:cs="Calibri"/>
                      <w:color w:val="000000"/>
                    </w:rPr>
                  </w:rPrChange>
                </w:rPr>
                <w:t xml:space="preserve"> </w:t>
              </w:r>
              <w:proofErr w:type="spellStart"/>
              <w:r w:rsidRPr="00C76A19">
                <w:rPr>
                  <w:rPrChange w:id="8214" w:author="Felix Pascal (felixpas)" w:date="2025-07-01T19:19:00Z">
                    <w:rPr>
                      <w:rFonts w:ascii="Calibri" w:hAnsi="Calibri" w:cs="Calibri"/>
                      <w:color w:val="000000"/>
                    </w:rPr>
                  </w:rPrChange>
                </w:rPr>
                <w:t>orbiculare</w:t>
              </w:r>
              <w:proofErr w:type="spellEnd"/>
            </w:ins>
          </w:p>
        </w:tc>
        <w:tc>
          <w:tcPr>
            <w:tcW w:w="1706" w:type="dxa"/>
            <w:noWrap/>
            <w:hideMark/>
            <w:tcPrChange w:id="8215" w:author="Felix Pascal (felixpas)" w:date="2025-07-01T19:33:00Z">
              <w:tcPr>
                <w:tcW w:w="2480" w:type="dxa"/>
                <w:noWrap/>
                <w:hideMark/>
              </w:tcPr>
            </w:tcPrChange>
          </w:tcPr>
          <w:p w14:paraId="60DB34E1" w14:textId="77777777" w:rsidR="00C76A19" w:rsidRPr="00C76A19" w:rsidRDefault="00C76A19" w:rsidP="00C76A19">
            <w:pPr>
              <w:rPr>
                <w:ins w:id="8216" w:author="Felix Pascal (felixpas)" w:date="2025-07-01T19:19:00Z"/>
                <w:rPrChange w:id="8217" w:author="Felix Pascal (felixpas)" w:date="2025-07-01T19:19:00Z">
                  <w:rPr>
                    <w:ins w:id="8218" w:author="Felix Pascal (felixpas)" w:date="2025-07-01T19:19:00Z"/>
                    <w:rFonts w:ascii="Calibri" w:hAnsi="Calibri" w:cs="Calibri"/>
                    <w:color w:val="000000"/>
                  </w:rPr>
                </w:rPrChange>
              </w:rPr>
              <w:pPrChange w:id="8219" w:author="Felix Pascal (felixpas)" w:date="2025-07-01T19:19:00Z">
                <w:pPr>
                  <w:jc w:val="right"/>
                </w:pPr>
              </w:pPrChange>
            </w:pPr>
            <w:ins w:id="8220" w:author="Felix Pascal (felixpas)" w:date="2025-07-01T19:19:00Z">
              <w:r w:rsidRPr="00C76A19">
                <w:rPr>
                  <w:rPrChange w:id="8221" w:author="Felix Pascal (felixpas)" w:date="2025-07-01T19:19:00Z">
                    <w:rPr>
                      <w:rFonts w:ascii="Calibri" w:hAnsi="Calibri" w:cs="Calibri"/>
                      <w:color w:val="000000"/>
                    </w:rPr>
                  </w:rPrChange>
                </w:rPr>
                <w:t>4.980940925</w:t>
              </w:r>
            </w:ins>
          </w:p>
        </w:tc>
        <w:tc>
          <w:tcPr>
            <w:tcW w:w="1696" w:type="dxa"/>
            <w:noWrap/>
            <w:hideMark/>
            <w:tcPrChange w:id="8222" w:author="Felix Pascal (felixpas)" w:date="2025-07-01T19:33:00Z">
              <w:tcPr>
                <w:tcW w:w="1300" w:type="dxa"/>
                <w:noWrap/>
                <w:hideMark/>
              </w:tcPr>
            </w:tcPrChange>
          </w:tcPr>
          <w:p w14:paraId="54887E91" w14:textId="77777777" w:rsidR="00C76A19" w:rsidRPr="00C76A19" w:rsidRDefault="00C76A19" w:rsidP="00C76A19">
            <w:pPr>
              <w:rPr>
                <w:ins w:id="8223" w:author="Felix Pascal (felixpas)" w:date="2025-07-01T19:19:00Z"/>
                <w:rPrChange w:id="8224" w:author="Felix Pascal (felixpas)" w:date="2025-07-01T19:19:00Z">
                  <w:rPr>
                    <w:ins w:id="8225" w:author="Felix Pascal (felixpas)" w:date="2025-07-01T19:19:00Z"/>
                    <w:rFonts w:ascii="Calibri" w:hAnsi="Calibri" w:cs="Calibri"/>
                    <w:color w:val="000000"/>
                  </w:rPr>
                </w:rPrChange>
              </w:rPr>
              <w:pPrChange w:id="8226" w:author="Felix Pascal (felixpas)" w:date="2025-07-01T19:19:00Z">
                <w:pPr>
                  <w:jc w:val="right"/>
                </w:pPr>
              </w:pPrChange>
            </w:pPr>
            <w:ins w:id="8227" w:author="Felix Pascal (felixpas)" w:date="2025-07-01T19:19:00Z">
              <w:r w:rsidRPr="00C76A19">
                <w:rPr>
                  <w:rPrChange w:id="8228" w:author="Felix Pascal (felixpas)" w:date="2025-07-01T19:19:00Z">
                    <w:rPr>
                      <w:rFonts w:ascii="Calibri" w:hAnsi="Calibri" w:cs="Calibri"/>
                      <w:color w:val="000000"/>
                    </w:rPr>
                  </w:rPrChange>
                </w:rPr>
                <w:t>0.027695641</w:t>
              </w:r>
            </w:ins>
          </w:p>
        </w:tc>
        <w:tc>
          <w:tcPr>
            <w:tcW w:w="1418" w:type="dxa"/>
            <w:noWrap/>
            <w:hideMark/>
            <w:tcPrChange w:id="8229" w:author="Felix Pascal (felixpas)" w:date="2025-07-01T19:33:00Z">
              <w:tcPr>
                <w:tcW w:w="980" w:type="dxa"/>
                <w:noWrap/>
                <w:hideMark/>
              </w:tcPr>
            </w:tcPrChange>
          </w:tcPr>
          <w:p w14:paraId="136C70EC" w14:textId="77777777" w:rsidR="00C76A19" w:rsidRPr="00C76A19" w:rsidRDefault="00C76A19">
            <w:pPr>
              <w:rPr>
                <w:ins w:id="8230" w:author="Felix Pascal (felixpas)" w:date="2025-07-01T19:19:00Z"/>
                <w:rPrChange w:id="8231" w:author="Felix Pascal (felixpas)" w:date="2025-07-01T19:19:00Z">
                  <w:rPr>
                    <w:ins w:id="8232" w:author="Felix Pascal (felixpas)" w:date="2025-07-01T19:19:00Z"/>
                    <w:rFonts w:ascii="Calibri" w:hAnsi="Calibri" w:cs="Calibri"/>
                    <w:color w:val="000000"/>
                  </w:rPr>
                </w:rPrChange>
              </w:rPr>
            </w:pPr>
            <w:ins w:id="8233" w:author="Felix Pascal (felixpas)" w:date="2025-07-01T19:19:00Z">
              <w:r w:rsidRPr="00C76A19">
                <w:rPr>
                  <w:rPrChange w:id="8234" w:author="Felix Pascal (felixpas)" w:date="2025-07-01T19:19:00Z">
                    <w:rPr>
                      <w:rFonts w:ascii="Calibri" w:hAnsi="Calibri" w:cs="Calibri"/>
                      <w:color w:val="000000"/>
                    </w:rPr>
                  </w:rPrChange>
                </w:rPr>
                <w:t>increasing</w:t>
              </w:r>
            </w:ins>
          </w:p>
        </w:tc>
        <w:tc>
          <w:tcPr>
            <w:tcW w:w="850" w:type="dxa"/>
            <w:noWrap/>
            <w:hideMark/>
            <w:tcPrChange w:id="8235" w:author="Felix Pascal (felixpas)" w:date="2025-07-01T19:33:00Z">
              <w:tcPr>
                <w:tcW w:w="900" w:type="dxa"/>
                <w:noWrap/>
                <w:hideMark/>
              </w:tcPr>
            </w:tcPrChange>
          </w:tcPr>
          <w:p w14:paraId="4234C4F5" w14:textId="77777777" w:rsidR="00C76A19" w:rsidRPr="00C76A19" w:rsidRDefault="00C76A19" w:rsidP="00C76A19">
            <w:pPr>
              <w:rPr>
                <w:ins w:id="8236" w:author="Felix Pascal (felixpas)" w:date="2025-07-01T19:19:00Z"/>
                <w:rPrChange w:id="8237" w:author="Felix Pascal (felixpas)" w:date="2025-07-01T19:19:00Z">
                  <w:rPr>
                    <w:ins w:id="8238" w:author="Felix Pascal (felixpas)" w:date="2025-07-01T19:19:00Z"/>
                    <w:rFonts w:ascii="Calibri" w:hAnsi="Calibri" w:cs="Calibri"/>
                    <w:color w:val="000000"/>
                  </w:rPr>
                </w:rPrChange>
              </w:rPr>
              <w:pPrChange w:id="8239" w:author="Felix Pascal (felixpas)" w:date="2025-07-01T19:19:00Z">
                <w:pPr>
                  <w:jc w:val="right"/>
                </w:pPr>
              </w:pPrChange>
            </w:pPr>
            <w:ins w:id="8240" w:author="Felix Pascal (felixpas)" w:date="2025-07-01T19:19:00Z">
              <w:r w:rsidRPr="00C76A19">
                <w:rPr>
                  <w:rPrChange w:id="8241" w:author="Felix Pascal (felixpas)" w:date="2025-07-01T19:19:00Z">
                    <w:rPr>
                      <w:rFonts w:ascii="Calibri" w:hAnsi="Calibri" w:cs="Calibri"/>
                      <w:color w:val="000000"/>
                    </w:rPr>
                  </w:rPrChange>
                </w:rPr>
                <w:t>191</w:t>
              </w:r>
            </w:ins>
          </w:p>
        </w:tc>
      </w:tr>
      <w:tr w:rsidR="00D247C6" w:rsidRPr="00D247C6" w14:paraId="3F054ACB" w14:textId="77777777" w:rsidTr="00D247C6">
        <w:tblPrEx>
          <w:tblPrExChange w:id="8242" w:author="Felix Pascal (felixpas)" w:date="2025-07-01T19:33:00Z">
            <w:tblPrEx>
              <w:tblW w:w="9067" w:type="dxa"/>
            </w:tblPrEx>
          </w:tblPrExChange>
        </w:tblPrEx>
        <w:trPr>
          <w:trHeight w:val="288"/>
          <w:ins w:id="8243" w:author="Felix Pascal (felixpas)" w:date="2025-07-01T19:19:00Z"/>
          <w:trPrChange w:id="8244" w:author="Felix Pascal (felixpas)" w:date="2025-07-01T19:33:00Z">
            <w:trPr>
              <w:trHeight w:val="288"/>
            </w:trPr>
          </w:trPrChange>
        </w:trPr>
        <w:tc>
          <w:tcPr>
            <w:tcW w:w="3256" w:type="dxa"/>
            <w:noWrap/>
            <w:hideMark/>
            <w:tcPrChange w:id="8245" w:author="Felix Pascal (felixpas)" w:date="2025-07-01T19:33:00Z">
              <w:tcPr>
                <w:tcW w:w="2940" w:type="dxa"/>
                <w:noWrap/>
                <w:hideMark/>
              </w:tcPr>
            </w:tcPrChange>
          </w:tcPr>
          <w:p w14:paraId="02EFCCCF" w14:textId="77777777" w:rsidR="00C76A19" w:rsidRPr="00C76A19" w:rsidRDefault="00C76A19">
            <w:pPr>
              <w:rPr>
                <w:ins w:id="8246" w:author="Felix Pascal (felixpas)" w:date="2025-07-01T19:19:00Z"/>
                <w:rPrChange w:id="8247" w:author="Felix Pascal (felixpas)" w:date="2025-07-01T19:19:00Z">
                  <w:rPr>
                    <w:ins w:id="8248" w:author="Felix Pascal (felixpas)" w:date="2025-07-01T19:19:00Z"/>
                    <w:rFonts w:ascii="Calibri" w:hAnsi="Calibri" w:cs="Calibri"/>
                    <w:color w:val="000000"/>
                  </w:rPr>
                </w:rPrChange>
              </w:rPr>
            </w:pPr>
            <w:proofErr w:type="spellStart"/>
            <w:ins w:id="8249" w:author="Felix Pascal (felixpas)" w:date="2025-07-01T19:19:00Z">
              <w:r w:rsidRPr="00C76A19">
                <w:rPr>
                  <w:rPrChange w:id="8250" w:author="Felix Pascal (felixpas)" w:date="2025-07-01T19:19:00Z">
                    <w:rPr>
                      <w:rFonts w:ascii="Calibri" w:hAnsi="Calibri" w:cs="Calibri"/>
                      <w:color w:val="000000"/>
                    </w:rPr>
                  </w:rPrChange>
                </w:rPr>
                <w:t>Galium</w:t>
              </w:r>
              <w:proofErr w:type="spellEnd"/>
              <w:r w:rsidRPr="00C76A19">
                <w:rPr>
                  <w:rPrChange w:id="8251" w:author="Felix Pascal (felixpas)" w:date="2025-07-01T19:19:00Z">
                    <w:rPr>
                      <w:rFonts w:ascii="Calibri" w:hAnsi="Calibri" w:cs="Calibri"/>
                      <w:color w:val="000000"/>
                    </w:rPr>
                  </w:rPrChange>
                </w:rPr>
                <w:t xml:space="preserve"> aparine</w:t>
              </w:r>
            </w:ins>
          </w:p>
        </w:tc>
        <w:tc>
          <w:tcPr>
            <w:tcW w:w="1706" w:type="dxa"/>
            <w:noWrap/>
            <w:hideMark/>
            <w:tcPrChange w:id="8252" w:author="Felix Pascal (felixpas)" w:date="2025-07-01T19:33:00Z">
              <w:tcPr>
                <w:tcW w:w="2480" w:type="dxa"/>
                <w:noWrap/>
                <w:hideMark/>
              </w:tcPr>
            </w:tcPrChange>
          </w:tcPr>
          <w:p w14:paraId="4490DBDE" w14:textId="77777777" w:rsidR="00C76A19" w:rsidRPr="00C76A19" w:rsidRDefault="00C76A19" w:rsidP="00C76A19">
            <w:pPr>
              <w:rPr>
                <w:ins w:id="8253" w:author="Felix Pascal (felixpas)" w:date="2025-07-01T19:19:00Z"/>
                <w:rPrChange w:id="8254" w:author="Felix Pascal (felixpas)" w:date="2025-07-01T19:19:00Z">
                  <w:rPr>
                    <w:ins w:id="8255" w:author="Felix Pascal (felixpas)" w:date="2025-07-01T19:19:00Z"/>
                    <w:rFonts w:ascii="Calibri" w:hAnsi="Calibri" w:cs="Calibri"/>
                    <w:color w:val="000000"/>
                  </w:rPr>
                </w:rPrChange>
              </w:rPr>
              <w:pPrChange w:id="8256" w:author="Felix Pascal (felixpas)" w:date="2025-07-01T19:19:00Z">
                <w:pPr>
                  <w:jc w:val="right"/>
                </w:pPr>
              </w:pPrChange>
            </w:pPr>
            <w:ins w:id="8257" w:author="Felix Pascal (felixpas)" w:date="2025-07-01T19:19:00Z">
              <w:r w:rsidRPr="00C76A19">
                <w:rPr>
                  <w:rPrChange w:id="8258" w:author="Felix Pascal (felixpas)" w:date="2025-07-01T19:19:00Z">
                    <w:rPr>
                      <w:rFonts w:ascii="Calibri" w:hAnsi="Calibri" w:cs="Calibri"/>
                      <w:color w:val="000000"/>
                    </w:rPr>
                  </w:rPrChange>
                </w:rPr>
                <w:t>4.815391545</w:t>
              </w:r>
            </w:ins>
          </w:p>
        </w:tc>
        <w:tc>
          <w:tcPr>
            <w:tcW w:w="1696" w:type="dxa"/>
            <w:noWrap/>
            <w:hideMark/>
            <w:tcPrChange w:id="8259" w:author="Felix Pascal (felixpas)" w:date="2025-07-01T19:33:00Z">
              <w:tcPr>
                <w:tcW w:w="1387" w:type="dxa"/>
                <w:noWrap/>
                <w:hideMark/>
              </w:tcPr>
            </w:tcPrChange>
          </w:tcPr>
          <w:p w14:paraId="044FB61C" w14:textId="77777777" w:rsidR="00C76A19" w:rsidRPr="00C76A19" w:rsidRDefault="00C76A19" w:rsidP="00C76A19">
            <w:pPr>
              <w:rPr>
                <w:ins w:id="8260" w:author="Felix Pascal (felixpas)" w:date="2025-07-01T19:19:00Z"/>
                <w:rPrChange w:id="8261" w:author="Felix Pascal (felixpas)" w:date="2025-07-01T19:19:00Z">
                  <w:rPr>
                    <w:ins w:id="8262" w:author="Felix Pascal (felixpas)" w:date="2025-07-01T19:19:00Z"/>
                    <w:rFonts w:ascii="Calibri" w:hAnsi="Calibri" w:cs="Calibri"/>
                    <w:color w:val="000000"/>
                  </w:rPr>
                </w:rPrChange>
              </w:rPr>
              <w:pPrChange w:id="8263" w:author="Felix Pascal (felixpas)" w:date="2025-07-01T19:19:00Z">
                <w:pPr>
                  <w:jc w:val="right"/>
                </w:pPr>
              </w:pPrChange>
            </w:pPr>
            <w:ins w:id="8264" w:author="Felix Pascal (felixpas)" w:date="2025-07-01T19:19:00Z">
              <w:r w:rsidRPr="00C76A19">
                <w:rPr>
                  <w:rPrChange w:id="8265" w:author="Felix Pascal (felixpas)" w:date="2025-07-01T19:19:00Z">
                    <w:rPr>
                      <w:rFonts w:ascii="Calibri" w:hAnsi="Calibri" w:cs="Calibri"/>
                      <w:color w:val="000000"/>
                    </w:rPr>
                  </w:rPrChange>
                </w:rPr>
                <w:t>0.00255005</w:t>
              </w:r>
            </w:ins>
          </w:p>
        </w:tc>
        <w:tc>
          <w:tcPr>
            <w:tcW w:w="1418" w:type="dxa"/>
            <w:noWrap/>
            <w:hideMark/>
            <w:tcPrChange w:id="8266" w:author="Felix Pascal (felixpas)" w:date="2025-07-01T19:33:00Z">
              <w:tcPr>
                <w:tcW w:w="980" w:type="dxa"/>
                <w:noWrap/>
                <w:hideMark/>
              </w:tcPr>
            </w:tcPrChange>
          </w:tcPr>
          <w:p w14:paraId="010A0E37" w14:textId="77777777" w:rsidR="00C76A19" w:rsidRPr="00C76A19" w:rsidRDefault="00C76A19">
            <w:pPr>
              <w:rPr>
                <w:ins w:id="8267" w:author="Felix Pascal (felixpas)" w:date="2025-07-01T19:19:00Z"/>
                <w:rPrChange w:id="8268" w:author="Felix Pascal (felixpas)" w:date="2025-07-01T19:19:00Z">
                  <w:rPr>
                    <w:ins w:id="8269" w:author="Felix Pascal (felixpas)" w:date="2025-07-01T19:19:00Z"/>
                    <w:rFonts w:ascii="Calibri" w:hAnsi="Calibri" w:cs="Calibri"/>
                    <w:color w:val="000000"/>
                  </w:rPr>
                </w:rPrChange>
              </w:rPr>
            </w:pPr>
            <w:ins w:id="8270" w:author="Felix Pascal (felixpas)" w:date="2025-07-01T19:19:00Z">
              <w:r w:rsidRPr="00C76A19">
                <w:rPr>
                  <w:rPrChange w:id="8271" w:author="Felix Pascal (felixpas)" w:date="2025-07-01T19:19:00Z">
                    <w:rPr>
                      <w:rFonts w:ascii="Calibri" w:hAnsi="Calibri" w:cs="Calibri"/>
                      <w:color w:val="000000"/>
                    </w:rPr>
                  </w:rPrChange>
                </w:rPr>
                <w:t>increasing</w:t>
              </w:r>
            </w:ins>
          </w:p>
        </w:tc>
        <w:tc>
          <w:tcPr>
            <w:tcW w:w="850" w:type="dxa"/>
            <w:noWrap/>
            <w:hideMark/>
            <w:tcPrChange w:id="8272" w:author="Felix Pascal (felixpas)" w:date="2025-07-01T19:33:00Z">
              <w:tcPr>
                <w:tcW w:w="1280" w:type="dxa"/>
                <w:gridSpan w:val="2"/>
                <w:noWrap/>
                <w:hideMark/>
              </w:tcPr>
            </w:tcPrChange>
          </w:tcPr>
          <w:p w14:paraId="79D016BD" w14:textId="77777777" w:rsidR="00C76A19" w:rsidRPr="00C76A19" w:rsidRDefault="00C76A19" w:rsidP="00C76A19">
            <w:pPr>
              <w:rPr>
                <w:ins w:id="8273" w:author="Felix Pascal (felixpas)" w:date="2025-07-01T19:19:00Z"/>
                <w:rPrChange w:id="8274" w:author="Felix Pascal (felixpas)" w:date="2025-07-01T19:19:00Z">
                  <w:rPr>
                    <w:ins w:id="8275" w:author="Felix Pascal (felixpas)" w:date="2025-07-01T19:19:00Z"/>
                    <w:rFonts w:ascii="Calibri" w:hAnsi="Calibri" w:cs="Calibri"/>
                    <w:color w:val="000000"/>
                  </w:rPr>
                </w:rPrChange>
              </w:rPr>
              <w:pPrChange w:id="8276" w:author="Felix Pascal (felixpas)" w:date="2025-07-01T19:19:00Z">
                <w:pPr>
                  <w:jc w:val="right"/>
                </w:pPr>
              </w:pPrChange>
            </w:pPr>
            <w:ins w:id="8277" w:author="Felix Pascal (felixpas)" w:date="2025-07-01T19:19:00Z">
              <w:r w:rsidRPr="00C76A19">
                <w:rPr>
                  <w:rPrChange w:id="8278" w:author="Felix Pascal (felixpas)" w:date="2025-07-01T19:19:00Z">
                    <w:rPr>
                      <w:rFonts w:ascii="Calibri" w:hAnsi="Calibri" w:cs="Calibri"/>
                      <w:color w:val="000000"/>
                    </w:rPr>
                  </w:rPrChange>
                </w:rPr>
                <w:t>249</w:t>
              </w:r>
            </w:ins>
          </w:p>
        </w:tc>
      </w:tr>
      <w:tr w:rsidR="00C76A19" w:rsidRPr="00C76A19" w14:paraId="6188FF16" w14:textId="77777777" w:rsidTr="00D247C6">
        <w:trPr>
          <w:trHeight w:val="288"/>
          <w:ins w:id="8279" w:author="Felix Pascal (felixpas)" w:date="2025-07-01T19:19:00Z"/>
          <w:trPrChange w:id="8280" w:author="Felix Pascal (felixpas)" w:date="2025-07-01T19:33:00Z">
            <w:trPr>
              <w:gridAfter w:val="0"/>
              <w:trHeight w:val="288"/>
            </w:trPr>
          </w:trPrChange>
        </w:trPr>
        <w:tc>
          <w:tcPr>
            <w:tcW w:w="3256" w:type="dxa"/>
            <w:noWrap/>
            <w:hideMark/>
            <w:tcPrChange w:id="8281" w:author="Felix Pascal (felixpas)" w:date="2025-07-01T19:33:00Z">
              <w:tcPr>
                <w:tcW w:w="2940" w:type="dxa"/>
                <w:noWrap/>
                <w:hideMark/>
              </w:tcPr>
            </w:tcPrChange>
          </w:tcPr>
          <w:p w14:paraId="491335F9" w14:textId="77777777" w:rsidR="00C76A19" w:rsidRPr="00C76A19" w:rsidRDefault="00C76A19">
            <w:pPr>
              <w:rPr>
                <w:ins w:id="8282" w:author="Felix Pascal (felixpas)" w:date="2025-07-01T19:19:00Z"/>
                <w:rPrChange w:id="8283" w:author="Felix Pascal (felixpas)" w:date="2025-07-01T19:19:00Z">
                  <w:rPr>
                    <w:ins w:id="8284" w:author="Felix Pascal (felixpas)" w:date="2025-07-01T19:19:00Z"/>
                    <w:rFonts w:ascii="Calibri" w:hAnsi="Calibri" w:cs="Calibri"/>
                    <w:color w:val="000000"/>
                  </w:rPr>
                </w:rPrChange>
              </w:rPr>
            </w:pPr>
            <w:proofErr w:type="spellStart"/>
            <w:ins w:id="8285" w:author="Felix Pascal (felixpas)" w:date="2025-07-01T19:19:00Z">
              <w:r w:rsidRPr="00C76A19">
                <w:rPr>
                  <w:rPrChange w:id="8286" w:author="Felix Pascal (felixpas)" w:date="2025-07-01T19:19:00Z">
                    <w:rPr>
                      <w:rFonts w:ascii="Calibri" w:hAnsi="Calibri" w:cs="Calibri"/>
                      <w:color w:val="000000"/>
                    </w:rPr>
                  </w:rPrChange>
                </w:rPr>
                <w:t>Circaea</w:t>
              </w:r>
              <w:proofErr w:type="spellEnd"/>
              <w:r w:rsidRPr="00C76A19">
                <w:rPr>
                  <w:rPrChange w:id="8287" w:author="Felix Pascal (felixpas)" w:date="2025-07-01T19:19:00Z">
                    <w:rPr>
                      <w:rFonts w:ascii="Calibri" w:hAnsi="Calibri" w:cs="Calibri"/>
                      <w:color w:val="000000"/>
                    </w:rPr>
                  </w:rPrChange>
                </w:rPr>
                <w:t xml:space="preserve"> </w:t>
              </w:r>
              <w:proofErr w:type="spellStart"/>
              <w:r w:rsidRPr="00C76A19">
                <w:rPr>
                  <w:rPrChange w:id="8288" w:author="Felix Pascal (felixpas)" w:date="2025-07-01T19:19:00Z">
                    <w:rPr>
                      <w:rFonts w:ascii="Calibri" w:hAnsi="Calibri" w:cs="Calibri"/>
                      <w:color w:val="000000"/>
                    </w:rPr>
                  </w:rPrChange>
                </w:rPr>
                <w:t>lutetiana</w:t>
              </w:r>
              <w:proofErr w:type="spellEnd"/>
            </w:ins>
          </w:p>
        </w:tc>
        <w:tc>
          <w:tcPr>
            <w:tcW w:w="1706" w:type="dxa"/>
            <w:noWrap/>
            <w:hideMark/>
            <w:tcPrChange w:id="8289" w:author="Felix Pascal (felixpas)" w:date="2025-07-01T19:33:00Z">
              <w:tcPr>
                <w:tcW w:w="2480" w:type="dxa"/>
                <w:noWrap/>
                <w:hideMark/>
              </w:tcPr>
            </w:tcPrChange>
          </w:tcPr>
          <w:p w14:paraId="010A5E56" w14:textId="77777777" w:rsidR="00C76A19" w:rsidRPr="00C76A19" w:rsidRDefault="00C76A19" w:rsidP="00C76A19">
            <w:pPr>
              <w:rPr>
                <w:ins w:id="8290" w:author="Felix Pascal (felixpas)" w:date="2025-07-01T19:19:00Z"/>
                <w:rPrChange w:id="8291" w:author="Felix Pascal (felixpas)" w:date="2025-07-01T19:19:00Z">
                  <w:rPr>
                    <w:ins w:id="8292" w:author="Felix Pascal (felixpas)" w:date="2025-07-01T19:19:00Z"/>
                    <w:rFonts w:ascii="Calibri" w:hAnsi="Calibri" w:cs="Calibri"/>
                    <w:color w:val="000000"/>
                  </w:rPr>
                </w:rPrChange>
              </w:rPr>
              <w:pPrChange w:id="8293" w:author="Felix Pascal (felixpas)" w:date="2025-07-01T19:19:00Z">
                <w:pPr>
                  <w:jc w:val="right"/>
                </w:pPr>
              </w:pPrChange>
            </w:pPr>
            <w:ins w:id="8294" w:author="Felix Pascal (felixpas)" w:date="2025-07-01T19:19:00Z">
              <w:r w:rsidRPr="00C76A19">
                <w:rPr>
                  <w:rPrChange w:id="8295" w:author="Felix Pascal (felixpas)" w:date="2025-07-01T19:19:00Z">
                    <w:rPr>
                      <w:rFonts w:ascii="Calibri" w:hAnsi="Calibri" w:cs="Calibri"/>
                      <w:color w:val="000000"/>
                    </w:rPr>
                  </w:rPrChange>
                </w:rPr>
                <w:t>4.802307879</w:t>
              </w:r>
            </w:ins>
          </w:p>
        </w:tc>
        <w:tc>
          <w:tcPr>
            <w:tcW w:w="1696" w:type="dxa"/>
            <w:noWrap/>
            <w:hideMark/>
            <w:tcPrChange w:id="8296" w:author="Felix Pascal (felixpas)" w:date="2025-07-01T19:33:00Z">
              <w:tcPr>
                <w:tcW w:w="1300" w:type="dxa"/>
                <w:noWrap/>
                <w:hideMark/>
              </w:tcPr>
            </w:tcPrChange>
          </w:tcPr>
          <w:p w14:paraId="05D1CAA9" w14:textId="77777777" w:rsidR="00C76A19" w:rsidRPr="00C76A19" w:rsidRDefault="00C76A19" w:rsidP="00C76A19">
            <w:pPr>
              <w:rPr>
                <w:ins w:id="8297" w:author="Felix Pascal (felixpas)" w:date="2025-07-01T19:19:00Z"/>
                <w:rPrChange w:id="8298" w:author="Felix Pascal (felixpas)" w:date="2025-07-01T19:19:00Z">
                  <w:rPr>
                    <w:ins w:id="8299" w:author="Felix Pascal (felixpas)" w:date="2025-07-01T19:19:00Z"/>
                    <w:rFonts w:ascii="Calibri" w:hAnsi="Calibri" w:cs="Calibri"/>
                    <w:color w:val="000000"/>
                  </w:rPr>
                </w:rPrChange>
              </w:rPr>
              <w:pPrChange w:id="8300" w:author="Felix Pascal (felixpas)" w:date="2025-07-01T19:19:00Z">
                <w:pPr>
                  <w:jc w:val="right"/>
                </w:pPr>
              </w:pPrChange>
            </w:pPr>
            <w:ins w:id="8301" w:author="Felix Pascal (felixpas)" w:date="2025-07-01T19:19:00Z">
              <w:r w:rsidRPr="00C76A19">
                <w:rPr>
                  <w:rPrChange w:id="8302" w:author="Felix Pascal (felixpas)" w:date="2025-07-01T19:19:00Z">
                    <w:rPr>
                      <w:rFonts w:ascii="Calibri" w:hAnsi="Calibri" w:cs="Calibri"/>
                      <w:color w:val="000000"/>
                    </w:rPr>
                  </w:rPrChange>
                </w:rPr>
                <w:t>0.040808052</w:t>
              </w:r>
            </w:ins>
          </w:p>
        </w:tc>
        <w:tc>
          <w:tcPr>
            <w:tcW w:w="1418" w:type="dxa"/>
            <w:noWrap/>
            <w:hideMark/>
            <w:tcPrChange w:id="8303" w:author="Felix Pascal (felixpas)" w:date="2025-07-01T19:33:00Z">
              <w:tcPr>
                <w:tcW w:w="980" w:type="dxa"/>
                <w:noWrap/>
                <w:hideMark/>
              </w:tcPr>
            </w:tcPrChange>
          </w:tcPr>
          <w:p w14:paraId="5C585876" w14:textId="77777777" w:rsidR="00C76A19" w:rsidRPr="00C76A19" w:rsidRDefault="00C76A19">
            <w:pPr>
              <w:rPr>
                <w:ins w:id="8304" w:author="Felix Pascal (felixpas)" w:date="2025-07-01T19:19:00Z"/>
                <w:rPrChange w:id="8305" w:author="Felix Pascal (felixpas)" w:date="2025-07-01T19:19:00Z">
                  <w:rPr>
                    <w:ins w:id="8306" w:author="Felix Pascal (felixpas)" w:date="2025-07-01T19:19:00Z"/>
                    <w:rFonts w:ascii="Calibri" w:hAnsi="Calibri" w:cs="Calibri"/>
                    <w:color w:val="000000"/>
                  </w:rPr>
                </w:rPrChange>
              </w:rPr>
            </w:pPr>
            <w:ins w:id="8307" w:author="Felix Pascal (felixpas)" w:date="2025-07-01T19:19:00Z">
              <w:r w:rsidRPr="00C76A19">
                <w:rPr>
                  <w:rPrChange w:id="8308" w:author="Felix Pascal (felixpas)" w:date="2025-07-01T19:19:00Z">
                    <w:rPr>
                      <w:rFonts w:ascii="Calibri" w:hAnsi="Calibri" w:cs="Calibri"/>
                      <w:color w:val="000000"/>
                    </w:rPr>
                  </w:rPrChange>
                </w:rPr>
                <w:t>increasing</w:t>
              </w:r>
            </w:ins>
          </w:p>
        </w:tc>
        <w:tc>
          <w:tcPr>
            <w:tcW w:w="850" w:type="dxa"/>
            <w:noWrap/>
            <w:hideMark/>
            <w:tcPrChange w:id="8309" w:author="Felix Pascal (felixpas)" w:date="2025-07-01T19:33:00Z">
              <w:tcPr>
                <w:tcW w:w="900" w:type="dxa"/>
                <w:noWrap/>
                <w:hideMark/>
              </w:tcPr>
            </w:tcPrChange>
          </w:tcPr>
          <w:p w14:paraId="44468C81" w14:textId="77777777" w:rsidR="00C76A19" w:rsidRPr="00C76A19" w:rsidRDefault="00C76A19" w:rsidP="00C76A19">
            <w:pPr>
              <w:rPr>
                <w:ins w:id="8310" w:author="Felix Pascal (felixpas)" w:date="2025-07-01T19:19:00Z"/>
                <w:rPrChange w:id="8311" w:author="Felix Pascal (felixpas)" w:date="2025-07-01T19:19:00Z">
                  <w:rPr>
                    <w:ins w:id="8312" w:author="Felix Pascal (felixpas)" w:date="2025-07-01T19:19:00Z"/>
                    <w:rFonts w:ascii="Calibri" w:hAnsi="Calibri" w:cs="Calibri"/>
                    <w:color w:val="000000"/>
                  </w:rPr>
                </w:rPrChange>
              </w:rPr>
              <w:pPrChange w:id="8313" w:author="Felix Pascal (felixpas)" w:date="2025-07-01T19:19:00Z">
                <w:pPr>
                  <w:jc w:val="right"/>
                </w:pPr>
              </w:pPrChange>
            </w:pPr>
            <w:ins w:id="8314" w:author="Felix Pascal (felixpas)" w:date="2025-07-01T19:19:00Z">
              <w:r w:rsidRPr="00C76A19">
                <w:rPr>
                  <w:rPrChange w:id="8315" w:author="Felix Pascal (felixpas)" w:date="2025-07-01T19:19:00Z">
                    <w:rPr>
                      <w:rFonts w:ascii="Calibri" w:hAnsi="Calibri" w:cs="Calibri"/>
                      <w:color w:val="000000"/>
                    </w:rPr>
                  </w:rPrChange>
                </w:rPr>
                <w:t>170</w:t>
              </w:r>
            </w:ins>
          </w:p>
        </w:tc>
      </w:tr>
      <w:tr w:rsidR="00D247C6" w:rsidRPr="00D247C6" w14:paraId="04DAFBF6" w14:textId="77777777" w:rsidTr="00D247C6">
        <w:tblPrEx>
          <w:tblPrExChange w:id="8316" w:author="Felix Pascal (felixpas)" w:date="2025-07-01T19:33:00Z">
            <w:tblPrEx>
              <w:tblW w:w="9067" w:type="dxa"/>
            </w:tblPrEx>
          </w:tblPrExChange>
        </w:tblPrEx>
        <w:trPr>
          <w:trHeight w:val="288"/>
          <w:ins w:id="8317" w:author="Felix Pascal (felixpas)" w:date="2025-07-01T19:19:00Z"/>
          <w:trPrChange w:id="8318" w:author="Felix Pascal (felixpas)" w:date="2025-07-01T19:33:00Z">
            <w:trPr>
              <w:trHeight w:val="288"/>
            </w:trPr>
          </w:trPrChange>
        </w:trPr>
        <w:tc>
          <w:tcPr>
            <w:tcW w:w="3256" w:type="dxa"/>
            <w:noWrap/>
            <w:hideMark/>
            <w:tcPrChange w:id="8319" w:author="Felix Pascal (felixpas)" w:date="2025-07-01T19:33:00Z">
              <w:tcPr>
                <w:tcW w:w="2940" w:type="dxa"/>
                <w:noWrap/>
                <w:hideMark/>
              </w:tcPr>
            </w:tcPrChange>
          </w:tcPr>
          <w:p w14:paraId="5FAEE11B" w14:textId="77777777" w:rsidR="00C76A19" w:rsidRPr="00C76A19" w:rsidRDefault="00C76A19">
            <w:pPr>
              <w:rPr>
                <w:ins w:id="8320" w:author="Felix Pascal (felixpas)" w:date="2025-07-01T19:19:00Z"/>
                <w:rPrChange w:id="8321" w:author="Felix Pascal (felixpas)" w:date="2025-07-01T19:19:00Z">
                  <w:rPr>
                    <w:ins w:id="8322" w:author="Felix Pascal (felixpas)" w:date="2025-07-01T19:19:00Z"/>
                    <w:rFonts w:ascii="Calibri" w:hAnsi="Calibri" w:cs="Calibri"/>
                    <w:color w:val="000000"/>
                  </w:rPr>
                </w:rPrChange>
              </w:rPr>
            </w:pPr>
            <w:ins w:id="8323" w:author="Felix Pascal (felixpas)" w:date="2025-07-01T19:19:00Z">
              <w:r w:rsidRPr="00C76A19">
                <w:rPr>
                  <w:rPrChange w:id="8324" w:author="Felix Pascal (felixpas)" w:date="2025-07-01T19:19:00Z">
                    <w:rPr>
                      <w:rFonts w:ascii="Calibri" w:hAnsi="Calibri" w:cs="Calibri"/>
                      <w:color w:val="000000"/>
                    </w:rPr>
                  </w:rPrChange>
                </w:rPr>
                <w:t xml:space="preserve">Rhinanthus </w:t>
              </w:r>
              <w:proofErr w:type="spellStart"/>
              <w:r w:rsidRPr="00C76A19">
                <w:rPr>
                  <w:rPrChange w:id="8325" w:author="Felix Pascal (felixpas)" w:date="2025-07-01T19:19:00Z">
                    <w:rPr>
                      <w:rFonts w:ascii="Calibri" w:hAnsi="Calibri" w:cs="Calibri"/>
                      <w:color w:val="000000"/>
                    </w:rPr>
                  </w:rPrChange>
                </w:rPr>
                <w:t>alectorolophus</w:t>
              </w:r>
              <w:proofErr w:type="spellEnd"/>
            </w:ins>
          </w:p>
        </w:tc>
        <w:tc>
          <w:tcPr>
            <w:tcW w:w="1706" w:type="dxa"/>
            <w:noWrap/>
            <w:hideMark/>
            <w:tcPrChange w:id="8326" w:author="Felix Pascal (felixpas)" w:date="2025-07-01T19:33:00Z">
              <w:tcPr>
                <w:tcW w:w="2480" w:type="dxa"/>
                <w:noWrap/>
                <w:hideMark/>
              </w:tcPr>
            </w:tcPrChange>
          </w:tcPr>
          <w:p w14:paraId="52FEBB26" w14:textId="77777777" w:rsidR="00C76A19" w:rsidRPr="00C76A19" w:rsidRDefault="00C76A19" w:rsidP="00C76A19">
            <w:pPr>
              <w:rPr>
                <w:ins w:id="8327" w:author="Felix Pascal (felixpas)" w:date="2025-07-01T19:19:00Z"/>
                <w:rPrChange w:id="8328" w:author="Felix Pascal (felixpas)" w:date="2025-07-01T19:19:00Z">
                  <w:rPr>
                    <w:ins w:id="8329" w:author="Felix Pascal (felixpas)" w:date="2025-07-01T19:19:00Z"/>
                    <w:rFonts w:ascii="Calibri" w:hAnsi="Calibri" w:cs="Calibri"/>
                    <w:color w:val="000000"/>
                  </w:rPr>
                </w:rPrChange>
              </w:rPr>
              <w:pPrChange w:id="8330" w:author="Felix Pascal (felixpas)" w:date="2025-07-01T19:19:00Z">
                <w:pPr>
                  <w:jc w:val="right"/>
                </w:pPr>
              </w:pPrChange>
            </w:pPr>
            <w:ins w:id="8331" w:author="Felix Pascal (felixpas)" w:date="2025-07-01T19:19:00Z">
              <w:r w:rsidRPr="00C76A19">
                <w:rPr>
                  <w:rPrChange w:id="8332" w:author="Felix Pascal (felixpas)" w:date="2025-07-01T19:19:00Z">
                    <w:rPr>
                      <w:rFonts w:ascii="Calibri" w:hAnsi="Calibri" w:cs="Calibri"/>
                      <w:color w:val="000000"/>
                    </w:rPr>
                  </w:rPrChange>
                </w:rPr>
                <w:t>4.763559923</w:t>
              </w:r>
            </w:ins>
          </w:p>
        </w:tc>
        <w:tc>
          <w:tcPr>
            <w:tcW w:w="1696" w:type="dxa"/>
            <w:noWrap/>
            <w:hideMark/>
            <w:tcPrChange w:id="8333" w:author="Felix Pascal (felixpas)" w:date="2025-07-01T19:33:00Z">
              <w:tcPr>
                <w:tcW w:w="1387" w:type="dxa"/>
                <w:noWrap/>
                <w:hideMark/>
              </w:tcPr>
            </w:tcPrChange>
          </w:tcPr>
          <w:p w14:paraId="115E81B1" w14:textId="77777777" w:rsidR="00C76A19" w:rsidRPr="00C76A19" w:rsidRDefault="00C76A19" w:rsidP="00C76A19">
            <w:pPr>
              <w:rPr>
                <w:ins w:id="8334" w:author="Felix Pascal (felixpas)" w:date="2025-07-01T19:19:00Z"/>
                <w:rPrChange w:id="8335" w:author="Felix Pascal (felixpas)" w:date="2025-07-01T19:19:00Z">
                  <w:rPr>
                    <w:ins w:id="8336" w:author="Felix Pascal (felixpas)" w:date="2025-07-01T19:19:00Z"/>
                    <w:rFonts w:ascii="Calibri" w:hAnsi="Calibri" w:cs="Calibri"/>
                    <w:color w:val="000000"/>
                  </w:rPr>
                </w:rPrChange>
              </w:rPr>
              <w:pPrChange w:id="8337" w:author="Felix Pascal (felixpas)" w:date="2025-07-01T19:19:00Z">
                <w:pPr>
                  <w:jc w:val="right"/>
                </w:pPr>
              </w:pPrChange>
            </w:pPr>
            <w:ins w:id="8338" w:author="Felix Pascal (felixpas)" w:date="2025-07-01T19:19:00Z">
              <w:r w:rsidRPr="00C76A19">
                <w:rPr>
                  <w:rPrChange w:id="8339" w:author="Felix Pascal (felixpas)" w:date="2025-07-01T19:19:00Z">
                    <w:rPr>
                      <w:rFonts w:ascii="Calibri" w:hAnsi="Calibri" w:cs="Calibri"/>
                      <w:color w:val="000000"/>
                    </w:rPr>
                  </w:rPrChange>
                </w:rPr>
                <w:t>0.032962001</w:t>
              </w:r>
            </w:ins>
          </w:p>
        </w:tc>
        <w:tc>
          <w:tcPr>
            <w:tcW w:w="1418" w:type="dxa"/>
            <w:noWrap/>
            <w:hideMark/>
            <w:tcPrChange w:id="8340" w:author="Felix Pascal (felixpas)" w:date="2025-07-01T19:33:00Z">
              <w:tcPr>
                <w:tcW w:w="980" w:type="dxa"/>
                <w:noWrap/>
                <w:hideMark/>
              </w:tcPr>
            </w:tcPrChange>
          </w:tcPr>
          <w:p w14:paraId="71A21174" w14:textId="77777777" w:rsidR="00C76A19" w:rsidRPr="00C76A19" w:rsidRDefault="00C76A19">
            <w:pPr>
              <w:rPr>
                <w:ins w:id="8341" w:author="Felix Pascal (felixpas)" w:date="2025-07-01T19:19:00Z"/>
                <w:rPrChange w:id="8342" w:author="Felix Pascal (felixpas)" w:date="2025-07-01T19:19:00Z">
                  <w:rPr>
                    <w:ins w:id="8343" w:author="Felix Pascal (felixpas)" w:date="2025-07-01T19:19:00Z"/>
                    <w:rFonts w:ascii="Calibri" w:hAnsi="Calibri" w:cs="Calibri"/>
                    <w:color w:val="000000"/>
                  </w:rPr>
                </w:rPrChange>
              </w:rPr>
            </w:pPr>
            <w:ins w:id="8344" w:author="Felix Pascal (felixpas)" w:date="2025-07-01T19:19:00Z">
              <w:r w:rsidRPr="00C76A19">
                <w:rPr>
                  <w:rPrChange w:id="8345" w:author="Felix Pascal (felixpas)" w:date="2025-07-01T19:19:00Z">
                    <w:rPr>
                      <w:rFonts w:ascii="Calibri" w:hAnsi="Calibri" w:cs="Calibri"/>
                      <w:color w:val="000000"/>
                    </w:rPr>
                  </w:rPrChange>
                </w:rPr>
                <w:t>increasing</w:t>
              </w:r>
            </w:ins>
          </w:p>
        </w:tc>
        <w:tc>
          <w:tcPr>
            <w:tcW w:w="850" w:type="dxa"/>
            <w:noWrap/>
            <w:hideMark/>
            <w:tcPrChange w:id="8346" w:author="Felix Pascal (felixpas)" w:date="2025-07-01T19:33:00Z">
              <w:tcPr>
                <w:tcW w:w="1280" w:type="dxa"/>
                <w:gridSpan w:val="2"/>
                <w:noWrap/>
                <w:hideMark/>
              </w:tcPr>
            </w:tcPrChange>
          </w:tcPr>
          <w:p w14:paraId="71848B25" w14:textId="77777777" w:rsidR="00C76A19" w:rsidRPr="00C76A19" w:rsidRDefault="00C76A19" w:rsidP="00C76A19">
            <w:pPr>
              <w:rPr>
                <w:ins w:id="8347" w:author="Felix Pascal (felixpas)" w:date="2025-07-01T19:19:00Z"/>
                <w:rPrChange w:id="8348" w:author="Felix Pascal (felixpas)" w:date="2025-07-01T19:19:00Z">
                  <w:rPr>
                    <w:ins w:id="8349" w:author="Felix Pascal (felixpas)" w:date="2025-07-01T19:19:00Z"/>
                    <w:rFonts w:ascii="Calibri" w:hAnsi="Calibri" w:cs="Calibri"/>
                    <w:color w:val="000000"/>
                  </w:rPr>
                </w:rPrChange>
              </w:rPr>
              <w:pPrChange w:id="8350" w:author="Felix Pascal (felixpas)" w:date="2025-07-01T19:19:00Z">
                <w:pPr>
                  <w:jc w:val="right"/>
                </w:pPr>
              </w:pPrChange>
            </w:pPr>
            <w:ins w:id="8351" w:author="Felix Pascal (felixpas)" w:date="2025-07-01T19:19:00Z">
              <w:r w:rsidRPr="00C76A19">
                <w:rPr>
                  <w:rPrChange w:id="8352" w:author="Felix Pascal (felixpas)" w:date="2025-07-01T19:19:00Z">
                    <w:rPr>
                      <w:rFonts w:ascii="Calibri" w:hAnsi="Calibri" w:cs="Calibri"/>
                      <w:color w:val="000000"/>
                    </w:rPr>
                  </w:rPrChange>
                </w:rPr>
                <w:t>154</w:t>
              </w:r>
            </w:ins>
          </w:p>
        </w:tc>
      </w:tr>
      <w:tr w:rsidR="00C76A19" w:rsidRPr="00C76A19" w14:paraId="2E1946FE" w14:textId="77777777" w:rsidTr="00D247C6">
        <w:trPr>
          <w:trHeight w:val="288"/>
          <w:ins w:id="8353" w:author="Felix Pascal (felixpas)" w:date="2025-07-01T19:19:00Z"/>
          <w:trPrChange w:id="8354" w:author="Felix Pascal (felixpas)" w:date="2025-07-01T19:33:00Z">
            <w:trPr>
              <w:gridAfter w:val="0"/>
              <w:trHeight w:val="288"/>
            </w:trPr>
          </w:trPrChange>
        </w:trPr>
        <w:tc>
          <w:tcPr>
            <w:tcW w:w="3256" w:type="dxa"/>
            <w:noWrap/>
            <w:hideMark/>
            <w:tcPrChange w:id="8355" w:author="Felix Pascal (felixpas)" w:date="2025-07-01T19:33:00Z">
              <w:tcPr>
                <w:tcW w:w="2940" w:type="dxa"/>
                <w:noWrap/>
                <w:hideMark/>
              </w:tcPr>
            </w:tcPrChange>
          </w:tcPr>
          <w:p w14:paraId="6000C709" w14:textId="77777777" w:rsidR="00C76A19" w:rsidRPr="00C76A19" w:rsidRDefault="00C76A19">
            <w:pPr>
              <w:rPr>
                <w:ins w:id="8356" w:author="Felix Pascal (felixpas)" w:date="2025-07-01T19:19:00Z"/>
                <w:rPrChange w:id="8357" w:author="Felix Pascal (felixpas)" w:date="2025-07-01T19:19:00Z">
                  <w:rPr>
                    <w:ins w:id="8358" w:author="Felix Pascal (felixpas)" w:date="2025-07-01T19:19:00Z"/>
                    <w:rFonts w:ascii="Calibri" w:hAnsi="Calibri" w:cs="Calibri"/>
                    <w:color w:val="000000"/>
                  </w:rPr>
                </w:rPrChange>
              </w:rPr>
            </w:pPr>
            <w:ins w:id="8359" w:author="Felix Pascal (felixpas)" w:date="2025-07-01T19:19:00Z">
              <w:r w:rsidRPr="00C76A19">
                <w:rPr>
                  <w:rPrChange w:id="8360" w:author="Felix Pascal (felixpas)" w:date="2025-07-01T19:19:00Z">
                    <w:rPr>
                      <w:rFonts w:ascii="Calibri" w:hAnsi="Calibri" w:cs="Calibri"/>
                      <w:color w:val="000000"/>
                    </w:rPr>
                  </w:rPrChange>
                </w:rPr>
                <w:t>Sonchus asper</w:t>
              </w:r>
            </w:ins>
          </w:p>
        </w:tc>
        <w:tc>
          <w:tcPr>
            <w:tcW w:w="1706" w:type="dxa"/>
            <w:noWrap/>
            <w:hideMark/>
            <w:tcPrChange w:id="8361" w:author="Felix Pascal (felixpas)" w:date="2025-07-01T19:33:00Z">
              <w:tcPr>
                <w:tcW w:w="2480" w:type="dxa"/>
                <w:noWrap/>
                <w:hideMark/>
              </w:tcPr>
            </w:tcPrChange>
          </w:tcPr>
          <w:p w14:paraId="18E086BA" w14:textId="77777777" w:rsidR="00C76A19" w:rsidRPr="00C76A19" w:rsidRDefault="00C76A19" w:rsidP="00C76A19">
            <w:pPr>
              <w:rPr>
                <w:ins w:id="8362" w:author="Felix Pascal (felixpas)" w:date="2025-07-01T19:19:00Z"/>
                <w:rPrChange w:id="8363" w:author="Felix Pascal (felixpas)" w:date="2025-07-01T19:19:00Z">
                  <w:rPr>
                    <w:ins w:id="8364" w:author="Felix Pascal (felixpas)" w:date="2025-07-01T19:19:00Z"/>
                    <w:rFonts w:ascii="Calibri" w:hAnsi="Calibri" w:cs="Calibri"/>
                    <w:color w:val="000000"/>
                  </w:rPr>
                </w:rPrChange>
              </w:rPr>
              <w:pPrChange w:id="8365" w:author="Felix Pascal (felixpas)" w:date="2025-07-01T19:19:00Z">
                <w:pPr>
                  <w:jc w:val="right"/>
                </w:pPr>
              </w:pPrChange>
            </w:pPr>
            <w:ins w:id="8366" w:author="Felix Pascal (felixpas)" w:date="2025-07-01T19:19:00Z">
              <w:r w:rsidRPr="00C76A19">
                <w:rPr>
                  <w:rPrChange w:id="8367" w:author="Felix Pascal (felixpas)" w:date="2025-07-01T19:19:00Z">
                    <w:rPr>
                      <w:rFonts w:ascii="Calibri" w:hAnsi="Calibri" w:cs="Calibri"/>
                      <w:color w:val="000000"/>
                    </w:rPr>
                  </w:rPrChange>
                </w:rPr>
                <w:t>4.740370658</w:t>
              </w:r>
            </w:ins>
          </w:p>
        </w:tc>
        <w:tc>
          <w:tcPr>
            <w:tcW w:w="1696" w:type="dxa"/>
            <w:noWrap/>
            <w:hideMark/>
            <w:tcPrChange w:id="8368" w:author="Felix Pascal (felixpas)" w:date="2025-07-01T19:33:00Z">
              <w:tcPr>
                <w:tcW w:w="1300" w:type="dxa"/>
                <w:noWrap/>
                <w:hideMark/>
              </w:tcPr>
            </w:tcPrChange>
          </w:tcPr>
          <w:p w14:paraId="789D5AF8" w14:textId="77777777" w:rsidR="00C76A19" w:rsidRPr="00C76A19" w:rsidRDefault="00C76A19" w:rsidP="00C76A19">
            <w:pPr>
              <w:rPr>
                <w:ins w:id="8369" w:author="Felix Pascal (felixpas)" w:date="2025-07-01T19:19:00Z"/>
                <w:rPrChange w:id="8370" w:author="Felix Pascal (felixpas)" w:date="2025-07-01T19:19:00Z">
                  <w:rPr>
                    <w:ins w:id="8371" w:author="Felix Pascal (felixpas)" w:date="2025-07-01T19:19:00Z"/>
                    <w:rFonts w:ascii="Calibri" w:hAnsi="Calibri" w:cs="Calibri"/>
                    <w:color w:val="000000"/>
                  </w:rPr>
                </w:rPrChange>
              </w:rPr>
              <w:pPrChange w:id="8372" w:author="Felix Pascal (felixpas)" w:date="2025-07-01T19:19:00Z">
                <w:pPr>
                  <w:jc w:val="right"/>
                </w:pPr>
              </w:pPrChange>
            </w:pPr>
            <w:ins w:id="8373" w:author="Felix Pascal (felixpas)" w:date="2025-07-01T19:19:00Z">
              <w:r w:rsidRPr="00C76A19">
                <w:rPr>
                  <w:rPrChange w:id="8374" w:author="Felix Pascal (felixpas)" w:date="2025-07-01T19:19:00Z">
                    <w:rPr>
                      <w:rFonts w:ascii="Calibri" w:hAnsi="Calibri" w:cs="Calibri"/>
                      <w:color w:val="000000"/>
                    </w:rPr>
                  </w:rPrChange>
                </w:rPr>
                <w:t>0.005329497</w:t>
              </w:r>
            </w:ins>
          </w:p>
        </w:tc>
        <w:tc>
          <w:tcPr>
            <w:tcW w:w="1418" w:type="dxa"/>
            <w:noWrap/>
            <w:hideMark/>
            <w:tcPrChange w:id="8375" w:author="Felix Pascal (felixpas)" w:date="2025-07-01T19:33:00Z">
              <w:tcPr>
                <w:tcW w:w="980" w:type="dxa"/>
                <w:noWrap/>
                <w:hideMark/>
              </w:tcPr>
            </w:tcPrChange>
          </w:tcPr>
          <w:p w14:paraId="47B7CE49" w14:textId="77777777" w:rsidR="00C76A19" w:rsidRPr="00C76A19" w:rsidRDefault="00C76A19">
            <w:pPr>
              <w:rPr>
                <w:ins w:id="8376" w:author="Felix Pascal (felixpas)" w:date="2025-07-01T19:19:00Z"/>
                <w:rPrChange w:id="8377" w:author="Felix Pascal (felixpas)" w:date="2025-07-01T19:19:00Z">
                  <w:rPr>
                    <w:ins w:id="8378" w:author="Felix Pascal (felixpas)" w:date="2025-07-01T19:19:00Z"/>
                    <w:rFonts w:ascii="Calibri" w:hAnsi="Calibri" w:cs="Calibri"/>
                    <w:color w:val="000000"/>
                  </w:rPr>
                </w:rPrChange>
              </w:rPr>
            </w:pPr>
            <w:ins w:id="8379" w:author="Felix Pascal (felixpas)" w:date="2025-07-01T19:19:00Z">
              <w:r w:rsidRPr="00C76A19">
                <w:rPr>
                  <w:rPrChange w:id="8380" w:author="Felix Pascal (felixpas)" w:date="2025-07-01T19:19:00Z">
                    <w:rPr>
                      <w:rFonts w:ascii="Calibri" w:hAnsi="Calibri" w:cs="Calibri"/>
                      <w:color w:val="000000"/>
                    </w:rPr>
                  </w:rPrChange>
                </w:rPr>
                <w:t>increasing</w:t>
              </w:r>
            </w:ins>
          </w:p>
        </w:tc>
        <w:tc>
          <w:tcPr>
            <w:tcW w:w="850" w:type="dxa"/>
            <w:noWrap/>
            <w:hideMark/>
            <w:tcPrChange w:id="8381" w:author="Felix Pascal (felixpas)" w:date="2025-07-01T19:33:00Z">
              <w:tcPr>
                <w:tcW w:w="900" w:type="dxa"/>
                <w:noWrap/>
                <w:hideMark/>
              </w:tcPr>
            </w:tcPrChange>
          </w:tcPr>
          <w:p w14:paraId="71719976" w14:textId="77777777" w:rsidR="00C76A19" w:rsidRPr="00C76A19" w:rsidRDefault="00C76A19" w:rsidP="00C76A19">
            <w:pPr>
              <w:rPr>
                <w:ins w:id="8382" w:author="Felix Pascal (felixpas)" w:date="2025-07-01T19:19:00Z"/>
                <w:rPrChange w:id="8383" w:author="Felix Pascal (felixpas)" w:date="2025-07-01T19:19:00Z">
                  <w:rPr>
                    <w:ins w:id="8384" w:author="Felix Pascal (felixpas)" w:date="2025-07-01T19:19:00Z"/>
                    <w:rFonts w:ascii="Calibri" w:hAnsi="Calibri" w:cs="Calibri"/>
                    <w:color w:val="000000"/>
                  </w:rPr>
                </w:rPrChange>
              </w:rPr>
              <w:pPrChange w:id="8385" w:author="Felix Pascal (felixpas)" w:date="2025-07-01T19:19:00Z">
                <w:pPr>
                  <w:jc w:val="right"/>
                </w:pPr>
              </w:pPrChange>
            </w:pPr>
            <w:ins w:id="8386" w:author="Felix Pascal (felixpas)" w:date="2025-07-01T19:19:00Z">
              <w:r w:rsidRPr="00C76A19">
                <w:rPr>
                  <w:rPrChange w:id="8387" w:author="Felix Pascal (felixpas)" w:date="2025-07-01T19:19:00Z">
                    <w:rPr>
                      <w:rFonts w:ascii="Calibri" w:hAnsi="Calibri" w:cs="Calibri"/>
                      <w:color w:val="000000"/>
                    </w:rPr>
                  </w:rPrChange>
                </w:rPr>
                <w:t>157</w:t>
              </w:r>
            </w:ins>
          </w:p>
        </w:tc>
      </w:tr>
      <w:tr w:rsidR="00D247C6" w:rsidRPr="00D247C6" w14:paraId="39E919D7" w14:textId="77777777" w:rsidTr="00D247C6">
        <w:tblPrEx>
          <w:tblPrExChange w:id="8388" w:author="Felix Pascal (felixpas)" w:date="2025-07-01T19:33:00Z">
            <w:tblPrEx>
              <w:tblW w:w="9067" w:type="dxa"/>
            </w:tblPrEx>
          </w:tblPrExChange>
        </w:tblPrEx>
        <w:trPr>
          <w:trHeight w:val="288"/>
          <w:ins w:id="8389" w:author="Felix Pascal (felixpas)" w:date="2025-07-01T19:19:00Z"/>
          <w:trPrChange w:id="8390" w:author="Felix Pascal (felixpas)" w:date="2025-07-01T19:33:00Z">
            <w:trPr>
              <w:trHeight w:val="288"/>
            </w:trPr>
          </w:trPrChange>
        </w:trPr>
        <w:tc>
          <w:tcPr>
            <w:tcW w:w="3256" w:type="dxa"/>
            <w:noWrap/>
            <w:hideMark/>
            <w:tcPrChange w:id="8391" w:author="Felix Pascal (felixpas)" w:date="2025-07-01T19:33:00Z">
              <w:tcPr>
                <w:tcW w:w="2940" w:type="dxa"/>
                <w:noWrap/>
                <w:hideMark/>
              </w:tcPr>
            </w:tcPrChange>
          </w:tcPr>
          <w:p w14:paraId="1AC55352" w14:textId="77777777" w:rsidR="00C76A19" w:rsidRPr="00C76A19" w:rsidRDefault="00C76A19">
            <w:pPr>
              <w:rPr>
                <w:ins w:id="8392" w:author="Felix Pascal (felixpas)" w:date="2025-07-01T19:19:00Z"/>
                <w:rPrChange w:id="8393" w:author="Felix Pascal (felixpas)" w:date="2025-07-01T19:19:00Z">
                  <w:rPr>
                    <w:ins w:id="8394" w:author="Felix Pascal (felixpas)" w:date="2025-07-01T19:19:00Z"/>
                    <w:rFonts w:ascii="Calibri" w:hAnsi="Calibri" w:cs="Calibri"/>
                    <w:color w:val="000000"/>
                  </w:rPr>
                </w:rPrChange>
              </w:rPr>
            </w:pPr>
            <w:ins w:id="8395" w:author="Felix Pascal (felixpas)" w:date="2025-07-01T19:19:00Z">
              <w:r w:rsidRPr="00C76A19">
                <w:rPr>
                  <w:rPrChange w:id="8396" w:author="Felix Pascal (felixpas)" w:date="2025-07-01T19:19:00Z">
                    <w:rPr>
                      <w:rFonts w:ascii="Calibri" w:hAnsi="Calibri" w:cs="Calibri"/>
                      <w:color w:val="000000"/>
                    </w:rPr>
                  </w:rPrChange>
                </w:rPr>
                <w:t xml:space="preserve">Festuca rubra </w:t>
              </w:r>
              <w:proofErr w:type="spellStart"/>
              <w:r w:rsidRPr="00C76A19">
                <w:rPr>
                  <w:rPrChange w:id="8397" w:author="Felix Pascal (felixpas)" w:date="2025-07-01T19:19:00Z">
                    <w:rPr>
                      <w:rFonts w:ascii="Calibri" w:hAnsi="Calibri" w:cs="Calibri"/>
                      <w:color w:val="000000"/>
                    </w:rPr>
                  </w:rPrChange>
                </w:rPr>
                <w:t>aggr</w:t>
              </w:r>
              <w:proofErr w:type="spellEnd"/>
              <w:r w:rsidRPr="00C76A19">
                <w:rPr>
                  <w:rPrChange w:id="8398" w:author="Felix Pascal (felixpas)" w:date="2025-07-01T19:19:00Z">
                    <w:rPr>
                      <w:rFonts w:ascii="Calibri" w:hAnsi="Calibri" w:cs="Calibri"/>
                      <w:color w:val="000000"/>
                    </w:rPr>
                  </w:rPrChange>
                </w:rPr>
                <w:t>.</w:t>
              </w:r>
            </w:ins>
          </w:p>
        </w:tc>
        <w:tc>
          <w:tcPr>
            <w:tcW w:w="1706" w:type="dxa"/>
            <w:noWrap/>
            <w:hideMark/>
            <w:tcPrChange w:id="8399" w:author="Felix Pascal (felixpas)" w:date="2025-07-01T19:33:00Z">
              <w:tcPr>
                <w:tcW w:w="2480" w:type="dxa"/>
                <w:noWrap/>
                <w:hideMark/>
              </w:tcPr>
            </w:tcPrChange>
          </w:tcPr>
          <w:p w14:paraId="1F1A2A7C" w14:textId="77777777" w:rsidR="00C76A19" w:rsidRPr="00C76A19" w:rsidRDefault="00C76A19" w:rsidP="00C76A19">
            <w:pPr>
              <w:rPr>
                <w:ins w:id="8400" w:author="Felix Pascal (felixpas)" w:date="2025-07-01T19:19:00Z"/>
                <w:rPrChange w:id="8401" w:author="Felix Pascal (felixpas)" w:date="2025-07-01T19:19:00Z">
                  <w:rPr>
                    <w:ins w:id="8402" w:author="Felix Pascal (felixpas)" w:date="2025-07-01T19:19:00Z"/>
                    <w:rFonts w:ascii="Calibri" w:hAnsi="Calibri" w:cs="Calibri"/>
                    <w:color w:val="000000"/>
                  </w:rPr>
                </w:rPrChange>
              </w:rPr>
              <w:pPrChange w:id="8403" w:author="Felix Pascal (felixpas)" w:date="2025-07-01T19:19:00Z">
                <w:pPr>
                  <w:jc w:val="right"/>
                </w:pPr>
              </w:pPrChange>
            </w:pPr>
            <w:ins w:id="8404" w:author="Felix Pascal (felixpas)" w:date="2025-07-01T19:19:00Z">
              <w:r w:rsidRPr="00C76A19">
                <w:rPr>
                  <w:rPrChange w:id="8405" w:author="Felix Pascal (felixpas)" w:date="2025-07-01T19:19:00Z">
                    <w:rPr>
                      <w:rFonts w:ascii="Calibri" w:hAnsi="Calibri" w:cs="Calibri"/>
                      <w:color w:val="000000"/>
                    </w:rPr>
                  </w:rPrChange>
                </w:rPr>
                <w:t>4.700372642</w:t>
              </w:r>
            </w:ins>
          </w:p>
        </w:tc>
        <w:tc>
          <w:tcPr>
            <w:tcW w:w="1696" w:type="dxa"/>
            <w:noWrap/>
            <w:hideMark/>
            <w:tcPrChange w:id="8406" w:author="Felix Pascal (felixpas)" w:date="2025-07-01T19:33:00Z">
              <w:tcPr>
                <w:tcW w:w="1387" w:type="dxa"/>
                <w:noWrap/>
                <w:hideMark/>
              </w:tcPr>
            </w:tcPrChange>
          </w:tcPr>
          <w:p w14:paraId="49DCABA4" w14:textId="77777777" w:rsidR="00C76A19" w:rsidRPr="00C76A19" w:rsidRDefault="00C76A19" w:rsidP="00C76A19">
            <w:pPr>
              <w:rPr>
                <w:ins w:id="8407" w:author="Felix Pascal (felixpas)" w:date="2025-07-01T19:19:00Z"/>
                <w:rPrChange w:id="8408" w:author="Felix Pascal (felixpas)" w:date="2025-07-01T19:19:00Z">
                  <w:rPr>
                    <w:ins w:id="8409" w:author="Felix Pascal (felixpas)" w:date="2025-07-01T19:19:00Z"/>
                    <w:rFonts w:ascii="Calibri" w:hAnsi="Calibri" w:cs="Calibri"/>
                    <w:color w:val="000000"/>
                  </w:rPr>
                </w:rPrChange>
              </w:rPr>
              <w:pPrChange w:id="8410" w:author="Felix Pascal (felixpas)" w:date="2025-07-01T19:19:00Z">
                <w:pPr>
                  <w:jc w:val="right"/>
                </w:pPr>
              </w:pPrChange>
            </w:pPr>
            <w:ins w:id="8411" w:author="Felix Pascal (felixpas)" w:date="2025-07-01T19:19:00Z">
              <w:r w:rsidRPr="00C76A19">
                <w:rPr>
                  <w:rPrChange w:id="8412" w:author="Felix Pascal (felixpas)" w:date="2025-07-01T19:19:00Z">
                    <w:rPr>
                      <w:rFonts w:ascii="Calibri" w:hAnsi="Calibri" w:cs="Calibri"/>
                      <w:color w:val="000000"/>
                    </w:rPr>
                  </w:rPrChange>
                </w:rPr>
                <w:t>1.93063E-08</w:t>
              </w:r>
            </w:ins>
          </w:p>
        </w:tc>
        <w:tc>
          <w:tcPr>
            <w:tcW w:w="1418" w:type="dxa"/>
            <w:noWrap/>
            <w:hideMark/>
            <w:tcPrChange w:id="8413" w:author="Felix Pascal (felixpas)" w:date="2025-07-01T19:33:00Z">
              <w:tcPr>
                <w:tcW w:w="980" w:type="dxa"/>
                <w:noWrap/>
                <w:hideMark/>
              </w:tcPr>
            </w:tcPrChange>
          </w:tcPr>
          <w:p w14:paraId="31B18F31" w14:textId="77777777" w:rsidR="00C76A19" w:rsidRPr="00C76A19" w:rsidRDefault="00C76A19">
            <w:pPr>
              <w:rPr>
                <w:ins w:id="8414" w:author="Felix Pascal (felixpas)" w:date="2025-07-01T19:19:00Z"/>
                <w:rPrChange w:id="8415" w:author="Felix Pascal (felixpas)" w:date="2025-07-01T19:19:00Z">
                  <w:rPr>
                    <w:ins w:id="8416" w:author="Felix Pascal (felixpas)" w:date="2025-07-01T19:19:00Z"/>
                    <w:rFonts w:ascii="Calibri" w:hAnsi="Calibri" w:cs="Calibri"/>
                    <w:color w:val="000000"/>
                  </w:rPr>
                </w:rPrChange>
              </w:rPr>
            </w:pPr>
            <w:ins w:id="8417" w:author="Felix Pascal (felixpas)" w:date="2025-07-01T19:19:00Z">
              <w:r w:rsidRPr="00C76A19">
                <w:rPr>
                  <w:rPrChange w:id="8418" w:author="Felix Pascal (felixpas)" w:date="2025-07-01T19:19:00Z">
                    <w:rPr>
                      <w:rFonts w:ascii="Calibri" w:hAnsi="Calibri" w:cs="Calibri"/>
                      <w:color w:val="000000"/>
                    </w:rPr>
                  </w:rPrChange>
                </w:rPr>
                <w:t>increasing</w:t>
              </w:r>
            </w:ins>
          </w:p>
        </w:tc>
        <w:tc>
          <w:tcPr>
            <w:tcW w:w="850" w:type="dxa"/>
            <w:noWrap/>
            <w:hideMark/>
            <w:tcPrChange w:id="8419" w:author="Felix Pascal (felixpas)" w:date="2025-07-01T19:33:00Z">
              <w:tcPr>
                <w:tcW w:w="1280" w:type="dxa"/>
                <w:gridSpan w:val="2"/>
                <w:noWrap/>
                <w:hideMark/>
              </w:tcPr>
            </w:tcPrChange>
          </w:tcPr>
          <w:p w14:paraId="03CF11C3" w14:textId="77777777" w:rsidR="00C76A19" w:rsidRPr="00C76A19" w:rsidRDefault="00C76A19" w:rsidP="00C76A19">
            <w:pPr>
              <w:rPr>
                <w:ins w:id="8420" w:author="Felix Pascal (felixpas)" w:date="2025-07-01T19:19:00Z"/>
                <w:rPrChange w:id="8421" w:author="Felix Pascal (felixpas)" w:date="2025-07-01T19:19:00Z">
                  <w:rPr>
                    <w:ins w:id="8422" w:author="Felix Pascal (felixpas)" w:date="2025-07-01T19:19:00Z"/>
                    <w:rFonts w:ascii="Calibri" w:hAnsi="Calibri" w:cs="Calibri"/>
                    <w:color w:val="000000"/>
                  </w:rPr>
                </w:rPrChange>
              </w:rPr>
              <w:pPrChange w:id="8423" w:author="Felix Pascal (felixpas)" w:date="2025-07-01T19:19:00Z">
                <w:pPr>
                  <w:jc w:val="right"/>
                </w:pPr>
              </w:pPrChange>
            </w:pPr>
            <w:ins w:id="8424" w:author="Felix Pascal (felixpas)" w:date="2025-07-01T19:19:00Z">
              <w:r w:rsidRPr="00C76A19">
                <w:rPr>
                  <w:rPrChange w:id="8425" w:author="Felix Pascal (felixpas)" w:date="2025-07-01T19:19:00Z">
                    <w:rPr>
                      <w:rFonts w:ascii="Calibri" w:hAnsi="Calibri" w:cs="Calibri"/>
                      <w:color w:val="000000"/>
                    </w:rPr>
                  </w:rPrChange>
                </w:rPr>
                <w:t>1819</w:t>
              </w:r>
            </w:ins>
          </w:p>
        </w:tc>
      </w:tr>
      <w:tr w:rsidR="00C76A19" w:rsidRPr="00C76A19" w14:paraId="48CE923D" w14:textId="77777777" w:rsidTr="00D247C6">
        <w:trPr>
          <w:trHeight w:val="288"/>
          <w:ins w:id="8426" w:author="Felix Pascal (felixpas)" w:date="2025-07-01T19:19:00Z"/>
          <w:trPrChange w:id="8427" w:author="Felix Pascal (felixpas)" w:date="2025-07-01T19:33:00Z">
            <w:trPr>
              <w:gridAfter w:val="0"/>
              <w:trHeight w:val="288"/>
            </w:trPr>
          </w:trPrChange>
        </w:trPr>
        <w:tc>
          <w:tcPr>
            <w:tcW w:w="3256" w:type="dxa"/>
            <w:noWrap/>
            <w:hideMark/>
            <w:tcPrChange w:id="8428" w:author="Felix Pascal (felixpas)" w:date="2025-07-01T19:33:00Z">
              <w:tcPr>
                <w:tcW w:w="2940" w:type="dxa"/>
                <w:noWrap/>
                <w:hideMark/>
              </w:tcPr>
            </w:tcPrChange>
          </w:tcPr>
          <w:p w14:paraId="3E912931" w14:textId="77777777" w:rsidR="00C76A19" w:rsidRPr="00C76A19" w:rsidRDefault="00C76A19">
            <w:pPr>
              <w:rPr>
                <w:ins w:id="8429" w:author="Felix Pascal (felixpas)" w:date="2025-07-01T19:19:00Z"/>
                <w:rPrChange w:id="8430" w:author="Felix Pascal (felixpas)" w:date="2025-07-01T19:19:00Z">
                  <w:rPr>
                    <w:ins w:id="8431" w:author="Felix Pascal (felixpas)" w:date="2025-07-01T19:19:00Z"/>
                    <w:rFonts w:ascii="Calibri" w:hAnsi="Calibri" w:cs="Calibri"/>
                    <w:color w:val="000000"/>
                  </w:rPr>
                </w:rPrChange>
              </w:rPr>
            </w:pPr>
            <w:proofErr w:type="spellStart"/>
            <w:ins w:id="8432" w:author="Felix Pascal (felixpas)" w:date="2025-07-01T19:19:00Z">
              <w:r w:rsidRPr="00C76A19">
                <w:rPr>
                  <w:rPrChange w:id="8433" w:author="Felix Pascal (felixpas)" w:date="2025-07-01T19:19:00Z">
                    <w:rPr>
                      <w:rFonts w:ascii="Calibri" w:hAnsi="Calibri" w:cs="Calibri"/>
                      <w:color w:val="000000"/>
                    </w:rPr>
                  </w:rPrChange>
                </w:rPr>
                <w:t>Carex</w:t>
              </w:r>
              <w:proofErr w:type="spellEnd"/>
              <w:r w:rsidRPr="00C76A19">
                <w:rPr>
                  <w:rPrChange w:id="8434" w:author="Felix Pascal (felixpas)" w:date="2025-07-01T19:19:00Z">
                    <w:rPr>
                      <w:rFonts w:ascii="Calibri" w:hAnsi="Calibri" w:cs="Calibri"/>
                      <w:color w:val="000000"/>
                    </w:rPr>
                  </w:rPrChange>
                </w:rPr>
                <w:t xml:space="preserve"> </w:t>
              </w:r>
              <w:proofErr w:type="spellStart"/>
              <w:r w:rsidRPr="00C76A19">
                <w:rPr>
                  <w:rPrChange w:id="8435" w:author="Felix Pascal (felixpas)" w:date="2025-07-01T19:19:00Z">
                    <w:rPr>
                      <w:rFonts w:ascii="Calibri" w:hAnsi="Calibri" w:cs="Calibri"/>
                      <w:color w:val="000000"/>
                    </w:rPr>
                  </w:rPrChange>
                </w:rPr>
                <w:t>flacca</w:t>
              </w:r>
              <w:proofErr w:type="spellEnd"/>
            </w:ins>
          </w:p>
        </w:tc>
        <w:tc>
          <w:tcPr>
            <w:tcW w:w="1706" w:type="dxa"/>
            <w:noWrap/>
            <w:hideMark/>
            <w:tcPrChange w:id="8436" w:author="Felix Pascal (felixpas)" w:date="2025-07-01T19:33:00Z">
              <w:tcPr>
                <w:tcW w:w="2480" w:type="dxa"/>
                <w:noWrap/>
                <w:hideMark/>
              </w:tcPr>
            </w:tcPrChange>
          </w:tcPr>
          <w:p w14:paraId="61E61FB4" w14:textId="77777777" w:rsidR="00C76A19" w:rsidRPr="00C76A19" w:rsidRDefault="00C76A19" w:rsidP="00C76A19">
            <w:pPr>
              <w:rPr>
                <w:ins w:id="8437" w:author="Felix Pascal (felixpas)" w:date="2025-07-01T19:19:00Z"/>
                <w:rPrChange w:id="8438" w:author="Felix Pascal (felixpas)" w:date="2025-07-01T19:19:00Z">
                  <w:rPr>
                    <w:ins w:id="8439" w:author="Felix Pascal (felixpas)" w:date="2025-07-01T19:19:00Z"/>
                    <w:rFonts w:ascii="Calibri" w:hAnsi="Calibri" w:cs="Calibri"/>
                    <w:color w:val="000000"/>
                  </w:rPr>
                </w:rPrChange>
              </w:rPr>
              <w:pPrChange w:id="8440" w:author="Felix Pascal (felixpas)" w:date="2025-07-01T19:19:00Z">
                <w:pPr>
                  <w:jc w:val="right"/>
                </w:pPr>
              </w:pPrChange>
            </w:pPr>
            <w:ins w:id="8441" w:author="Felix Pascal (felixpas)" w:date="2025-07-01T19:19:00Z">
              <w:r w:rsidRPr="00C76A19">
                <w:rPr>
                  <w:rPrChange w:id="8442" w:author="Felix Pascal (felixpas)" w:date="2025-07-01T19:19:00Z">
                    <w:rPr>
                      <w:rFonts w:ascii="Calibri" w:hAnsi="Calibri" w:cs="Calibri"/>
                      <w:color w:val="000000"/>
                    </w:rPr>
                  </w:rPrChange>
                </w:rPr>
                <w:t>4.632207748</w:t>
              </w:r>
            </w:ins>
          </w:p>
        </w:tc>
        <w:tc>
          <w:tcPr>
            <w:tcW w:w="1696" w:type="dxa"/>
            <w:noWrap/>
            <w:hideMark/>
            <w:tcPrChange w:id="8443" w:author="Felix Pascal (felixpas)" w:date="2025-07-01T19:33:00Z">
              <w:tcPr>
                <w:tcW w:w="1300" w:type="dxa"/>
                <w:noWrap/>
                <w:hideMark/>
              </w:tcPr>
            </w:tcPrChange>
          </w:tcPr>
          <w:p w14:paraId="545B339A" w14:textId="77777777" w:rsidR="00C76A19" w:rsidRPr="00C76A19" w:rsidRDefault="00C76A19" w:rsidP="00C76A19">
            <w:pPr>
              <w:rPr>
                <w:ins w:id="8444" w:author="Felix Pascal (felixpas)" w:date="2025-07-01T19:19:00Z"/>
                <w:rPrChange w:id="8445" w:author="Felix Pascal (felixpas)" w:date="2025-07-01T19:19:00Z">
                  <w:rPr>
                    <w:ins w:id="8446" w:author="Felix Pascal (felixpas)" w:date="2025-07-01T19:19:00Z"/>
                    <w:rFonts w:ascii="Calibri" w:hAnsi="Calibri" w:cs="Calibri"/>
                    <w:color w:val="000000"/>
                  </w:rPr>
                </w:rPrChange>
              </w:rPr>
              <w:pPrChange w:id="8447" w:author="Felix Pascal (felixpas)" w:date="2025-07-01T19:19:00Z">
                <w:pPr>
                  <w:jc w:val="right"/>
                </w:pPr>
              </w:pPrChange>
            </w:pPr>
            <w:ins w:id="8448" w:author="Felix Pascal (felixpas)" w:date="2025-07-01T19:19:00Z">
              <w:r w:rsidRPr="00C76A19">
                <w:rPr>
                  <w:rPrChange w:id="8449" w:author="Felix Pascal (felixpas)" w:date="2025-07-01T19:19:00Z">
                    <w:rPr>
                      <w:rFonts w:ascii="Calibri" w:hAnsi="Calibri" w:cs="Calibri"/>
                      <w:color w:val="000000"/>
                    </w:rPr>
                  </w:rPrChange>
                </w:rPr>
                <w:t>0.003365458</w:t>
              </w:r>
            </w:ins>
          </w:p>
        </w:tc>
        <w:tc>
          <w:tcPr>
            <w:tcW w:w="1418" w:type="dxa"/>
            <w:noWrap/>
            <w:hideMark/>
            <w:tcPrChange w:id="8450" w:author="Felix Pascal (felixpas)" w:date="2025-07-01T19:33:00Z">
              <w:tcPr>
                <w:tcW w:w="980" w:type="dxa"/>
                <w:noWrap/>
                <w:hideMark/>
              </w:tcPr>
            </w:tcPrChange>
          </w:tcPr>
          <w:p w14:paraId="49D77469" w14:textId="77777777" w:rsidR="00C76A19" w:rsidRPr="00C76A19" w:rsidRDefault="00C76A19">
            <w:pPr>
              <w:rPr>
                <w:ins w:id="8451" w:author="Felix Pascal (felixpas)" w:date="2025-07-01T19:19:00Z"/>
                <w:rPrChange w:id="8452" w:author="Felix Pascal (felixpas)" w:date="2025-07-01T19:19:00Z">
                  <w:rPr>
                    <w:ins w:id="8453" w:author="Felix Pascal (felixpas)" w:date="2025-07-01T19:19:00Z"/>
                    <w:rFonts w:ascii="Calibri" w:hAnsi="Calibri" w:cs="Calibri"/>
                    <w:color w:val="000000"/>
                  </w:rPr>
                </w:rPrChange>
              </w:rPr>
            </w:pPr>
            <w:ins w:id="8454" w:author="Felix Pascal (felixpas)" w:date="2025-07-01T19:19:00Z">
              <w:r w:rsidRPr="00C76A19">
                <w:rPr>
                  <w:rPrChange w:id="8455" w:author="Felix Pascal (felixpas)" w:date="2025-07-01T19:19:00Z">
                    <w:rPr>
                      <w:rFonts w:ascii="Calibri" w:hAnsi="Calibri" w:cs="Calibri"/>
                      <w:color w:val="000000"/>
                    </w:rPr>
                  </w:rPrChange>
                </w:rPr>
                <w:t>increasing</w:t>
              </w:r>
            </w:ins>
          </w:p>
        </w:tc>
        <w:tc>
          <w:tcPr>
            <w:tcW w:w="850" w:type="dxa"/>
            <w:noWrap/>
            <w:hideMark/>
            <w:tcPrChange w:id="8456" w:author="Felix Pascal (felixpas)" w:date="2025-07-01T19:33:00Z">
              <w:tcPr>
                <w:tcW w:w="900" w:type="dxa"/>
                <w:noWrap/>
                <w:hideMark/>
              </w:tcPr>
            </w:tcPrChange>
          </w:tcPr>
          <w:p w14:paraId="6999B556" w14:textId="77777777" w:rsidR="00C76A19" w:rsidRPr="00C76A19" w:rsidRDefault="00C76A19" w:rsidP="00C76A19">
            <w:pPr>
              <w:rPr>
                <w:ins w:id="8457" w:author="Felix Pascal (felixpas)" w:date="2025-07-01T19:19:00Z"/>
                <w:rPrChange w:id="8458" w:author="Felix Pascal (felixpas)" w:date="2025-07-01T19:19:00Z">
                  <w:rPr>
                    <w:ins w:id="8459" w:author="Felix Pascal (felixpas)" w:date="2025-07-01T19:19:00Z"/>
                    <w:rFonts w:ascii="Calibri" w:hAnsi="Calibri" w:cs="Calibri"/>
                    <w:color w:val="000000"/>
                  </w:rPr>
                </w:rPrChange>
              </w:rPr>
              <w:pPrChange w:id="8460" w:author="Felix Pascal (felixpas)" w:date="2025-07-01T19:19:00Z">
                <w:pPr>
                  <w:jc w:val="right"/>
                </w:pPr>
              </w:pPrChange>
            </w:pPr>
            <w:ins w:id="8461" w:author="Felix Pascal (felixpas)" w:date="2025-07-01T19:19:00Z">
              <w:r w:rsidRPr="00C76A19">
                <w:rPr>
                  <w:rPrChange w:id="8462" w:author="Felix Pascal (felixpas)" w:date="2025-07-01T19:19:00Z">
                    <w:rPr>
                      <w:rFonts w:ascii="Calibri" w:hAnsi="Calibri" w:cs="Calibri"/>
                      <w:color w:val="000000"/>
                    </w:rPr>
                  </w:rPrChange>
                </w:rPr>
                <w:t>509</w:t>
              </w:r>
            </w:ins>
          </w:p>
        </w:tc>
      </w:tr>
      <w:tr w:rsidR="00D247C6" w:rsidRPr="00D247C6" w14:paraId="202551D9" w14:textId="77777777" w:rsidTr="00D247C6">
        <w:tblPrEx>
          <w:tblPrExChange w:id="8463" w:author="Felix Pascal (felixpas)" w:date="2025-07-01T19:33:00Z">
            <w:tblPrEx>
              <w:tblW w:w="9067" w:type="dxa"/>
            </w:tblPrEx>
          </w:tblPrExChange>
        </w:tblPrEx>
        <w:trPr>
          <w:trHeight w:val="288"/>
          <w:ins w:id="8464" w:author="Felix Pascal (felixpas)" w:date="2025-07-01T19:19:00Z"/>
          <w:trPrChange w:id="8465" w:author="Felix Pascal (felixpas)" w:date="2025-07-01T19:33:00Z">
            <w:trPr>
              <w:trHeight w:val="288"/>
            </w:trPr>
          </w:trPrChange>
        </w:trPr>
        <w:tc>
          <w:tcPr>
            <w:tcW w:w="3256" w:type="dxa"/>
            <w:noWrap/>
            <w:hideMark/>
            <w:tcPrChange w:id="8466" w:author="Felix Pascal (felixpas)" w:date="2025-07-01T19:33:00Z">
              <w:tcPr>
                <w:tcW w:w="2940" w:type="dxa"/>
                <w:noWrap/>
                <w:hideMark/>
              </w:tcPr>
            </w:tcPrChange>
          </w:tcPr>
          <w:p w14:paraId="37CCFA83" w14:textId="77777777" w:rsidR="00C76A19" w:rsidRPr="00C76A19" w:rsidRDefault="00C76A19">
            <w:pPr>
              <w:rPr>
                <w:ins w:id="8467" w:author="Felix Pascal (felixpas)" w:date="2025-07-01T19:19:00Z"/>
                <w:rPrChange w:id="8468" w:author="Felix Pascal (felixpas)" w:date="2025-07-01T19:19:00Z">
                  <w:rPr>
                    <w:ins w:id="8469" w:author="Felix Pascal (felixpas)" w:date="2025-07-01T19:19:00Z"/>
                    <w:rFonts w:ascii="Calibri" w:hAnsi="Calibri" w:cs="Calibri"/>
                    <w:color w:val="000000"/>
                  </w:rPr>
                </w:rPrChange>
              </w:rPr>
            </w:pPr>
            <w:ins w:id="8470" w:author="Felix Pascal (felixpas)" w:date="2025-07-01T19:19:00Z">
              <w:r w:rsidRPr="00C76A19">
                <w:rPr>
                  <w:rPrChange w:id="8471" w:author="Felix Pascal (felixpas)" w:date="2025-07-01T19:19:00Z">
                    <w:rPr>
                      <w:rFonts w:ascii="Calibri" w:hAnsi="Calibri" w:cs="Calibri"/>
                      <w:color w:val="000000"/>
                    </w:rPr>
                  </w:rPrChange>
                </w:rPr>
                <w:t xml:space="preserve">Viola </w:t>
              </w:r>
              <w:proofErr w:type="spellStart"/>
              <w:r w:rsidRPr="00C76A19">
                <w:rPr>
                  <w:rPrChange w:id="8472" w:author="Felix Pascal (felixpas)" w:date="2025-07-01T19:19:00Z">
                    <w:rPr>
                      <w:rFonts w:ascii="Calibri" w:hAnsi="Calibri" w:cs="Calibri"/>
                      <w:color w:val="000000"/>
                    </w:rPr>
                  </w:rPrChange>
                </w:rPr>
                <w:t>reichenbachiana</w:t>
              </w:r>
              <w:proofErr w:type="spellEnd"/>
              <w:r w:rsidRPr="00C76A19">
                <w:rPr>
                  <w:rPrChange w:id="8473" w:author="Felix Pascal (felixpas)" w:date="2025-07-01T19:19:00Z">
                    <w:rPr>
                      <w:rFonts w:ascii="Calibri" w:hAnsi="Calibri" w:cs="Calibri"/>
                      <w:color w:val="000000"/>
                    </w:rPr>
                  </w:rPrChange>
                </w:rPr>
                <w:t xml:space="preserve"> </w:t>
              </w:r>
              <w:proofErr w:type="spellStart"/>
              <w:r w:rsidRPr="00C76A19">
                <w:rPr>
                  <w:rPrChange w:id="8474" w:author="Felix Pascal (felixpas)" w:date="2025-07-01T19:19:00Z">
                    <w:rPr>
                      <w:rFonts w:ascii="Calibri" w:hAnsi="Calibri" w:cs="Calibri"/>
                      <w:color w:val="000000"/>
                    </w:rPr>
                  </w:rPrChange>
                </w:rPr>
                <w:t>bdm-agg</w:t>
              </w:r>
              <w:proofErr w:type="spellEnd"/>
              <w:r w:rsidRPr="00C76A19">
                <w:rPr>
                  <w:rPrChange w:id="8475" w:author="Felix Pascal (felixpas)" w:date="2025-07-01T19:19:00Z">
                    <w:rPr>
                      <w:rFonts w:ascii="Calibri" w:hAnsi="Calibri" w:cs="Calibri"/>
                      <w:color w:val="000000"/>
                    </w:rPr>
                  </w:rPrChange>
                </w:rPr>
                <w:t>.</w:t>
              </w:r>
            </w:ins>
          </w:p>
        </w:tc>
        <w:tc>
          <w:tcPr>
            <w:tcW w:w="1706" w:type="dxa"/>
            <w:noWrap/>
            <w:hideMark/>
            <w:tcPrChange w:id="8476" w:author="Felix Pascal (felixpas)" w:date="2025-07-01T19:33:00Z">
              <w:tcPr>
                <w:tcW w:w="2480" w:type="dxa"/>
                <w:noWrap/>
                <w:hideMark/>
              </w:tcPr>
            </w:tcPrChange>
          </w:tcPr>
          <w:p w14:paraId="4DB350F3" w14:textId="77777777" w:rsidR="00C76A19" w:rsidRPr="00C76A19" w:rsidRDefault="00C76A19" w:rsidP="00C76A19">
            <w:pPr>
              <w:rPr>
                <w:ins w:id="8477" w:author="Felix Pascal (felixpas)" w:date="2025-07-01T19:19:00Z"/>
                <w:rPrChange w:id="8478" w:author="Felix Pascal (felixpas)" w:date="2025-07-01T19:19:00Z">
                  <w:rPr>
                    <w:ins w:id="8479" w:author="Felix Pascal (felixpas)" w:date="2025-07-01T19:19:00Z"/>
                    <w:rFonts w:ascii="Calibri" w:hAnsi="Calibri" w:cs="Calibri"/>
                    <w:color w:val="000000"/>
                  </w:rPr>
                </w:rPrChange>
              </w:rPr>
              <w:pPrChange w:id="8480" w:author="Felix Pascal (felixpas)" w:date="2025-07-01T19:19:00Z">
                <w:pPr>
                  <w:jc w:val="right"/>
                </w:pPr>
              </w:pPrChange>
            </w:pPr>
            <w:ins w:id="8481" w:author="Felix Pascal (felixpas)" w:date="2025-07-01T19:19:00Z">
              <w:r w:rsidRPr="00C76A19">
                <w:rPr>
                  <w:rPrChange w:id="8482" w:author="Felix Pascal (felixpas)" w:date="2025-07-01T19:19:00Z">
                    <w:rPr>
                      <w:rFonts w:ascii="Calibri" w:hAnsi="Calibri" w:cs="Calibri"/>
                      <w:color w:val="000000"/>
                    </w:rPr>
                  </w:rPrChange>
                </w:rPr>
                <w:t>4.624023827</w:t>
              </w:r>
            </w:ins>
          </w:p>
        </w:tc>
        <w:tc>
          <w:tcPr>
            <w:tcW w:w="1696" w:type="dxa"/>
            <w:noWrap/>
            <w:hideMark/>
            <w:tcPrChange w:id="8483" w:author="Felix Pascal (felixpas)" w:date="2025-07-01T19:33:00Z">
              <w:tcPr>
                <w:tcW w:w="1387" w:type="dxa"/>
                <w:noWrap/>
                <w:hideMark/>
              </w:tcPr>
            </w:tcPrChange>
          </w:tcPr>
          <w:p w14:paraId="7335608D" w14:textId="77777777" w:rsidR="00C76A19" w:rsidRPr="00C76A19" w:rsidRDefault="00C76A19" w:rsidP="00C76A19">
            <w:pPr>
              <w:rPr>
                <w:ins w:id="8484" w:author="Felix Pascal (felixpas)" w:date="2025-07-01T19:19:00Z"/>
                <w:rPrChange w:id="8485" w:author="Felix Pascal (felixpas)" w:date="2025-07-01T19:19:00Z">
                  <w:rPr>
                    <w:ins w:id="8486" w:author="Felix Pascal (felixpas)" w:date="2025-07-01T19:19:00Z"/>
                    <w:rFonts w:ascii="Calibri" w:hAnsi="Calibri" w:cs="Calibri"/>
                    <w:color w:val="000000"/>
                  </w:rPr>
                </w:rPrChange>
              </w:rPr>
              <w:pPrChange w:id="8487" w:author="Felix Pascal (felixpas)" w:date="2025-07-01T19:19:00Z">
                <w:pPr>
                  <w:jc w:val="right"/>
                </w:pPr>
              </w:pPrChange>
            </w:pPr>
            <w:ins w:id="8488" w:author="Felix Pascal (felixpas)" w:date="2025-07-01T19:19:00Z">
              <w:r w:rsidRPr="00C76A19">
                <w:rPr>
                  <w:rPrChange w:id="8489" w:author="Felix Pascal (felixpas)" w:date="2025-07-01T19:19:00Z">
                    <w:rPr>
                      <w:rFonts w:ascii="Calibri" w:hAnsi="Calibri" w:cs="Calibri"/>
                      <w:color w:val="000000"/>
                    </w:rPr>
                  </w:rPrChange>
                </w:rPr>
                <w:t>0.000346867</w:t>
              </w:r>
            </w:ins>
          </w:p>
        </w:tc>
        <w:tc>
          <w:tcPr>
            <w:tcW w:w="1418" w:type="dxa"/>
            <w:noWrap/>
            <w:hideMark/>
            <w:tcPrChange w:id="8490" w:author="Felix Pascal (felixpas)" w:date="2025-07-01T19:33:00Z">
              <w:tcPr>
                <w:tcW w:w="980" w:type="dxa"/>
                <w:noWrap/>
                <w:hideMark/>
              </w:tcPr>
            </w:tcPrChange>
          </w:tcPr>
          <w:p w14:paraId="61C5FF1A" w14:textId="77777777" w:rsidR="00C76A19" w:rsidRPr="00C76A19" w:rsidRDefault="00C76A19">
            <w:pPr>
              <w:rPr>
                <w:ins w:id="8491" w:author="Felix Pascal (felixpas)" w:date="2025-07-01T19:19:00Z"/>
                <w:rPrChange w:id="8492" w:author="Felix Pascal (felixpas)" w:date="2025-07-01T19:19:00Z">
                  <w:rPr>
                    <w:ins w:id="8493" w:author="Felix Pascal (felixpas)" w:date="2025-07-01T19:19:00Z"/>
                    <w:rFonts w:ascii="Calibri" w:hAnsi="Calibri" w:cs="Calibri"/>
                    <w:color w:val="000000"/>
                  </w:rPr>
                </w:rPrChange>
              </w:rPr>
            </w:pPr>
            <w:ins w:id="8494" w:author="Felix Pascal (felixpas)" w:date="2025-07-01T19:19:00Z">
              <w:r w:rsidRPr="00C76A19">
                <w:rPr>
                  <w:rPrChange w:id="8495" w:author="Felix Pascal (felixpas)" w:date="2025-07-01T19:19:00Z">
                    <w:rPr>
                      <w:rFonts w:ascii="Calibri" w:hAnsi="Calibri" w:cs="Calibri"/>
                      <w:color w:val="000000"/>
                    </w:rPr>
                  </w:rPrChange>
                </w:rPr>
                <w:t>increasing</w:t>
              </w:r>
            </w:ins>
          </w:p>
        </w:tc>
        <w:tc>
          <w:tcPr>
            <w:tcW w:w="850" w:type="dxa"/>
            <w:noWrap/>
            <w:hideMark/>
            <w:tcPrChange w:id="8496" w:author="Felix Pascal (felixpas)" w:date="2025-07-01T19:33:00Z">
              <w:tcPr>
                <w:tcW w:w="1280" w:type="dxa"/>
                <w:gridSpan w:val="2"/>
                <w:noWrap/>
                <w:hideMark/>
              </w:tcPr>
            </w:tcPrChange>
          </w:tcPr>
          <w:p w14:paraId="03D86848" w14:textId="77777777" w:rsidR="00C76A19" w:rsidRPr="00C76A19" w:rsidRDefault="00C76A19" w:rsidP="00C76A19">
            <w:pPr>
              <w:rPr>
                <w:ins w:id="8497" w:author="Felix Pascal (felixpas)" w:date="2025-07-01T19:19:00Z"/>
                <w:rPrChange w:id="8498" w:author="Felix Pascal (felixpas)" w:date="2025-07-01T19:19:00Z">
                  <w:rPr>
                    <w:ins w:id="8499" w:author="Felix Pascal (felixpas)" w:date="2025-07-01T19:19:00Z"/>
                    <w:rFonts w:ascii="Calibri" w:hAnsi="Calibri" w:cs="Calibri"/>
                    <w:color w:val="000000"/>
                  </w:rPr>
                </w:rPrChange>
              </w:rPr>
              <w:pPrChange w:id="8500" w:author="Felix Pascal (felixpas)" w:date="2025-07-01T19:19:00Z">
                <w:pPr>
                  <w:jc w:val="right"/>
                </w:pPr>
              </w:pPrChange>
            </w:pPr>
            <w:ins w:id="8501" w:author="Felix Pascal (felixpas)" w:date="2025-07-01T19:19:00Z">
              <w:r w:rsidRPr="00C76A19">
                <w:rPr>
                  <w:rPrChange w:id="8502" w:author="Felix Pascal (felixpas)" w:date="2025-07-01T19:19:00Z">
                    <w:rPr>
                      <w:rFonts w:ascii="Calibri" w:hAnsi="Calibri" w:cs="Calibri"/>
                      <w:color w:val="000000"/>
                    </w:rPr>
                  </w:rPrChange>
                </w:rPr>
                <w:t>752</w:t>
              </w:r>
            </w:ins>
          </w:p>
        </w:tc>
      </w:tr>
      <w:tr w:rsidR="00C76A19" w:rsidRPr="00C76A19" w14:paraId="29B13822" w14:textId="77777777" w:rsidTr="00D247C6">
        <w:trPr>
          <w:trHeight w:val="288"/>
          <w:ins w:id="8503" w:author="Felix Pascal (felixpas)" w:date="2025-07-01T19:19:00Z"/>
          <w:trPrChange w:id="8504" w:author="Felix Pascal (felixpas)" w:date="2025-07-01T19:33:00Z">
            <w:trPr>
              <w:gridAfter w:val="0"/>
              <w:trHeight w:val="288"/>
            </w:trPr>
          </w:trPrChange>
        </w:trPr>
        <w:tc>
          <w:tcPr>
            <w:tcW w:w="3256" w:type="dxa"/>
            <w:noWrap/>
            <w:hideMark/>
            <w:tcPrChange w:id="8505" w:author="Felix Pascal (felixpas)" w:date="2025-07-01T19:33:00Z">
              <w:tcPr>
                <w:tcW w:w="2940" w:type="dxa"/>
                <w:noWrap/>
                <w:hideMark/>
              </w:tcPr>
            </w:tcPrChange>
          </w:tcPr>
          <w:p w14:paraId="52C1B471" w14:textId="77777777" w:rsidR="00C76A19" w:rsidRPr="00C76A19" w:rsidRDefault="00C76A19">
            <w:pPr>
              <w:rPr>
                <w:ins w:id="8506" w:author="Felix Pascal (felixpas)" w:date="2025-07-01T19:19:00Z"/>
                <w:rPrChange w:id="8507" w:author="Felix Pascal (felixpas)" w:date="2025-07-01T19:19:00Z">
                  <w:rPr>
                    <w:ins w:id="8508" w:author="Felix Pascal (felixpas)" w:date="2025-07-01T19:19:00Z"/>
                    <w:rFonts w:ascii="Calibri" w:hAnsi="Calibri" w:cs="Calibri"/>
                    <w:color w:val="000000"/>
                  </w:rPr>
                </w:rPrChange>
              </w:rPr>
            </w:pPr>
            <w:ins w:id="8509" w:author="Felix Pascal (felixpas)" w:date="2025-07-01T19:19:00Z">
              <w:r w:rsidRPr="00C76A19">
                <w:rPr>
                  <w:rPrChange w:id="8510" w:author="Felix Pascal (felixpas)" w:date="2025-07-01T19:19:00Z">
                    <w:rPr>
                      <w:rFonts w:ascii="Calibri" w:hAnsi="Calibri" w:cs="Calibri"/>
                      <w:color w:val="000000"/>
                    </w:rPr>
                  </w:rPrChange>
                </w:rPr>
                <w:t>Euphrasia minima</w:t>
              </w:r>
            </w:ins>
          </w:p>
        </w:tc>
        <w:tc>
          <w:tcPr>
            <w:tcW w:w="1706" w:type="dxa"/>
            <w:noWrap/>
            <w:hideMark/>
            <w:tcPrChange w:id="8511" w:author="Felix Pascal (felixpas)" w:date="2025-07-01T19:33:00Z">
              <w:tcPr>
                <w:tcW w:w="2480" w:type="dxa"/>
                <w:noWrap/>
                <w:hideMark/>
              </w:tcPr>
            </w:tcPrChange>
          </w:tcPr>
          <w:p w14:paraId="6C343F3F" w14:textId="77777777" w:rsidR="00C76A19" w:rsidRPr="00C76A19" w:rsidRDefault="00C76A19" w:rsidP="00C76A19">
            <w:pPr>
              <w:rPr>
                <w:ins w:id="8512" w:author="Felix Pascal (felixpas)" w:date="2025-07-01T19:19:00Z"/>
                <w:rPrChange w:id="8513" w:author="Felix Pascal (felixpas)" w:date="2025-07-01T19:19:00Z">
                  <w:rPr>
                    <w:ins w:id="8514" w:author="Felix Pascal (felixpas)" w:date="2025-07-01T19:19:00Z"/>
                    <w:rFonts w:ascii="Calibri" w:hAnsi="Calibri" w:cs="Calibri"/>
                    <w:color w:val="000000"/>
                  </w:rPr>
                </w:rPrChange>
              </w:rPr>
              <w:pPrChange w:id="8515" w:author="Felix Pascal (felixpas)" w:date="2025-07-01T19:19:00Z">
                <w:pPr>
                  <w:jc w:val="right"/>
                </w:pPr>
              </w:pPrChange>
            </w:pPr>
            <w:ins w:id="8516" w:author="Felix Pascal (felixpas)" w:date="2025-07-01T19:19:00Z">
              <w:r w:rsidRPr="00C76A19">
                <w:rPr>
                  <w:rPrChange w:id="8517" w:author="Felix Pascal (felixpas)" w:date="2025-07-01T19:19:00Z">
                    <w:rPr>
                      <w:rFonts w:ascii="Calibri" w:hAnsi="Calibri" w:cs="Calibri"/>
                      <w:color w:val="000000"/>
                    </w:rPr>
                  </w:rPrChange>
                </w:rPr>
                <w:t>4.480161923</w:t>
              </w:r>
            </w:ins>
          </w:p>
        </w:tc>
        <w:tc>
          <w:tcPr>
            <w:tcW w:w="1696" w:type="dxa"/>
            <w:noWrap/>
            <w:hideMark/>
            <w:tcPrChange w:id="8518" w:author="Felix Pascal (felixpas)" w:date="2025-07-01T19:33:00Z">
              <w:tcPr>
                <w:tcW w:w="1300" w:type="dxa"/>
                <w:noWrap/>
                <w:hideMark/>
              </w:tcPr>
            </w:tcPrChange>
          </w:tcPr>
          <w:p w14:paraId="2B6B38D1" w14:textId="77777777" w:rsidR="00C76A19" w:rsidRPr="00C76A19" w:rsidRDefault="00C76A19" w:rsidP="00C76A19">
            <w:pPr>
              <w:rPr>
                <w:ins w:id="8519" w:author="Felix Pascal (felixpas)" w:date="2025-07-01T19:19:00Z"/>
                <w:rPrChange w:id="8520" w:author="Felix Pascal (felixpas)" w:date="2025-07-01T19:19:00Z">
                  <w:rPr>
                    <w:ins w:id="8521" w:author="Felix Pascal (felixpas)" w:date="2025-07-01T19:19:00Z"/>
                    <w:rFonts w:ascii="Calibri" w:hAnsi="Calibri" w:cs="Calibri"/>
                    <w:color w:val="000000"/>
                  </w:rPr>
                </w:rPrChange>
              </w:rPr>
              <w:pPrChange w:id="8522" w:author="Felix Pascal (felixpas)" w:date="2025-07-01T19:19:00Z">
                <w:pPr>
                  <w:jc w:val="right"/>
                </w:pPr>
              </w:pPrChange>
            </w:pPr>
            <w:ins w:id="8523" w:author="Felix Pascal (felixpas)" w:date="2025-07-01T19:19:00Z">
              <w:r w:rsidRPr="00C76A19">
                <w:rPr>
                  <w:rPrChange w:id="8524" w:author="Felix Pascal (felixpas)" w:date="2025-07-01T19:19:00Z">
                    <w:rPr>
                      <w:rFonts w:ascii="Calibri" w:hAnsi="Calibri" w:cs="Calibri"/>
                      <w:color w:val="000000"/>
                    </w:rPr>
                  </w:rPrChange>
                </w:rPr>
                <w:t>0.006730169</w:t>
              </w:r>
            </w:ins>
          </w:p>
        </w:tc>
        <w:tc>
          <w:tcPr>
            <w:tcW w:w="1418" w:type="dxa"/>
            <w:noWrap/>
            <w:hideMark/>
            <w:tcPrChange w:id="8525" w:author="Felix Pascal (felixpas)" w:date="2025-07-01T19:33:00Z">
              <w:tcPr>
                <w:tcW w:w="980" w:type="dxa"/>
                <w:noWrap/>
                <w:hideMark/>
              </w:tcPr>
            </w:tcPrChange>
          </w:tcPr>
          <w:p w14:paraId="4B6F772D" w14:textId="77777777" w:rsidR="00C76A19" w:rsidRPr="00C76A19" w:rsidRDefault="00C76A19">
            <w:pPr>
              <w:rPr>
                <w:ins w:id="8526" w:author="Felix Pascal (felixpas)" w:date="2025-07-01T19:19:00Z"/>
                <w:rPrChange w:id="8527" w:author="Felix Pascal (felixpas)" w:date="2025-07-01T19:19:00Z">
                  <w:rPr>
                    <w:ins w:id="8528" w:author="Felix Pascal (felixpas)" w:date="2025-07-01T19:19:00Z"/>
                    <w:rFonts w:ascii="Calibri" w:hAnsi="Calibri" w:cs="Calibri"/>
                    <w:color w:val="000000"/>
                  </w:rPr>
                </w:rPrChange>
              </w:rPr>
            </w:pPr>
            <w:ins w:id="8529" w:author="Felix Pascal (felixpas)" w:date="2025-07-01T19:19:00Z">
              <w:r w:rsidRPr="00C76A19">
                <w:rPr>
                  <w:rPrChange w:id="8530" w:author="Felix Pascal (felixpas)" w:date="2025-07-01T19:19:00Z">
                    <w:rPr>
                      <w:rFonts w:ascii="Calibri" w:hAnsi="Calibri" w:cs="Calibri"/>
                      <w:color w:val="000000"/>
                    </w:rPr>
                  </w:rPrChange>
                </w:rPr>
                <w:t>increasing</w:t>
              </w:r>
            </w:ins>
          </w:p>
        </w:tc>
        <w:tc>
          <w:tcPr>
            <w:tcW w:w="850" w:type="dxa"/>
            <w:noWrap/>
            <w:hideMark/>
            <w:tcPrChange w:id="8531" w:author="Felix Pascal (felixpas)" w:date="2025-07-01T19:33:00Z">
              <w:tcPr>
                <w:tcW w:w="900" w:type="dxa"/>
                <w:noWrap/>
                <w:hideMark/>
              </w:tcPr>
            </w:tcPrChange>
          </w:tcPr>
          <w:p w14:paraId="0E3BDD9B" w14:textId="77777777" w:rsidR="00C76A19" w:rsidRPr="00C76A19" w:rsidRDefault="00C76A19" w:rsidP="00C76A19">
            <w:pPr>
              <w:rPr>
                <w:ins w:id="8532" w:author="Felix Pascal (felixpas)" w:date="2025-07-01T19:19:00Z"/>
                <w:rPrChange w:id="8533" w:author="Felix Pascal (felixpas)" w:date="2025-07-01T19:19:00Z">
                  <w:rPr>
                    <w:ins w:id="8534" w:author="Felix Pascal (felixpas)" w:date="2025-07-01T19:19:00Z"/>
                    <w:rFonts w:ascii="Calibri" w:hAnsi="Calibri" w:cs="Calibri"/>
                    <w:color w:val="000000"/>
                  </w:rPr>
                </w:rPrChange>
              </w:rPr>
              <w:pPrChange w:id="8535" w:author="Felix Pascal (felixpas)" w:date="2025-07-01T19:19:00Z">
                <w:pPr>
                  <w:jc w:val="right"/>
                </w:pPr>
              </w:pPrChange>
            </w:pPr>
            <w:ins w:id="8536" w:author="Felix Pascal (felixpas)" w:date="2025-07-01T19:19:00Z">
              <w:r w:rsidRPr="00C76A19">
                <w:rPr>
                  <w:rPrChange w:id="8537" w:author="Felix Pascal (felixpas)" w:date="2025-07-01T19:19:00Z">
                    <w:rPr>
                      <w:rFonts w:ascii="Calibri" w:hAnsi="Calibri" w:cs="Calibri"/>
                      <w:color w:val="000000"/>
                    </w:rPr>
                  </w:rPrChange>
                </w:rPr>
                <w:t>502</w:t>
              </w:r>
            </w:ins>
          </w:p>
        </w:tc>
      </w:tr>
      <w:tr w:rsidR="00D247C6" w:rsidRPr="00D247C6" w14:paraId="6114086F" w14:textId="77777777" w:rsidTr="00D247C6">
        <w:tblPrEx>
          <w:tblPrExChange w:id="8538" w:author="Felix Pascal (felixpas)" w:date="2025-07-01T19:33:00Z">
            <w:tblPrEx>
              <w:tblW w:w="9067" w:type="dxa"/>
            </w:tblPrEx>
          </w:tblPrExChange>
        </w:tblPrEx>
        <w:trPr>
          <w:trHeight w:val="288"/>
          <w:ins w:id="8539" w:author="Felix Pascal (felixpas)" w:date="2025-07-01T19:19:00Z"/>
          <w:trPrChange w:id="8540" w:author="Felix Pascal (felixpas)" w:date="2025-07-01T19:33:00Z">
            <w:trPr>
              <w:trHeight w:val="288"/>
            </w:trPr>
          </w:trPrChange>
        </w:trPr>
        <w:tc>
          <w:tcPr>
            <w:tcW w:w="3256" w:type="dxa"/>
            <w:noWrap/>
            <w:hideMark/>
            <w:tcPrChange w:id="8541" w:author="Felix Pascal (felixpas)" w:date="2025-07-01T19:33:00Z">
              <w:tcPr>
                <w:tcW w:w="2940" w:type="dxa"/>
                <w:noWrap/>
                <w:hideMark/>
              </w:tcPr>
            </w:tcPrChange>
          </w:tcPr>
          <w:p w14:paraId="0EC34C5E" w14:textId="77777777" w:rsidR="00C76A19" w:rsidRPr="00C76A19" w:rsidRDefault="00C76A19">
            <w:pPr>
              <w:rPr>
                <w:ins w:id="8542" w:author="Felix Pascal (felixpas)" w:date="2025-07-01T19:19:00Z"/>
                <w:rPrChange w:id="8543" w:author="Felix Pascal (felixpas)" w:date="2025-07-01T19:19:00Z">
                  <w:rPr>
                    <w:ins w:id="8544" w:author="Felix Pascal (felixpas)" w:date="2025-07-01T19:19:00Z"/>
                    <w:rFonts w:ascii="Calibri" w:hAnsi="Calibri" w:cs="Calibri"/>
                    <w:color w:val="000000"/>
                  </w:rPr>
                </w:rPrChange>
              </w:rPr>
            </w:pPr>
            <w:ins w:id="8545" w:author="Felix Pascal (felixpas)" w:date="2025-07-01T19:19:00Z">
              <w:r w:rsidRPr="00C76A19">
                <w:rPr>
                  <w:rPrChange w:id="8546" w:author="Felix Pascal (felixpas)" w:date="2025-07-01T19:19:00Z">
                    <w:rPr>
                      <w:rFonts w:ascii="Calibri" w:hAnsi="Calibri" w:cs="Calibri"/>
                      <w:color w:val="000000"/>
                    </w:rPr>
                  </w:rPrChange>
                </w:rPr>
                <w:t xml:space="preserve">Festuca </w:t>
              </w:r>
              <w:proofErr w:type="spellStart"/>
              <w:r w:rsidRPr="00C76A19">
                <w:rPr>
                  <w:rPrChange w:id="8547" w:author="Felix Pascal (felixpas)" w:date="2025-07-01T19:19:00Z">
                    <w:rPr>
                      <w:rFonts w:ascii="Calibri" w:hAnsi="Calibri" w:cs="Calibri"/>
                      <w:color w:val="000000"/>
                    </w:rPr>
                  </w:rPrChange>
                </w:rPr>
                <w:t>halleri</w:t>
              </w:r>
              <w:proofErr w:type="spellEnd"/>
              <w:r w:rsidRPr="00C76A19">
                <w:rPr>
                  <w:rPrChange w:id="8548" w:author="Felix Pascal (felixpas)" w:date="2025-07-01T19:19:00Z">
                    <w:rPr>
                      <w:rFonts w:ascii="Calibri" w:hAnsi="Calibri" w:cs="Calibri"/>
                      <w:color w:val="000000"/>
                    </w:rPr>
                  </w:rPrChange>
                </w:rPr>
                <w:t xml:space="preserve"> </w:t>
              </w:r>
              <w:proofErr w:type="spellStart"/>
              <w:r w:rsidRPr="00C76A19">
                <w:rPr>
                  <w:rPrChange w:id="8549" w:author="Felix Pascal (felixpas)" w:date="2025-07-01T19:19:00Z">
                    <w:rPr>
                      <w:rFonts w:ascii="Calibri" w:hAnsi="Calibri" w:cs="Calibri"/>
                      <w:color w:val="000000"/>
                    </w:rPr>
                  </w:rPrChange>
                </w:rPr>
                <w:t>bdm-agg</w:t>
              </w:r>
              <w:proofErr w:type="spellEnd"/>
              <w:r w:rsidRPr="00C76A19">
                <w:rPr>
                  <w:rPrChange w:id="8550" w:author="Felix Pascal (felixpas)" w:date="2025-07-01T19:19:00Z">
                    <w:rPr>
                      <w:rFonts w:ascii="Calibri" w:hAnsi="Calibri" w:cs="Calibri"/>
                      <w:color w:val="000000"/>
                    </w:rPr>
                  </w:rPrChange>
                </w:rPr>
                <w:t>.</w:t>
              </w:r>
            </w:ins>
          </w:p>
        </w:tc>
        <w:tc>
          <w:tcPr>
            <w:tcW w:w="1706" w:type="dxa"/>
            <w:noWrap/>
            <w:hideMark/>
            <w:tcPrChange w:id="8551" w:author="Felix Pascal (felixpas)" w:date="2025-07-01T19:33:00Z">
              <w:tcPr>
                <w:tcW w:w="2480" w:type="dxa"/>
                <w:noWrap/>
                <w:hideMark/>
              </w:tcPr>
            </w:tcPrChange>
          </w:tcPr>
          <w:p w14:paraId="755567B8" w14:textId="77777777" w:rsidR="00C76A19" w:rsidRPr="00C76A19" w:rsidRDefault="00C76A19" w:rsidP="00C76A19">
            <w:pPr>
              <w:rPr>
                <w:ins w:id="8552" w:author="Felix Pascal (felixpas)" w:date="2025-07-01T19:19:00Z"/>
                <w:rPrChange w:id="8553" w:author="Felix Pascal (felixpas)" w:date="2025-07-01T19:19:00Z">
                  <w:rPr>
                    <w:ins w:id="8554" w:author="Felix Pascal (felixpas)" w:date="2025-07-01T19:19:00Z"/>
                    <w:rFonts w:ascii="Calibri" w:hAnsi="Calibri" w:cs="Calibri"/>
                    <w:color w:val="000000"/>
                  </w:rPr>
                </w:rPrChange>
              </w:rPr>
              <w:pPrChange w:id="8555" w:author="Felix Pascal (felixpas)" w:date="2025-07-01T19:19:00Z">
                <w:pPr>
                  <w:jc w:val="right"/>
                </w:pPr>
              </w:pPrChange>
            </w:pPr>
            <w:ins w:id="8556" w:author="Felix Pascal (felixpas)" w:date="2025-07-01T19:19:00Z">
              <w:r w:rsidRPr="00C76A19">
                <w:rPr>
                  <w:rPrChange w:id="8557" w:author="Felix Pascal (felixpas)" w:date="2025-07-01T19:19:00Z">
                    <w:rPr>
                      <w:rFonts w:ascii="Calibri" w:hAnsi="Calibri" w:cs="Calibri"/>
                      <w:color w:val="000000"/>
                    </w:rPr>
                  </w:rPrChange>
                </w:rPr>
                <w:t>4.380103663</w:t>
              </w:r>
            </w:ins>
          </w:p>
        </w:tc>
        <w:tc>
          <w:tcPr>
            <w:tcW w:w="1696" w:type="dxa"/>
            <w:noWrap/>
            <w:hideMark/>
            <w:tcPrChange w:id="8558" w:author="Felix Pascal (felixpas)" w:date="2025-07-01T19:33:00Z">
              <w:tcPr>
                <w:tcW w:w="1387" w:type="dxa"/>
                <w:noWrap/>
                <w:hideMark/>
              </w:tcPr>
            </w:tcPrChange>
          </w:tcPr>
          <w:p w14:paraId="6878F92C" w14:textId="77777777" w:rsidR="00C76A19" w:rsidRPr="00C76A19" w:rsidRDefault="00C76A19" w:rsidP="00C76A19">
            <w:pPr>
              <w:rPr>
                <w:ins w:id="8559" w:author="Felix Pascal (felixpas)" w:date="2025-07-01T19:19:00Z"/>
                <w:rPrChange w:id="8560" w:author="Felix Pascal (felixpas)" w:date="2025-07-01T19:19:00Z">
                  <w:rPr>
                    <w:ins w:id="8561" w:author="Felix Pascal (felixpas)" w:date="2025-07-01T19:19:00Z"/>
                    <w:rFonts w:ascii="Calibri" w:hAnsi="Calibri" w:cs="Calibri"/>
                    <w:color w:val="000000"/>
                  </w:rPr>
                </w:rPrChange>
              </w:rPr>
              <w:pPrChange w:id="8562" w:author="Felix Pascal (felixpas)" w:date="2025-07-01T19:19:00Z">
                <w:pPr>
                  <w:jc w:val="right"/>
                </w:pPr>
              </w:pPrChange>
            </w:pPr>
            <w:ins w:id="8563" w:author="Felix Pascal (felixpas)" w:date="2025-07-01T19:19:00Z">
              <w:r w:rsidRPr="00C76A19">
                <w:rPr>
                  <w:rPrChange w:id="8564" w:author="Felix Pascal (felixpas)" w:date="2025-07-01T19:19:00Z">
                    <w:rPr>
                      <w:rFonts w:ascii="Calibri" w:hAnsi="Calibri" w:cs="Calibri"/>
                      <w:color w:val="000000"/>
                    </w:rPr>
                  </w:rPrChange>
                </w:rPr>
                <w:t>0.013254014</w:t>
              </w:r>
            </w:ins>
          </w:p>
        </w:tc>
        <w:tc>
          <w:tcPr>
            <w:tcW w:w="1418" w:type="dxa"/>
            <w:noWrap/>
            <w:hideMark/>
            <w:tcPrChange w:id="8565" w:author="Felix Pascal (felixpas)" w:date="2025-07-01T19:33:00Z">
              <w:tcPr>
                <w:tcW w:w="980" w:type="dxa"/>
                <w:noWrap/>
                <w:hideMark/>
              </w:tcPr>
            </w:tcPrChange>
          </w:tcPr>
          <w:p w14:paraId="03FC0C97" w14:textId="77777777" w:rsidR="00C76A19" w:rsidRPr="00C76A19" w:rsidRDefault="00C76A19">
            <w:pPr>
              <w:rPr>
                <w:ins w:id="8566" w:author="Felix Pascal (felixpas)" w:date="2025-07-01T19:19:00Z"/>
                <w:rPrChange w:id="8567" w:author="Felix Pascal (felixpas)" w:date="2025-07-01T19:19:00Z">
                  <w:rPr>
                    <w:ins w:id="8568" w:author="Felix Pascal (felixpas)" w:date="2025-07-01T19:19:00Z"/>
                    <w:rFonts w:ascii="Calibri" w:hAnsi="Calibri" w:cs="Calibri"/>
                    <w:color w:val="000000"/>
                  </w:rPr>
                </w:rPrChange>
              </w:rPr>
            </w:pPr>
            <w:ins w:id="8569" w:author="Felix Pascal (felixpas)" w:date="2025-07-01T19:19:00Z">
              <w:r w:rsidRPr="00C76A19">
                <w:rPr>
                  <w:rPrChange w:id="8570" w:author="Felix Pascal (felixpas)" w:date="2025-07-01T19:19:00Z">
                    <w:rPr>
                      <w:rFonts w:ascii="Calibri" w:hAnsi="Calibri" w:cs="Calibri"/>
                      <w:color w:val="000000"/>
                    </w:rPr>
                  </w:rPrChange>
                </w:rPr>
                <w:t>increasing</w:t>
              </w:r>
            </w:ins>
          </w:p>
        </w:tc>
        <w:tc>
          <w:tcPr>
            <w:tcW w:w="850" w:type="dxa"/>
            <w:noWrap/>
            <w:hideMark/>
            <w:tcPrChange w:id="8571" w:author="Felix Pascal (felixpas)" w:date="2025-07-01T19:33:00Z">
              <w:tcPr>
                <w:tcW w:w="1280" w:type="dxa"/>
                <w:gridSpan w:val="2"/>
                <w:noWrap/>
                <w:hideMark/>
              </w:tcPr>
            </w:tcPrChange>
          </w:tcPr>
          <w:p w14:paraId="777BBD24" w14:textId="77777777" w:rsidR="00C76A19" w:rsidRPr="00C76A19" w:rsidRDefault="00C76A19" w:rsidP="00C76A19">
            <w:pPr>
              <w:rPr>
                <w:ins w:id="8572" w:author="Felix Pascal (felixpas)" w:date="2025-07-01T19:19:00Z"/>
                <w:rPrChange w:id="8573" w:author="Felix Pascal (felixpas)" w:date="2025-07-01T19:19:00Z">
                  <w:rPr>
                    <w:ins w:id="8574" w:author="Felix Pascal (felixpas)" w:date="2025-07-01T19:19:00Z"/>
                    <w:rFonts w:ascii="Calibri" w:hAnsi="Calibri" w:cs="Calibri"/>
                    <w:color w:val="000000"/>
                  </w:rPr>
                </w:rPrChange>
              </w:rPr>
              <w:pPrChange w:id="8575" w:author="Felix Pascal (felixpas)" w:date="2025-07-01T19:19:00Z">
                <w:pPr>
                  <w:jc w:val="right"/>
                </w:pPr>
              </w:pPrChange>
            </w:pPr>
            <w:ins w:id="8576" w:author="Felix Pascal (felixpas)" w:date="2025-07-01T19:19:00Z">
              <w:r w:rsidRPr="00C76A19">
                <w:rPr>
                  <w:rPrChange w:id="8577" w:author="Felix Pascal (felixpas)" w:date="2025-07-01T19:19:00Z">
                    <w:rPr>
                      <w:rFonts w:ascii="Calibri" w:hAnsi="Calibri" w:cs="Calibri"/>
                      <w:color w:val="000000"/>
                    </w:rPr>
                  </w:rPrChange>
                </w:rPr>
                <w:t>297</w:t>
              </w:r>
            </w:ins>
          </w:p>
        </w:tc>
      </w:tr>
      <w:tr w:rsidR="00C76A19" w:rsidRPr="00C76A19" w14:paraId="05E463E1" w14:textId="77777777" w:rsidTr="00D247C6">
        <w:trPr>
          <w:trHeight w:val="288"/>
          <w:ins w:id="8578" w:author="Felix Pascal (felixpas)" w:date="2025-07-01T19:19:00Z"/>
          <w:trPrChange w:id="8579" w:author="Felix Pascal (felixpas)" w:date="2025-07-01T19:33:00Z">
            <w:trPr>
              <w:gridAfter w:val="0"/>
              <w:trHeight w:val="288"/>
            </w:trPr>
          </w:trPrChange>
        </w:trPr>
        <w:tc>
          <w:tcPr>
            <w:tcW w:w="3256" w:type="dxa"/>
            <w:noWrap/>
            <w:hideMark/>
            <w:tcPrChange w:id="8580" w:author="Felix Pascal (felixpas)" w:date="2025-07-01T19:33:00Z">
              <w:tcPr>
                <w:tcW w:w="2940" w:type="dxa"/>
                <w:noWrap/>
                <w:hideMark/>
              </w:tcPr>
            </w:tcPrChange>
          </w:tcPr>
          <w:p w14:paraId="58947BFD" w14:textId="77777777" w:rsidR="00C76A19" w:rsidRPr="00C76A19" w:rsidRDefault="00C76A19">
            <w:pPr>
              <w:rPr>
                <w:ins w:id="8581" w:author="Felix Pascal (felixpas)" w:date="2025-07-01T19:19:00Z"/>
                <w:rPrChange w:id="8582" w:author="Felix Pascal (felixpas)" w:date="2025-07-01T19:19:00Z">
                  <w:rPr>
                    <w:ins w:id="8583" w:author="Felix Pascal (felixpas)" w:date="2025-07-01T19:19:00Z"/>
                    <w:rFonts w:ascii="Calibri" w:hAnsi="Calibri" w:cs="Calibri"/>
                    <w:color w:val="000000"/>
                  </w:rPr>
                </w:rPrChange>
              </w:rPr>
            </w:pPr>
            <w:proofErr w:type="spellStart"/>
            <w:ins w:id="8584" w:author="Felix Pascal (felixpas)" w:date="2025-07-01T19:19:00Z">
              <w:r w:rsidRPr="00C76A19">
                <w:rPr>
                  <w:rPrChange w:id="8585" w:author="Felix Pascal (felixpas)" w:date="2025-07-01T19:19:00Z">
                    <w:rPr>
                      <w:rFonts w:ascii="Calibri" w:hAnsi="Calibri" w:cs="Calibri"/>
                      <w:color w:val="000000"/>
                    </w:rPr>
                  </w:rPrChange>
                </w:rPr>
                <w:t>Carex</w:t>
              </w:r>
              <w:proofErr w:type="spellEnd"/>
              <w:r w:rsidRPr="00C76A19">
                <w:rPr>
                  <w:rPrChange w:id="8586" w:author="Felix Pascal (felixpas)" w:date="2025-07-01T19:19:00Z">
                    <w:rPr>
                      <w:rFonts w:ascii="Calibri" w:hAnsi="Calibri" w:cs="Calibri"/>
                      <w:color w:val="000000"/>
                    </w:rPr>
                  </w:rPrChange>
                </w:rPr>
                <w:t xml:space="preserve"> </w:t>
              </w:r>
              <w:proofErr w:type="spellStart"/>
              <w:r w:rsidRPr="00C76A19">
                <w:rPr>
                  <w:rPrChange w:id="8587" w:author="Felix Pascal (felixpas)" w:date="2025-07-01T19:19:00Z">
                    <w:rPr>
                      <w:rFonts w:ascii="Calibri" w:hAnsi="Calibri" w:cs="Calibri"/>
                      <w:color w:val="000000"/>
                    </w:rPr>
                  </w:rPrChange>
                </w:rPr>
                <w:t>caryophyllea</w:t>
              </w:r>
              <w:proofErr w:type="spellEnd"/>
            </w:ins>
          </w:p>
        </w:tc>
        <w:tc>
          <w:tcPr>
            <w:tcW w:w="1706" w:type="dxa"/>
            <w:noWrap/>
            <w:hideMark/>
            <w:tcPrChange w:id="8588" w:author="Felix Pascal (felixpas)" w:date="2025-07-01T19:33:00Z">
              <w:tcPr>
                <w:tcW w:w="2480" w:type="dxa"/>
                <w:noWrap/>
                <w:hideMark/>
              </w:tcPr>
            </w:tcPrChange>
          </w:tcPr>
          <w:p w14:paraId="536587CE" w14:textId="77777777" w:rsidR="00C76A19" w:rsidRPr="00C76A19" w:rsidRDefault="00C76A19" w:rsidP="00C76A19">
            <w:pPr>
              <w:rPr>
                <w:ins w:id="8589" w:author="Felix Pascal (felixpas)" w:date="2025-07-01T19:19:00Z"/>
                <w:rPrChange w:id="8590" w:author="Felix Pascal (felixpas)" w:date="2025-07-01T19:19:00Z">
                  <w:rPr>
                    <w:ins w:id="8591" w:author="Felix Pascal (felixpas)" w:date="2025-07-01T19:19:00Z"/>
                    <w:rFonts w:ascii="Calibri" w:hAnsi="Calibri" w:cs="Calibri"/>
                    <w:color w:val="000000"/>
                  </w:rPr>
                </w:rPrChange>
              </w:rPr>
              <w:pPrChange w:id="8592" w:author="Felix Pascal (felixpas)" w:date="2025-07-01T19:19:00Z">
                <w:pPr>
                  <w:jc w:val="right"/>
                </w:pPr>
              </w:pPrChange>
            </w:pPr>
            <w:ins w:id="8593" w:author="Felix Pascal (felixpas)" w:date="2025-07-01T19:19:00Z">
              <w:r w:rsidRPr="00C76A19">
                <w:rPr>
                  <w:rPrChange w:id="8594" w:author="Felix Pascal (felixpas)" w:date="2025-07-01T19:19:00Z">
                    <w:rPr>
                      <w:rFonts w:ascii="Calibri" w:hAnsi="Calibri" w:cs="Calibri"/>
                      <w:color w:val="000000"/>
                    </w:rPr>
                  </w:rPrChange>
                </w:rPr>
                <w:t>4.36550279</w:t>
              </w:r>
            </w:ins>
          </w:p>
        </w:tc>
        <w:tc>
          <w:tcPr>
            <w:tcW w:w="1696" w:type="dxa"/>
            <w:noWrap/>
            <w:hideMark/>
            <w:tcPrChange w:id="8595" w:author="Felix Pascal (felixpas)" w:date="2025-07-01T19:33:00Z">
              <w:tcPr>
                <w:tcW w:w="1300" w:type="dxa"/>
                <w:noWrap/>
                <w:hideMark/>
              </w:tcPr>
            </w:tcPrChange>
          </w:tcPr>
          <w:p w14:paraId="7917BD14" w14:textId="77777777" w:rsidR="00C76A19" w:rsidRPr="00C76A19" w:rsidRDefault="00C76A19" w:rsidP="00C76A19">
            <w:pPr>
              <w:rPr>
                <w:ins w:id="8596" w:author="Felix Pascal (felixpas)" w:date="2025-07-01T19:19:00Z"/>
                <w:rPrChange w:id="8597" w:author="Felix Pascal (felixpas)" w:date="2025-07-01T19:19:00Z">
                  <w:rPr>
                    <w:ins w:id="8598" w:author="Felix Pascal (felixpas)" w:date="2025-07-01T19:19:00Z"/>
                    <w:rFonts w:ascii="Calibri" w:hAnsi="Calibri" w:cs="Calibri"/>
                    <w:color w:val="000000"/>
                  </w:rPr>
                </w:rPrChange>
              </w:rPr>
              <w:pPrChange w:id="8599" w:author="Felix Pascal (felixpas)" w:date="2025-07-01T19:19:00Z">
                <w:pPr>
                  <w:jc w:val="right"/>
                </w:pPr>
              </w:pPrChange>
            </w:pPr>
            <w:ins w:id="8600" w:author="Felix Pascal (felixpas)" w:date="2025-07-01T19:19:00Z">
              <w:r w:rsidRPr="00C76A19">
                <w:rPr>
                  <w:rPrChange w:id="8601" w:author="Felix Pascal (felixpas)" w:date="2025-07-01T19:19:00Z">
                    <w:rPr>
                      <w:rFonts w:ascii="Calibri" w:hAnsi="Calibri" w:cs="Calibri"/>
                      <w:color w:val="000000"/>
                    </w:rPr>
                  </w:rPrChange>
                </w:rPr>
                <w:t>0.049300838</w:t>
              </w:r>
            </w:ins>
          </w:p>
        </w:tc>
        <w:tc>
          <w:tcPr>
            <w:tcW w:w="1418" w:type="dxa"/>
            <w:noWrap/>
            <w:hideMark/>
            <w:tcPrChange w:id="8602" w:author="Felix Pascal (felixpas)" w:date="2025-07-01T19:33:00Z">
              <w:tcPr>
                <w:tcW w:w="980" w:type="dxa"/>
                <w:noWrap/>
                <w:hideMark/>
              </w:tcPr>
            </w:tcPrChange>
          </w:tcPr>
          <w:p w14:paraId="1EBDA0E7" w14:textId="77777777" w:rsidR="00C76A19" w:rsidRPr="00C76A19" w:rsidRDefault="00C76A19">
            <w:pPr>
              <w:rPr>
                <w:ins w:id="8603" w:author="Felix Pascal (felixpas)" w:date="2025-07-01T19:19:00Z"/>
                <w:rPrChange w:id="8604" w:author="Felix Pascal (felixpas)" w:date="2025-07-01T19:19:00Z">
                  <w:rPr>
                    <w:ins w:id="8605" w:author="Felix Pascal (felixpas)" w:date="2025-07-01T19:19:00Z"/>
                    <w:rFonts w:ascii="Calibri" w:hAnsi="Calibri" w:cs="Calibri"/>
                    <w:color w:val="000000"/>
                  </w:rPr>
                </w:rPrChange>
              </w:rPr>
            </w:pPr>
            <w:ins w:id="8606" w:author="Felix Pascal (felixpas)" w:date="2025-07-01T19:19:00Z">
              <w:r w:rsidRPr="00C76A19">
                <w:rPr>
                  <w:rPrChange w:id="8607" w:author="Felix Pascal (felixpas)" w:date="2025-07-01T19:19:00Z">
                    <w:rPr>
                      <w:rFonts w:ascii="Calibri" w:hAnsi="Calibri" w:cs="Calibri"/>
                      <w:color w:val="000000"/>
                    </w:rPr>
                  </w:rPrChange>
                </w:rPr>
                <w:t>increasing</w:t>
              </w:r>
            </w:ins>
          </w:p>
        </w:tc>
        <w:tc>
          <w:tcPr>
            <w:tcW w:w="850" w:type="dxa"/>
            <w:noWrap/>
            <w:hideMark/>
            <w:tcPrChange w:id="8608" w:author="Felix Pascal (felixpas)" w:date="2025-07-01T19:33:00Z">
              <w:tcPr>
                <w:tcW w:w="900" w:type="dxa"/>
                <w:noWrap/>
                <w:hideMark/>
              </w:tcPr>
            </w:tcPrChange>
          </w:tcPr>
          <w:p w14:paraId="6BD2827A" w14:textId="77777777" w:rsidR="00C76A19" w:rsidRPr="00C76A19" w:rsidRDefault="00C76A19" w:rsidP="00C76A19">
            <w:pPr>
              <w:rPr>
                <w:ins w:id="8609" w:author="Felix Pascal (felixpas)" w:date="2025-07-01T19:19:00Z"/>
                <w:rPrChange w:id="8610" w:author="Felix Pascal (felixpas)" w:date="2025-07-01T19:19:00Z">
                  <w:rPr>
                    <w:ins w:id="8611" w:author="Felix Pascal (felixpas)" w:date="2025-07-01T19:19:00Z"/>
                    <w:rFonts w:ascii="Calibri" w:hAnsi="Calibri" w:cs="Calibri"/>
                    <w:color w:val="000000"/>
                  </w:rPr>
                </w:rPrChange>
              </w:rPr>
              <w:pPrChange w:id="8612" w:author="Felix Pascal (felixpas)" w:date="2025-07-01T19:19:00Z">
                <w:pPr>
                  <w:jc w:val="right"/>
                </w:pPr>
              </w:pPrChange>
            </w:pPr>
            <w:ins w:id="8613" w:author="Felix Pascal (felixpas)" w:date="2025-07-01T19:19:00Z">
              <w:r w:rsidRPr="00C76A19">
                <w:rPr>
                  <w:rPrChange w:id="8614" w:author="Felix Pascal (felixpas)" w:date="2025-07-01T19:19:00Z">
                    <w:rPr>
                      <w:rFonts w:ascii="Calibri" w:hAnsi="Calibri" w:cs="Calibri"/>
                      <w:color w:val="000000"/>
                    </w:rPr>
                  </w:rPrChange>
                </w:rPr>
                <w:t>141</w:t>
              </w:r>
            </w:ins>
          </w:p>
        </w:tc>
      </w:tr>
      <w:tr w:rsidR="00D247C6" w:rsidRPr="00D247C6" w14:paraId="5BBD77CE" w14:textId="77777777" w:rsidTr="00D247C6">
        <w:tblPrEx>
          <w:tblPrExChange w:id="8615" w:author="Felix Pascal (felixpas)" w:date="2025-07-01T19:33:00Z">
            <w:tblPrEx>
              <w:tblW w:w="9067" w:type="dxa"/>
            </w:tblPrEx>
          </w:tblPrExChange>
        </w:tblPrEx>
        <w:trPr>
          <w:trHeight w:val="288"/>
          <w:ins w:id="8616" w:author="Felix Pascal (felixpas)" w:date="2025-07-01T19:19:00Z"/>
          <w:trPrChange w:id="8617" w:author="Felix Pascal (felixpas)" w:date="2025-07-01T19:33:00Z">
            <w:trPr>
              <w:trHeight w:val="288"/>
            </w:trPr>
          </w:trPrChange>
        </w:trPr>
        <w:tc>
          <w:tcPr>
            <w:tcW w:w="3256" w:type="dxa"/>
            <w:noWrap/>
            <w:hideMark/>
            <w:tcPrChange w:id="8618" w:author="Felix Pascal (felixpas)" w:date="2025-07-01T19:33:00Z">
              <w:tcPr>
                <w:tcW w:w="2940" w:type="dxa"/>
                <w:noWrap/>
                <w:hideMark/>
              </w:tcPr>
            </w:tcPrChange>
          </w:tcPr>
          <w:p w14:paraId="25D87566" w14:textId="77777777" w:rsidR="00C76A19" w:rsidRPr="00C76A19" w:rsidRDefault="00C76A19">
            <w:pPr>
              <w:rPr>
                <w:ins w:id="8619" w:author="Felix Pascal (felixpas)" w:date="2025-07-01T19:19:00Z"/>
                <w:rPrChange w:id="8620" w:author="Felix Pascal (felixpas)" w:date="2025-07-01T19:19:00Z">
                  <w:rPr>
                    <w:ins w:id="8621" w:author="Felix Pascal (felixpas)" w:date="2025-07-01T19:19:00Z"/>
                    <w:rFonts w:ascii="Calibri" w:hAnsi="Calibri" w:cs="Calibri"/>
                    <w:color w:val="000000"/>
                  </w:rPr>
                </w:rPrChange>
              </w:rPr>
            </w:pPr>
            <w:proofErr w:type="spellStart"/>
            <w:ins w:id="8622" w:author="Felix Pascal (felixpas)" w:date="2025-07-01T19:19:00Z">
              <w:r w:rsidRPr="00C76A19">
                <w:rPr>
                  <w:rPrChange w:id="8623" w:author="Felix Pascal (felixpas)" w:date="2025-07-01T19:19:00Z">
                    <w:rPr>
                      <w:rFonts w:ascii="Calibri" w:hAnsi="Calibri" w:cs="Calibri"/>
                      <w:color w:val="000000"/>
                    </w:rPr>
                  </w:rPrChange>
                </w:rPr>
                <w:t>Echinochloa</w:t>
              </w:r>
              <w:proofErr w:type="spellEnd"/>
              <w:r w:rsidRPr="00C76A19">
                <w:rPr>
                  <w:rPrChange w:id="8624" w:author="Felix Pascal (felixpas)" w:date="2025-07-01T19:19:00Z">
                    <w:rPr>
                      <w:rFonts w:ascii="Calibri" w:hAnsi="Calibri" w:cs="Calibri"/>
                      <w:color w:val="000000"/>
                    </w:rPr>
                  </w:rPrChange>
                </w:rPr>
                <w:t xml:space="preserve"> crus-</w:t>
              </w:r>
              <w:proofErr w:type="spellStart"/>
              <w:r w:rsidRPr="00C76A19">
                <w:rPr>
                  <w:rPrChange w:id="8625" w:author="Felix Pascal (felixpas)" w:date="2025-07-01T19:19:00Z">
                    <w:rPr>
                      <w:rFonts w:ascii="Calibri" w:hAnsi="Calibri" w:cs="Calibri"/>
                      <w:color w:val="000000"/>
                    </w:rPr>
                  </w:rPrChange>
                </w:rPr>
                <w:t>galli</w:t>
              </w:r>
              <w:proofErr w:type="spellEnd"/>
            </w:ins>
          </w:p>
        </w:tc>
        <w:tc>
          <w:tcPr>
            <w:tcW w:w="1706" w:type="dxa"/>
            <w:noWrap/>
            <w:hideMark/>
            <w:tcPrChange w:id="8626" w:author="Felix Pascal (felixpas)" w:date="2025-07-01T19:33:00Z">
              <w:tcPr>
                <w:tcW w:w="2480" w:type="dxa"/>
                <w:noWrap/>
                <w:hideMark/>
              </w:tcPr>
            </w:tcPrChange>
          </w:tcPr>
          <w:p w14:paraId="7C1C888B" w14:textId="77777777" w:rsidR="00C76A19" w:rsidRPr="00C76A19" w:rsidRDefault="00C76A19" w:rsidP="00C76A19">
            <w:pPr>
              <w:rPr>
                <w:ins w:id="8627" w:author="Felix Pascal (felixpas)" w:date="2025-07-01T19:19:00Z"/>
                <w:rPrChange w:id="8628" w:author="Felix Pascal (felixpas)" w:date="2025-07-01T19:19:00Z">
                  <w:rPr>
                    <w:ins w:id="8629" w:author="Felix Pascal (felixpas)" w:date="2025-07-01T19:19:00Z"/>
                    <w:rFonts w:ascii="Calibri" w:hAnsi="Calibri" w:cs="Calibri"/>
                    <w:color w:val="000000"/>
                  </w:rPr>
                </w:rPrChange>
              </w:rPr>
              <w:pPrChange w:id="8630" w:author="Felix Pascal (felixpas)" w:date="2025-07-01T19:19:00Z">
                <w:pPr>
                  <w:jc w:val="right"/>
                </w:pPr>
              </w:pPrChange>
            </w:pPr>
            <w:ins w:id="8631" w:author="Felix Pascal (felixpas)" w:date="2025-07-01T19:19:00Z">
              <w:r w:rsidRPr="00C76A19">
                <w:rPr>
                  <w:rPrChange w:id="8632" w:author="Felix Pascal (felixpas)" w:date="2025-07-01T19:19:00Z">
                    <w:rPr>
                      <w:rFonts w:ascii="Calibri" w:hAnsi="Calibri" w:cs="Calibri"/>
                      <w:color w:val="000000"/>
                    </w:rPr>
                  </w:rPrChange>
                </w:rPr>
                <w:t>4.245776023</w:t>
              </w:r>
            </w:ins>
          </w:p>
        </w:tc>
        <w:tc>
          <w:tcPr>
            <w:tcW w:w="1696" w:type="dxa"/>
            <w:noWrap/>
            <w:hideMark/>
            <w:tcPrChange w:id="8633" w:author="Felix Pascal (felixpas)" w:date="2025-07-01T19:33:00Z">
              <w:tcPr>
                <w:tcW w:w="1387" w:type="dxa"/>
                <w:noWrap/>
                <w:hideMark/>
              </w:tcPr>
            </w:tcPrChange>
          </w:tcPr>
          <w:p w14:paraId="6DAF2911" w14:textId="77777777" w:rsidR="00C76A19" w:rsidRPr="00C76A19" w:rsidRDefault="00C76A19" w:rsidP="00C76A19">
            <w:pPr>
              <w:rPr>
                <w:ins w:id="8634" w:author="Felix Pascal (felixpas)" w:date="2025-07-01T19:19:00Z"/>
                <w:rPrChange w:id="8635" w:author="Felix Pascal (felixpas)" w:date="2025-07-01T19:19:00Z">
                  <w:rPr>
                    <w:ins w:id="8636" w:author="Felix Pascal (felixpas)" w:date="2025-07-01T19:19:00Z"/>
                    <w:rFonts w:ascii="Calibri" w:hAnsi="Calibri" w:cs="Calibri"/>
                    <w:color w:val="000000"/>
                  </w:rPr>
                </w:rPrChange>
              </w:rPr>
              <w:pPrChange w:id="8637" w:author="Felix Pascal (felixpas)" w:date="2025-07-01T19:19:00Z">
                <w:pPr>
                  <w:jc w:val="right"/>
                </w:pPr>
              </w:pPrChange>
            </w:pPr>
            <w:ins w:id="8638" w:author="Felix Pascal (felixpas)" w:date="2025-07-01T19:19:00Z">
              <w:r w:rsidRPr="00C76A19">
                <w:rPr>
                  <w:rPrChange w:id="8639" w:author="Felix Pascal (felixpas)" w:date="2025-07-01T19:19:00Z">
                    <w:rPr>
                      <w:rFonts w:ascii="Calibri" w:hAnsi="Calibri" w:cs="Calibri"/>
                      <w:color w:val="000000"/>
                    </w:rPr>
                  </w:rPrChange>
                </w:rPr>
                <w:t>0.016389359</w:t>
              </w:r>
            </w:ins>
          </w:p>
        </w:tc>
        <w:tc>
          <w:tcPr>
            <w:tcW w:w="1418" w:type="dxa"/>
            <w:noWrap/>
            <w:hideMark/>
            <w:tcPrChange w:id="8640" w:author="Felix Pascal (felixpas)" w:date="2025-07-01T19:33:00Z">
              <w:tcPr>
                <w:tcW w:w="980" w:type="dxa"/>
                <w:noWrap/>
                <w:hideMark/>
              </w:tcPr>
            </w:tcPrChange>
          </w:tcPr>
          <w:p w14:paraId="73C752A8" w14:textId="77777777" w:rsidR="00C76A19" w:rsidRPr="00C76A19" w:rsidRDefault="00C76A19">
            <w:pPr>
              <w:rPr>
                <w:ins w:id="8641" w:author="Felix Pascal (felixpas)" w:date="2025-07-01T19:19:00Z"/>
                <w:rPrChange w:id="8642" w:author="Felix Pascal (felixpas)" w:date="2025-07-01T19:19:00Z">
                  <w:rPr>
                    <w:ins w:id="8643" w:author="Felix Pascal (felixpas)" w:date="2025-07-01T19:19:00Z"/>
                    <w:rFonts w:ascii="Calibri" w:hAnsi="Calibri" w:cs="Calibri"/>
                    <w:color w:val="000000"/>
                  </w:rPr>
                </w:rPrChange>
              </w:rPr>
            </w:pPr>
            <w:ins w:id="8644" w:author="Felix Pascal (felixpas)" w:date="2025-07-01T19:19:00Z">
              <w:r w:rsidRPr="00C76A19">
                <w:rPr>
                  <w:rPrChange w:id="8645" w:author="Felix Pascal (felixpas)" w:date="2025-07-01T19:19:00Z">
                    <w:rPr>
                      <w:rFonts w:ascii="Calibri" w:hAnsi="Calibri" w:cs="Calibri"/>
                      <w:color w:val="000000"/>
                    </w:rPr>
                  </w:rPrChange>
                </w:rPr>
                <w:t>increasing</w:t>
              </w:r>
            </w:ins>
          </w:p>
        </w:tc>
        <w:tc>
          <w:tcPr>
            <w:tcW w:w="850" w:type="dxa"/>
            <w:noWrap/>
            <w:hideMark/>
            <w:tcPrChange w:id="8646" w:author="Felix Pascal (felixpas)" w:date="2025-07-01T19:33:00Z">
              <w:tcPr>
                <w:tcW w:w="1280" w:type="dxa"/>
                <w:gridSpan w:val="2"/>
                <w:noWrap/>
                <w:hideMark/>
              </w:tcPr>
            </w:tcPrChange>
          </w:tcPr>
          <w:p w14:paraId="40BADD02" w14:textId="77777777" w:rsidR="00C76A19" w:rsidRPr="00C76A19" w:rsidRDefault="00C76A19" w:rsidP="00C76A19">
            <w:pPr>
              <w:rPr>
                <w:ins w:id="8647" w:author="Felix Pascal (felixpas)" w:date="2025-07-01T19:19:00Z"/>
                <w:rPrChange w:id="8648" w:author="Felix Pascal (felixpas)" w:date="2025-07-01T19:19:00Z">
                  <w:rPr>
                    <w:ins w:id="8649" w:author="Felix Pascal (felixpas)" w:date="2025-07-01T19:19:00Z"/>
                    <w:rFonts w:ascii="Calibri" w:hAnsi="Calibri" w:cs="Calibri"/>
                    <w:color w:val="000000"/>
                  </w:rPr>
                </w:rPrChange>
              </w:rPr>
              <w:pPrChange w:id="8650" w:author="Felix Pascal (felixpas)" w:date="2025-07-01T19:19:00Z">
                <w:pPr>
                  <w:jc w:val="right"/>
                </w:pPr>
              </w:pPrChange>
            </w:pPr>
            <w:ins w:id="8651" w:author="Felix Pascal (felixpas)" w:date="2025-07-01T19:19:00Z">
              <w:r w:rsidRPr="00C76A19">
                <w:rPr>
                  <w:rPrChange w:id="8652" w:author="Felix Pascal (felixpas)" w:date="2025-07-01T19:19:00Z">
                    <w:rPr>
                      <w:rFonts w:ascii="Calibri" w:hAnsi="Calibri" w:cs="Calibri"/>
                      <w:color w:val="000000"/>
                    </w:rPr>
                  </w:rPrChange>
                </w:rPr>
                <w:t>163</w:t>
              </w:r>
            </w:ins>
          </w:p>
        </w:tc>
      </w:tr>
      <w:tr w:rsidR="00C76A19" w:rsidRPr="00C76A19" w14:paraId="71384E65" w14:textId="77777777" w:rsidTr="00D247C6">
        <w:trPr>
          <w:trHeight w:val="288"/>
          <w:ins w:id="8653" w:author="Felix Pascal (felixpas)" w:date="2025-07-01T19:19:00Z"/>
          <w:trPrChange w:id="8654" w:author="Felix Pascal (felixpas)" w:date="2025-07-01T19:33:00Z">
            <w:trPr>
              <w:gridAfter w:val="0"/>
              <w:trHeight w:val="288"/>
            </w:trPr>
          </w:trPrChange>
        </w:trPr>
        <w:tc>
          <w:tcPr>
            <w:tcW w:w="3256" w:type="dxa"/>
            <w:noWrap/>
            <w:hideMark/>
            <w:tcPrChange w:id="8655" w:author="Felix Pascal (felixpas)" w:date="2025-07-01T19:33:00Z">
              <w:tcPr>
                <w:tcW w:w="2940" w:type="dxa"/>
                <w:noWrap/>
                <w:hideMark/>
              </w:tcPr>
            </w:tcPrChange>
          </w:tcPr>
          <w:p w14:paraId="0EAA1120" w14:textId="77777777" w:rsidR="00C76A19" w:rsidRPr="00C76A19" w:rsidRDefault="00C76A19">
            <w:pPr>
              <w:rPr>
                <w:ins w:id="8656" w:author="Felix Pascal (felixpas)" w:date="2025-07-01T19:19:00Z"/>
                <w:rPrChange w:id="8657" w:author="Felix Pascal (felixpas)" w:date="2025-07-01T19:19:00Z">
                  <w:rPr>
                    <w:ins w:id="8658" w:author="Felix Pascal (felixpas)" w:date="2025-07-01T19:19:00Z"/>
                    <w:rFonts w:ascii="Calibri" w:hAnsi="Calibri" w:cs="Calibri"/>
                    <w:color w:val="000000"/>
                  </w:rPr>
                </w:rPrChange>
              </w:rPr>
            </w:pPr>
            <w:ins w:id="8659" w:author="Felix Pascal (felixpas)" w:date="2025-07-01T19:19:00Z">
              <w:r w:rsidRPr="00C76A19">
                <w:rPr>
                  <w:rPrChange w:id="8660" w:author="Felix Pascal (felixpas)" w:date="2025-07-01T19:19:00Z">
                    <w:rPr>
                      <w:rFonts w:ascii="Calibri" w:hAnsi="Calibri" w:cs="Calibri"/>
                      <w:color w:val="000000"/>
                    </w:rPr>
                  </w:rPrChange>
                </w:rPr>
                <w:t>Nardus stricta</w:t>
              </w:r>
            </w:ins>
          </w:p>
        </w:tc>
        <w:tc>
          <w:tcPr>
            <w:tcW w:w="1706" w:type="dxa"/>
            <w:noWrap/>
            <w:hideMark/>
            <w:tcPrChange w:id="8661" w:author="Felix Pascal (felixpas)" w:date="2025-07-01T19:33:00Z">
              <w:tcPr>
                <w:tcW w:w="2480" w:type="dxa"/>
                <w:noWrap/>
                <w:hideMark/>
              </w:tcPr>
            </w:tcPrChange>
          </w:tcPr>
          <w:p w14:paraId="2D5FB2B2" w14:textId="77777777" w:rsidR="00C76A19" w:rsidRPr="00C76A19" w:rsidRDefault="00C76A19" w:rsidP="00C76A19">
            <w:pPr>
              <w:rPr>
                <w:ins w:id="8662" w:author="Felix Pascal (felixpas)" w:date="2025-07-01T19:19:00Z"/>
                <w:rPrChange w:id="8663" w:author="Felix Pascal (felixpas)" w:date="2025-07-01T19:19:00Z">
                  <w:rPr>
                    <w:ins w:id="8664" w:author="Felix Pascal (felixpas)" w:date="2025-07-01T19:19:00Z"/>
                    <w:rFonts w:ascii="Calibri" w:hAnsi="Calibri" w:cs="Calibri"/>
                    <w:color w:val="000000"/>
                  </w:rPr>
                </w:rPrChange>
              </w:rPr>
              <w:pPrChange w:id="8665" w:author="Felix Pascal (felixpas)" w:date="2025-07-01T19:19:00Z">
                <w:pPr>
                  <w:jc w:val="right"/>
                </w:pPr>
              </w:pPrChange>
            </w:pPr>
            <w:ins w:id="8666" w:author="Felix Pascal (felixpas)" w:date="2025-07-01T19:19:00Z">
              <w:r w:rsidRPr="00C76A19">
                <w:rPr>
                  <w:rPrChange w:id="8667" w:author="Felix Pascal (felixpas)" w:date="2025-07-01T19:19:00Z">
                    <w:rPr>
                      <w:rFonts w:ascii="Calibri" w:hAnsi="Calibri" w:cs="Calibri"/>
                      <w:color w:val="000000"/>
                    </w:rPr>
                  </w:rPrChange>
                </w:rPr>
                <w:t>4.215631402</w:t>
              </w:r>
            </w:ins>
          </w:p>
        </w:tc>
        <w:tc>
          <w:tcPr>
            <w:tcW w:w="1696" w:type="dxa"/>
            <w:noWrap/>
            <w:hideMark/>
            <w:tcPrChange w:id="8668" w:author="Felix Pascal (felixpas)" w:date="2025-07-01T19:33:00Z">
              <w:tcPr>
                <w:tcW w:w="1300" w:type="dxa"/>
                <w:noWrap/>
                <w:hideMark/>
              </w:tcPr>
            </w:tcPrChange>
          </w:tcPr>
          <w:p w14:paraId="4B5727BC" w14:textId="77777777" w:rsidR="00C76A19" w:rsidRPr="00C76A19" w:rsidRDefault="00C76A19" w:rsidP="00C76A19">
            <w:pPr>
              <w:rPr>
                <w:ins w:id="8669" w:author="Felix Pascal (felixpas)" w:date="2025-07-01T19:19:00Z"/>
                <w:rPrChange w:id="8670" w:author="Felix Pascal (felixpas)" w:date="2025-07-01T19:19:00Z">
                  <w:rPr>
                    <w:ins w:id="8671" w:author="Felix Pascal (felixpas)" w:date="2025-07-01T19:19:00Z"/>
                    <w:rFonts w:ascii="Calibri" w:hAnsi="Calibri" w:cs="Calibri"/>
                    <w:color w:val="000000"/>
                  </w:rPr>
                </w:rPrChange>
              </w:rPr>
              <w:pPrChange w:id="8672" w:author="Felix Pascal (felixpas)" w:date="2025-07-01T19:19:00Z">
                <w:pPr>
                  <w:jc w:val="right"/>
                </w:pPr>
              </w:pPrChange>
            </w:pPr>
            <w:ins w:id="8673" w:author="Felix Pascal (felixpas)" w:date="2025-07-01T19:19:00Z">
              <w:r w:rsidRPr="00C76A19">
                <w:rPr>
                  <w:rPrChange w:id="8674" w:author="Felix Pascal (felixpas)" w:date="2025-07-01T19:19:00Z">
                    <w:rPr>
                      <w:rFonts w:ascii="Calibri" w:hAnsi="Calibri" w:cs="Calibri"/>
                      <w:color w:val="000000"/>
                    </w:rPr>
                  </w:rPrChange>
                </w:rPr>
                <w:t>0.033037644</w:t>
              </w:r>
            </w:ins>
          </w:p>
        </w:tc>
        <w:tc>
          <w:tcPr>
            <w:tcW w:w="1418" w:type="dxa"/>
            <w:noWrap/>
            <w:hideMark/>
            <w:tcPrChange w:id="8675" w:author="Felix Pascal (felixpas)" w:date="2025-07-01T19:33:00Z">
              <w:tcPr>
                <w:tcW w:w="980" w:type="dxa"/>
                <w:noWrap/>
                <w:hideMark/>
              </w:tcPr>
            </w:tcPrChange>
          </w:tcPr>
          <w:p w14:paraId="699C45AA" w14:textId="77777777" w:rsidR="00C76A19" w:rsidRPr="00C76A19" w:rsidRDefault="00C76A19">
            <w:pPr>
              <w:rPr>
                <w:ins w:id="8676" w:author="Felix Pascal (felixpas)" w:date="2025-07-01T19:19:00Z"/>
                <w:rPrChange w:id="8677" w:author="Felix Pascal (felixpas)" w:date="2025-07-01T19:19:00Z">
                  <w:rPr>
                    <w:ins w:id="8678" w:author="Felix Pascal (felixpas)" w:date="2025-07-01T19:19:00Z"/>
                    <w:rFonts w:ascii="Calibri" w:hAnsi="Calibri" w:cs="Calibri"/>
                    <w:color w:val="000000"/>
                  </w:rPr>
                </w:rPrChange>
              </w:rPr>
            </w:pPr>
            <w:ins w:id="8679" w:author="Felix Pascal (felixpas)" w:date="2025-07-01T19:19:00Z">
              <w:r w:rsidRPr="00C76A19">
                <w:rPr>
                  <w:rPrChange w:id="8680" w:author="Felix Pascal (felixpas)" w:date="2025-07-01T19:19:00Z">
                    <w:rPr>
                      <w:rFonts w:ascii="Calibri" w:hAnsi="Calibri" w:cs="Calibri"/>
                      <w:color w:val="000000"/>
                    </w:rPr>
                  </w:rPrChange>
                </w:rPr>
                <w:t>increasing</w:t>
              </w:r>
            </w:ins>
          </w:p>
        </w:tc>
        <w:tc>
          <w:tcPr>
            <w:tcW w:w="850" w:type="dxa"/>
            <w:noWrap/>
            <w:hideMark/>
            <w:tcPrChange w:id="8681" w:author="Felix Pascal (felixpas)" w:date="2025-07-01T19:33:00Z">
              <w:tcPr>
                <w:tcW w:w="900" w:type="dxa"/>
                <w:noWrap/>
                <w:hideMark/>
              </w:tcPr>
            </w:tcPrChange>
          </w:tcPr>
          <w:p w14:paraId="2B2979F4" w14:textId="77777777" w:rsidR="00C76A19" w:rsidRPr="00C76A19" w:rsidRDefault="00C76A19" w:rsidP="00C76A19">
            <w:pPr>
              <w:rPr>
                <w:ins w:id="8682" w:author="Felix Pascal (felixpas)" w:date="2025-07-01T19:19:00Z"/>
                <w:rPrChange w:id="8683" w:author="Felix Pascal (felixpas)" w:date="2025-07-01T19:19:00Z">
                  <w:rPr>
                    <w:ins w:id="8684" w:author="Felix Pascal (felixpas)" w:date="2025-07-01T19:19:00Z"/>
                    <w:rFonts w:ascii="Calibri" w:hAnsi="Calibri" w:cs="Calibri"/>
                    <w:color w:val="000000"/>
                  </w:rPr>
                </w:rPrChange>
              </w:rPr>
              <w:pPrChange w:id="8685" w:author="Felix Pascal (felixpas)" w:date="2025-07-01T19:19:00Z">
                <w:pPr>
                  <w:jc w:val="right"/>
                </w:pPr>
              </w:pPrChange>
            </w:pPr>
            <w:ins w:id="8686" w:author="Felix Pascal (felixpas)" w:date="2025-07-01T19:19:00Z">
              <w:r w:rsidRPr="00C76A19">
                <w:rPr>
                  <w:rPrChange w:id="8687" w:author="Felix Pascal (felixpas)" w:date="2025-07-01T19:19:00Z">
                    <w:rPr>
                      <w:rFonts w:ascii="Calibri" w:hAnsi="Calibri" w:cs="Calibri"/>
                      <w:color w:val="000000"/>
                    </w:rPr>
                  </w:rPrChange>
                </w:rPr>
                <w:t>634</w:t>
              </w:r>
            </w:ins>
          </w:p>
        </w:tc>
      </w:tr>
      <w:tr w:rsidR="00D247C6" w:rsidRPr="00D247C6" w14:paraId="1595D6C8" w14:textId="77777777" w:rsidTr="00D247C6">
        <w:tblPrEx>
          <w:tblPrExChange w:id="8688" w:author="Felix Pascal (felixpas)" w:date="2025-07-01T19:33:00Z">
            <w:tblPrEx>
              <w:tblW w:w="9067" w:type="dxa"/>
            </w:tblPrEx>
          </w:tblPrExChange>
        </w:tblPrEx>
        <w:trPr>
          <w:trHeight w:val="288"/>
          <w:ins w:id="8689" w:author="Felix Pascal (felixpas)" w:date="2025-07-01T19:19:00Z"/>
          <w:trPrChange w:id="8690" w:author="Felix Pascal (felixpas)" w:date="2025-07-01T19:33:00Z">
            <w:trPr>
              <w:trHeight w:val="288"/>
            </w:trPr>
          </w:trPrChange>
        </w:trPr>
        <w:tc>
          <w:tcPr>
            <w:tcW w:w="3256" w:type="dxa"/>
            <w:noWrap/>
            <w:hideMark/>
            <w:tcPrChange w:id="8691" w:author="Felix Pascal (felixpas)" w:date="2025-07-01T19:33:00Z">
              <w:tcPr>
                <w:tcW w:w="2940" w:type="dxa"/>
                <w:noWrap/>
                <w:hideMark/>
              </w:tcPr>
            </w:tcPrChange>
          </w:tcPr>
          <w:p w14:paraId="182460D8" w14:textId="77777777" w:rsidR="00C76A19" w:rsidRPr="00C76A19" w:rsidRDefault="00C76A19">
            <w:pPr>
              <w:rPr>
                <w:ins w:id="8692" w:author="Felix Pascal (felixpas)" w:date="2025-07-01T19:19:00Z"/>
                <w:rPrChange w:id="8693" w:author="Felix Pascal (felixpas)" w:date="2025-07-01T19:19:00Z">
                  <w:rPr>
                    <w:ins w:id="8694" w:author="Felix Pascal (felixpas)" w:date="2025-07-01T19:19:00Z"/>
                    <w:rFonts w:ascii="Calibri" w:hAnsi="Calibri" w:cs="Calibri"/>
                    <w:color w:val="000000"/>
                  </w:rPr>
                </w:rPrChange>
              </w:rPr>
            </w:pPr>
            <w:ins w:id="8695" w:author="Felix Pascal (felixpas)" w:date="2025-07-01T19:19:00Z">
              <w:r w:rsidRPr="00C76A19">
                <w:rPr>
                  <w:rPrChange w:id="8696" w:author="Felix Pascal (felixpas)" w:date="2025-07-01T19:19:00Z">
                    <w:rPr>
                      <w:rFonts w:ascii="Calibri" w:hAnsi="Calibri" w:cs="Calibri"/>
                      <w:color w:val="000000"/>
                    </w:rPr>
                  </w:rPrChange>
                </w:rPr>
                <w:t xml:space="preserve">Cardamine </w:t>
              </w:r>
              <w:proofErr w:type="spellStart"/>
              <w:r w:rsidRPr="00C76A19">
                <w:rPr>
                  <w:rPrChange w:id="8697" w:author="Felix Pascal (felixpas)" w:date="2025-07-01T19:19:00Z">
                    <w:rPr>
                      <w:rFonts w:ascii="Calibri" w:hAnsi="Calibri" w:cs="Calibri"/>
                      <w:color w:val="000000"/>
                    </w:rPr>
                  </w:rPrChange>
                </w:rPr>
                <w:t>resedifolia</w:t>
              </w:r>
              <w:proofErr w:type="spellEnd"/>
            </w:ins>
          </w:p>
        </w:tc>
        <w:tc>
          <w:tcPr>
            <w:tcW w:w="1706" w:type="dxa"/>
            <w:noWrap/>
            <w:hideMark/>
            <w:tcPrChange w:id="8698" w:author="Felix Pascal (felixpas)" w:date="2025-07-01T19:33:00Z">
              <w:tcPr>
                <w:tcW w:w="2480" w:type="dxa"/>
                <w:noWrap/>
                <w:hideMark/>
              </w:tcPr>
            </w:tcPrChange>
          </w:tcPr>
          <w:p w14:paraId="46A40487" w14:textId="77777777" w:rsidR="00C76A19" w:rsidRPr="00C76A19" w:rsidRDefault="00C76A19" w:rsidP="00C76A19">
            <w:pPr>
              <w:rPr>
                <w:ins w:id="8699" w:author="Felix Pascal (felixpas)" w:date="2025-07-01T19:19:00Z"/>
                <w:rPrChange w:id="8700" w:author="Felix Pascal (felixpas)" w:date="2025-07-01T19:19:00Z">
                  <w:rPr>
                    <w:ins w:id="8701" w:author="Felix Pascal (felixpas)" w:date="2025-07-01T19:19:00Z"/>
                    <w:rFonts w:ascii="Calibri" w:hAnsi="Calibri" w:cs="Calibri"/>
                    <w:color w:val="000000"/>
                  </w:rPr>
                </w:rPrChange>
              </w:rPr>
              <w:pPrChange w:id="8702" w:author="Felix Pascal (felixpas)" w:date="2025-07-01T19:19:00Z">
                <w:pPr>
                  <w:jc w:val="right"/>
                </w:pPr>
              </w:pPrChange>
            </w:pPr>
            <w:ins w:id="8703" w:author="Felix Pascal (felixpas)" w:date="2025-07-01T19:19:00Z">
              <w:r w:rsidRPr="00C76A19">
                <w:rPr>
                  <w:rPrChange w:id="8704" w:author="Felix Pascal (felixpas)" w:date="2025-07-01T19:19:00Z">
                    <w:rPr>
                      <w:rFonts w:ascii="Calibri" w:hAnsi="Calibri" w:cs="Calibri"/>
                      <w:color w:val="000000"/>
                    </w:rPr>
                  </w:rPrChange>
                </w:rPr>
                <w:t>4.173372219</w:t>
              </w:r>
            </w:ins>
          </w:p>
        </w:tc>
        <w:tc>
          <w:tcPr>
            <w:tcW w:w="1696" w:type="dxa"/>
            <w:noWrap/>
            <w:hideMark/>
            <w:tcPrChange w:id="8705" w:author="Felix Pascal (felixpas)" w:date="2025-07-01T19:33:00Z">
              <w:tcPr>
                <w:tcW w:w="1387" w:type="dxa"/>
                <w:noWrap/>
                <w:hideMark/>
              </w:tcPr>
            </w:tcPrChange>
          </w:tcPr>
          <w:p w14:paraId="1D4E8284" w14:textId="77777777" w:rsidR="00C76A19" w:rsidRPr="00C76A19" w:rsidRDefault="00C76A19" w:rsidP="00C76A19">
            <w:pPr>
              <w:rPr>
                <w:ins w:id="8706" w:author="Felix Pascal (felixpas)" w:date="2025-07-01T19:19:00Z"/>
                <w:rPrChange w:id="8707" w:author="Felix Pascal (felixpas)" w:date="2025-07-01T19:19:00Z">
                  <w:rPr>
                    <w:ins w:id="8708" w:author="Felix Pascal (felixpas)" w:date="2025-07-01T19:19:00Z"/>
                    <w:rFonts w:ascii="Calibri" w:hAnsi="Calibri" w:cs="Calibri"/>
                    <w:color w:val="000000"/>
                  </w:rPr>
                </w:rPrChange>
              </w:rPr>
              <w:pPrChange w:id="8709" w:author="Felix Pascal (felixpas)" w:date="2025-07-01T19:19:00Z">
                <w:pPr>
                  <w:jc w:val="right"/>
                </w:pPr>
              </w:pPrChange>
            </w:pPr>
            <w:ins w:id="8710" w:author="Felix Pascal (felixpas)" w:date="2025-07-01T19:19:00Z">
              <w:r w:rsidRPr="00C76A19">
                <w:rPr>
                  <w:rPrChange w:id="8711" w:author="Felix Pascal (felixpas)" w:date="2025-07-01T19:19:00Z">
                    <w:rPr>
                      <w:rFonts w:ascii="Calibri" w:hAnsi="Calibri" w:cs="Calibri"/>
                      <w:color w:val="000000"/>
                    </w:rPr>
                  </w:rPrChange>
                </w:rPr>
                <w:t>0.043844722</w:t>
              </w:r>
            </w:ins>
          </w:p>
        </w:tc>
        <w:tc>
          <w:tcPr>
            <w:tcW w:w="1418" w:type="dxa"/>
            <w:noWrap/>
            <w:hideMark/>
            <w:tcPrChange w:id="8712" w:author="Felix Pascal (felixpas)" w:date="2025-07-01T19:33:00Z">
              <w:tcPr>
                <w:tcW w:w="980" w:type="dxa"/>
                <w:noWrap/>
                <w:hideMark/>
              </w:tcPr>
            </w:tcPrChange>
          </w:tcPr>
          <w:p w14:paraId="67F1C2C4" w14:textId="77777777" w:rsidR="00C76A19" w:rsidRPr="00C76A19" w:rsidRDefault="00C76A19">
            <w:pPr>
              <w:rPr>
                <w:ins w:id="8713" w:author="Felix Pascal (felixpas)" w:date="2025-07-01T19:19:00Z"/>
                <w:rPrChange w:id="8714" w:author="Felix Pascal (felixpas)" w:date="2025-07-01T19:19:00Z">
                  <w:rPr>
                    <w:ins w:id="8715" w:author="Felix Pascal (felixpas)" w:date="2025-07-01T19:19:00Z"/>
                    <w:rFonts w:ascii="Calibri" w:hAnsi="Calibri" w:cs="Calibri"/>
                    <w:color w:val="000000"/>
                  </w:rPr>
                </w:rPrChange>
              </w:rPr>
            </w:pPr>
            <w:ins w:id="8716" w:author="Felix Pascal (felixpas)" w:date="2025-07-01T19:19:00Z">
              <w:r w:rsidRPr="00C76A19">
                <w:rPr>
                  <w:rPrChange w:id="8717" w:author="Felix Pascal (felixpas)" w:date="2025-07-01T19:19:00Z">
                    <w:rPr>
                      <w:rFonts w:ascii="Calibri" w:hAnsi="Calibri" w:cs="Calibri"/>
                      <w:color w:val="000000"/>
                    </w:rPr>
                  </w:rPrChange>
                </w:rPr>
                <w:t>increasing</w:t>
              </w:r>
            </w:ins>
          </w:p>
        </w:tc>
        <w:tc>
          <w:tcPr>
            <w:tcW w:w="850" w:type="dxa"/>
            <w:noWrap/>
            <w:hideMark/>
            <w:tcPrChange w:id="8718" w:author="Felix Pascal (felixpas)" w:date="2025-07-01T19:33:00Z">
              <w:tcPr>
                <w:tcW w:w="1280" w:type="dxa"/>
                <w:gridSpan w:val="2"/>
                <w:noWrap/>
                <w:hideMark/>
              </w:tcPr>
            </w:tcPrChange>
          </w:tcPr>
          <w:p w14:paraId="40C9B79D" w14:textId="77777777" w:rsidR="00C76A19" w:rsidRPr="00C76A19" w:rsidRDefault="00C76A19" w:rsidP="00C76A19">
            <w:pPr>
              <w:rPr>
                <w:ins w:id="8719" w:author="Felix Pascal (felixpas)" w:date="2025-07-01T19:19:00Z"/>
                <w:rPrChange w:id="8720" w:author="Felix Pascal (felixpas)" w:date="2025-07-01T19:19:00Z">
                  <w:rPr>
                    <w:ins w:id="8721" w:author="Felix Pascal (felixpas)" w:date="2025-07-01T19:19:00Z"/>
                    <w:rFonts w:ascii="Calibri" w:hAnsi="Calibri" w:cs="Calibri"/>
                    <w:color w:val="000000"/>
                  </w:rPr>
                </w:rPrChange>
              </w:rPr>
              <w:pPrChange w:id="8722" w:author="Felix Pascal (felixpas)" w:date="2025-07-01T19:19:00Z">
                <w:pPr>
                  <w:jc w:val="right"/>
                </w:pPr>
              </w:pPrChange>
            </w:pPr>
            <w:ins w:id="8723" w:author="Felix Pascal (felixpas)" w:date="2025-07-01T19:19:00Z">
              <w:r w:rsidRPr="00C76A19">
                <w:rPr>
                  <w:rPrChange w:id="8724" w:author="Felix Pascal (felixpas)" w:date="2025-07-01T19:19:00Z">
                    <w:rPr>
                      <w:rFonts w:ascii="Calibri" w:hAnsi="Calibri" w:cs="Calibri"/>
                      <w:color w:val="000000"/>
                    </w:rPr>
                  </w:rPrChange>
                </w:rPr>
                <w:t>264</w:t>
              </w:r>
            </w:ins>
          </w:p>
        </w:tc>
      </w:tr>
      <w:tr w:rsidR="00C76A19" w:rsidRPr="00C76A19" w14:paraId="13F8769F" w14:textId="77777777" w:rsidTr="00D247C6">
        <w:trPr>
          <w:trHeight w:val="288"/>
          <w:ins w:id="8725" w:author="Felix Pascal (felixpas)" w:date="2025-07-01T19:19:00Z"/>
          <w:trPrChange w:id="8726" w:author="Felix Pascal (felixpas)" w:date="2025-07-01T19:33:00Z">
            <w:trPr>
              <w:gridAfter w:val="0"/>
              <w:trHeight w:val="288"/>
            </w:trPr>
          </w:trPrChange>
        </w:trPr>
        <w:tc>
          <w:tcPr>
            <w:tcW w:w="3256" w:type="dxa"/>
            <w:noWrap/>
            <w:hideMark/>
            <w:tcPrChange w:id="8727" w:author="Felix Pascal (felixpas)" w:date="2025-07-01T19:33:00Z">
              <w:tcPr>
                <w:tcW w:w="2940" w:type="dxa"/>
                <w:noWrap/>
                <w:hideMark/>
              </w:tcPr>
            </w:tcPrChange>
          </w:tcPr>
          <w:p w14:paraId="305D7AD8" w14:textId="77777777" w:rsidR="00C76A19" w:rsidRPr="00C76A19" w:rsidRDefault="00C76A19">
            <w:pPr>
              <w:rPr>
                <w:ins w:id="8728" w:author="Felix Pascal (felixpas)" w:date="2025-07-01T19:19:00Z"/>
                <w:rPrChange w:id="8729" w:author="Felix Pascal (felixpas)" w:date="2025-07-01T19:19:00Z">
                  <w:rPr>
                    <w:ins w:id="8730" w:author="Felix Pascal (felixpas)" w:date="2025-07-01T19:19:00Z"/>
                    <w:rFonts w:ascii="Calibri" w:hAnsi="Calibri" w:cs="Calibri"/>
                    <w:color w:val="000000"/>
                  </w:rPr>
                </w:rPrChange>
              </w:rPr>
            </w:pPr>
            <w:ins w:id="8731" w:author="Felix Pascal (felixpas)" w:date="2025-07-01T19:19:00Z">
              <w:r w:rsidRPr="00C76A19">
                <w:rPr>
                  <w:rPrChange w:id="8732" w:author="Felix Pascal (felixpas)" w:date="2025-07-01T19:19:00Z">
                    <w:rPr>
                      <w:rFonts w:ascii="Calibri" w:hAnsi="Calibri" w:cs="Calibri"/>
                      <w:color w:val="000000"/>
                    </w:rPr>
                  </w:rPrChange>
                </w:rPr>
                <w:t xml:space="preserve">Geum </w:t>
              </w:r>
              <w:proofErr w:type="spellStart"/>
              <w:r w:rsidRPr="00C76A19">
                <w:rPr>
                  <w:rPrChange w:id="8733" w:author="Felix Pascal (felixpas)" w:date="2025-07-01T19:19:00Z">
                    <w:rPr>
                      <w:rFonts w:ascii="Calibri" w:hAnsi="Calibri" w:cs="Calibri"/>
                      <w:color w:val="000000"/>
                    </w:rPr>
                  </w:rPrChange>
                </w:rPr>
                <w:t>urbanum</w:t>
              </w:r>
              <w:proofErr w:type="spellEnd"/>
            </w:ins>
          </w:p>
        </w:tc>
        <w:tc>
          <w:tcPr>
            <w:tcW w:w="1706" w:type="dxa"/>
            <w:noWrap/>
            <w:hideMark/>
            <w:tcPrChange w:id="8734" w:author="Felix Pascal (felixpas)" w:date="2025-07-01T19:33:00Z">
              <w:tcPr>
                <w:tcW w:w="2480" w:type="dxa"/>
                <w:noWrap/>
                <w:hideMark/>
              </w:tcPr>
            </w:tcPrChange>
          </w:tcPr>
          <w:p w14:paraId="0D3E6F30" w14:textId="77777777" w:rsidR="00C76A19" w:rsidRPr="00C76A19" w:rsidRDefault="00C76A19" w:rsidP="00C76A19">
            <w:pPr>
              <w:rPr>
                <w:ins w:id="8735" w:author="Felix Pascal (felixpas)" w:date="2025-07-01T19:19:00Z"/>
                <w:rPrChange w:id="8736" w:author="Felix Pascal (felixpas)" w:date="2025-07-01T19:19:00Z">
                  <w:rPr>
                    <w:ins w:id="8737" w:author="Felix Pascal (felixpas)" w:date="2025-07-01T19:19:00Z"/>
                    <w:rFonts w:ascii="Calibri" w:hAnsi="Calibri" w:cs="Calibri"/>
                    <w:color w:val="000000"/>
                  </w:rPr>
                </w:rPrChange>
              </w:rPr>
              <w:pPrChange w:id="8738" w:author="Felix Pascal (felixpas)" w:date="2025-07-01T19:19:00Z">
                <w:pPr>
                  <w:jc w:val="right"/>
                </w:pPr>
              </w:pPrChange>
            </w:pPr>
            <w:ins w:id="8739" w:author="Felix Pascal (felixpas)" w:date="2025-07-01T19:19:00Z">
              <w:r w:rsidRPr="00C76A19">
                <w:rPr>
                  <w:rPrChange w:id="8740" w:author="Felix Pascal (felixpas)" w:date="2025-07-01T19:19:00Z">
                    <w:rPr>
                      <w:rFonts w:ascii="Calibri" w:hAnsi="Calibri" w:cs="Calibri"/>
                      <w:color w:val="000000"/>
                    </w:rPr>
                  </w:rPrChange>
                </w:rPr>
                <w:t>4.128296274</w:t>
              </w:r>
            </w:ins>
          </w:p>
        </w:tc>
        <w:tc>
          <w:tcPr>
            <w:tcW w:w="1696" w:type="dxa"/>
            <w:noWrap/>
            <w:hideMark/>
            <w:tcPrChange w:id="8741" w:author="Felix Pascal (felixpas)" w:date="2025-07-01T19:33:00Z">
              <w:tcPr>
                <w:tcW w:w="1300" w:type="dxa"/>
                <w:noWrap/>
                <w:hideMark/>
              </w:tcPr>
            </w:tcPrChange>
          </w:tcPr>
          <w:p w14:paraId="2F3C3930" w14:textId="77777777" w:rsidR="00C76A19" w:rsidRPr="00C76A19" w:rsidRDefault="00C76A19" w:rsidP="00C76A19">
            <w:pPr>
              <w:rPr>
                <w:ins w:id="8742" w:author="Felix Pascal (felixpas)" w:date="2025-07-01T19:19:00Z"/>
                <w:rPrChange w:id="8743" w:author="Felix Pascal (felixpas)" w:date="2025-07-01T19:19:00Z">
                  <w:rPr>
                    <w:ins w:id="8744" w:author="Felix Pascal (felixpas)" w:date="2025-07-01T19:19:00Z"/>
                    <w:rFonts w:ascii="Calibri" w:hAnsi="Calibri" w:cs="Calibri"/>
                    <w:color w:val="000000"/>
                  </w:rPr>
                </w:rPrChange>
              </w:rPr>
              <w:pPrChange w:id="8745" w:author="Felix Pascal (felixpas)" w:date="2025-07-01T19:19:00Z">
                <w:pPr>
                  <w:jc w:val="right"/>
                </w:pPr>
              </w:pPrChange>
            </w:pPr>
            <w:ins w:id="8746" w:author="Felix Pascal (felixpas)" w:date="2025-07-01T19:19:00Z">
              <w:r w:rsidRPr="00C76A19">
                <w:rPr>
                  <w:rPrChange w:id="8747" w:author="Felix Pascal (felixpas)" w:date="2025-07-01T19:19:00Z">
                    <w:rPr>
                      <w:rFonts w:ascii="Calibri" w:hAnsi="Calibri" w:cs="Calibri"/>
                      <w:color w:val="000000"/>
                    </w:rPr>
                  </w:rPrChange>
                </w:rPr>
                <w:t>0.014762396</w:t>
              </w:r>
            </w:ins>
          </w:p>
        </w:tc>
        <w:tc>
          <w:tcPr>
            <w:tcW w:w="1418" w:type="dxa"/>
            <w:noWrap/>
            <w:hideMark/>
            <w:tcPrChange w:id="8748" w:author="Felix Pascal (felixpas)" w:date="2025-07-01T19:33:00Z">
              <w:tcPr>
                <w:tcW w:w="980" w:type="dxa"/>
                <w:noWrap/>
                <w:hideMark/>
              </w:tcPr>
            </w:tcPrChange>
          </w:tcPr>
          <w:p w14:paraId="346ABB7B" w14:textId="77777777" w:rsidR="00C76A19" w:rsidRPr="00C76A19" w:rsidRDefault="00C76A19">
            <w:pPr>
              <w:rPr>
                <w:ins w:id="8749" w:author="Felix Pascal (felixpas)" w:date="2025-07-01T19:19:00Z"/>
                <w:rPrChange w:id="8750" w:author="Felix Pascal (felixpas)" w:date="2025-07-01T19:19:00Z">
                  <w:rPr>
                    <w:ins w:id="8751" w:author="Felix Pascal (felixpas)" w:date="2025-07-01T19:19:00Z"/>
                    <w:rFonts w:ascii="Calibri" w:hAnsi="Calibri" w:cs="Calibri"/>
                    <w:color w:val="000000"/>
                  </w:rPr>
                </w:rPrChange>
              </w:rPr>
            </w:pPr>
            <w:ins w:id="8752" w:author="Felix Pascal (felixpas)" w:date="2025-07-01T19:19:00Z">
              <w:r w:rsidRPr="00C76A19">
                <w:rPr>
                  <w:rPrChange w:id="8753" w:author="Felix Pascal (felixpas)" w:date="2025-07-01T19:19:00Z">
                    <w:rPr>
                      <w:rFonts w:ascii="Calibri" w:hAnsi="Calibri" w:cs="Calibri"/>
                      <w:color w:val="000000"/>
                    </w:rPr>
                  </w:rPrChange>
                </w:rPr>
                <w:t>increasing</w:t>
              </w:r>
            </w:ins>
          </w:p>
        </w:tc>
        <w:tc>
          <w:tcPr>
            <w:tcW w:w="850" w:type="dxa"/>
            <w:noWrap/>
            <w:hideMark/>
            <w:tcPrChange w:id="8754" w:author="Felix Pascal (felixpas)" w:date="2025-07-01T19:33:00Z">
              <w:tcPr>
                <w:tcW w:w="900" w:type="dxa"/>
                <w:noWrap/>
                <w:hideMark/>
              </w:tcPr>
            </w:tcPrChange>
          </w:tcPr>
          <w:p w14:paraId="7DA73DBD" w14:textId="77777777" w:rsidR="00C76A19" w:rsidRPr="00C76A19" w:rsidRDefault="00C76A19" w:rsidP="00C76A19">
            <w:pPr>
              <w:rPr>
                <w:ins w:id="8755" w:author="Felix Pascal (felixpas)" w:date="2025-07-01T19:19:00Z"/>
                <w:rPrChange w:id="8756" w:author="Felix Pascal (felixpas)" w:date="2025-07-01T19:19:00Z">
                  <w:rPr>
                    <w:ins w:id="8757" w:author="Felix Pascal (felixpas)" w:date="2025-07-01T19:19:00Z"/>
                    <w:rFonts w:ascii="Calibri" w:hAnsi="Calibri" w:cs="Calibri"/>
                    <w:color w:val="000000"/>
                  </w:rPr>
                </w:rPrChange>
              </w:rPr>
              <w:pPrChange w:id="8758" w:author="Felix Pascal (felixpas)" w:date="2025-07-01T19:19:00Z">
                <w:pPr>
                  <w:jc w:val="right"/>
                </w:pPr>
              </w:pPrChange>
            </w:pPr>
            <w:ins w:id="8759" w:author="Felix Pascal (felixpas)" w:date="2025-07-01T19:19:00Z">
              <w:r w:rsidRPr="00C76A19">
                <w:rPr>
                  <w:rPrChange w:id="8760" w:author="Felix Pascal (felixpas)" w:date="2025-07-01T19:19:00Z">
                    <w:rPr>
                      <w:rFonts w:ascii="Calibri" w:hAnsi="Calibri" w:cs="Calibri"/>
                      <w:color w:val="000000"/>
                    </w:rPr>
                  </w:rPrChange>
                </w:rPr>
                <w:t>307</w:t>
              </w:r>
            </w:ins>
          </w:p>
        </w:tc>
      </w:tr>
      <w:tr w:rsidR="00D247C6" w:rsidRPr="00D247C6" w14:paraId="1A4568ED" w14:textId="77777777" w:rsidTr="00D247C6">
        <w:tblPrEx>
          <w:tblPrExChange w:id="8761" w:author="Felix Pascal (felixpas)" w:date="2025-07-01T19:33:00Z">
            <w:tblPrEx>
              <w:tblW w:w="9067" w:type="dxa"/>
            </w:tblPrEx>
          </w:tblPrExChange>
        </w:tblPrEx>
        <w:trPr>
          <w:trHeight w:val="288"/>
          <w:ins w:id="8762" w:author="Felix Pascal (felixpas)" w:date="2025-07-01T19:19:00Z"/>
          <w:trPrChange w:id="8763" w:author="Felix Pascal (felixpas)" w:date="2025-07-01T19:33:00Z">
            <w:trPr>
              <w:trHeight w:val="288"/>
            </w:trPr>
          </w:trPrChange>
        </w:trPr>
        <w:tc>
          <w:tcPr>
            <w:tcW w:w="3256" w:type="dxa"/>
            <w:noWrap/>
            <w:hideMark/>
            <w:tcPrChange w:id="8764" w:author="Felix Pascal (felixpas)" w:date="2025-07-01T19:33:00Z">
              <w:tcPr>
                <w:tcW w:w="2940" w:type="dxa"/>
                <w:noWrap/>
                <w:hideMark/>
              </w:tcPr>
            </w:tcPrChange>
          </w:tcPr>
          <w:p w14:paraId="3DEB6816" w14:textId="77777777" w:rsidR="00C76A19" w:rsidRPr="00C76A19" w:rsidRDefault="00C76A19">
            <w:pPr>
              <w:rPr>
                <w:ins w:id="8765" w:author="Felix Pascal (felixpas)" w:date="2025-07-01T19:19:00Z"/>
                <w:rPrChange w:id="8766" w:author="Felix Pascal (felixpas)" w:date="2025-07-01T19:19:00Z">
                  <w:rPr>
                    <w:ins w:id="8767" w:author="Felix Pascal (felixpas)" w:date="2025-07-01T19:19:00Z"/>
                    <w:rFonts w:ascii="Calibri" w:hAnsi="Calibri" w:cs="Calibri"/>
                    <w:color w:val="000000"/>
                  </w:rPr>
                </w:rPrChange>
              </w:rPr>
            </w:pPr>
            <w:proofErr w:type="spellStart"/>
            <w:ins w:id="8768" w:author="Felix Pascal (felixpas)" w:date="2025-07-01T19:19:00Z">
              <w:r w:rsidRPr="00C76A19">
                <w:rPr>
                  <w:rPrChange w:id="8769" w:author="Felix Pascal (felixpas)" w:date="2025-07-01T19:19:00Z">
                    <w:rPr>
                      <w:rFonts w:ascii="Calibri" w:hAnsi="Calibri" w:cs="Calibri"/>
                      <w:color w:val="000000"/>
                    </w:rPr>
                  </w:rPrChange>
                </w:rPr>
                <w:t>Luzula</w:t>
              </w:r>
              <w:proofErr w:type="spellEnd"/>
              <w:r w:rsidRPr="00C76A19">
                <w:rPr>
                  <w:rPrChange w:id="8770" w:author="Felix Pascal (felixpas)" w:date="2025-07-01T19:19:00Z">
                    <w:rPr>
                      <w:rFonts w:ascii="Calibri" w:hAnsi="Calibri" w:cs="Calibri"/>
                      <w:color w:val="000000"/>
                    </w:rPr>
                  </w:rPrChange>
                </w:rPr>
                <w:t xml:space="preserve"> sylvatica </w:t>
              </w:r>
              <w:proofErr w:type="spellStart"/>
              <w:r w:rsidRPr="00C76A19">
                <w:rPr>
                  <w:rPrChange w:id="8771" w:author="Felix Pascal (felixpas)" w:date="2025-07-01T19:19:00Z">
                    <w:rPr>
                      <w:rFonts w:ascii="Calibri" w:hAnsi="Calibri" w:cs="Calibri"/>
                      <w:color w:val="000000"/>
                    </w:rPr>
                  </w:rPrChange>
                </w:rPr>
                <w:t>aggr</w:t>
              </w:r>
              <w:proofErr w:type="spellEnd"/>
              <w:r w:rsidRPr="00C76A19">
                <w:rPr>
                  <w:rPrChange w:id="8772" w:author="Felix Pascal (felixpas)" w:date="2025-07-01T19:19:00Z">
                    <w:rPr>
                      <w:rFonts w:ascii="Calibri" w:hAnsi="Calibri" w:cs="Calibri"/>
                      <w:color w:val="000000"/>
                    </w:rPr>
                  </w:rPrChange>
                </w:rPr>
                <w:t>.</w:t>
              </w:r>
            </w:ins>
          </w:p>
        </w:tc>
        <w:tc>
          <w:tcPr>
            <w:tcW w:w="1706" w:type="dxa"/>
            <w:noWrap/>
            <w:hideMark/>
            <w:tcPrChange w:id="8773" w:author="Felix Pascal (felixpas)" w:date="2025-07-01T19:33:00Z">
              <w:tcPr>
                <w:tcW w:w="2480" w:type="dxa"/>
                <w:noWrap/>
                <w:hideMark/>
              </w:tcPr>
            </w:tcPrChange>
          </w:tcPr>
          <w:p w14:paraId="0B04E1EC" w14:textId="77777777" w:rsidR="00C76A19" w:rsidRPr="00C76A19" w:rsidRDefault="00C76A19" w:rsidP="00C76A19">
            <w:pPr>
              <w:rPr>
                <w:ins w:id="8774" w:author="Felix Pascal (felixpas)" w:date="2025-07-01T19:19:00Z"/>
                <w:rPrChange w:id="8775" w:author="Felix Pascal (felixpas)" w:date="2025-07-01T19:19:00Z">
                  <w:rPr>
                    <w:ins w:id="8776" w:author="Felix Pascal (felixpas)" w:date="2025-07-01T19:19:00Z"/>
                    <w:rFonts w:ascii="Calibri" w:hAnsi="Calibri" w:cs="Calibri"/>
                    <w:color w:val="000000"/>
                  </w:rPr>
                </w:rPrChange>
              </w:rPr>
              <w:pPrChange w:id="8777" w:author="Felix Pascal (felixpas)" w:date="2025-07-01T19:19:00Z">
                <w:pPr>
                  <w:jc w:val="right"/>
                </w:pPr>
              </w:pPrChange>
            </w:pPr>
            <w:ins w:id="8778" w:author="Felix Pascal (felixpas)" w:date="2025-07-01T19:19:00Z">
              <w:r w:rsidRPr="00C76A19">
                <w:rPr>
                  <w:rPrChange w:id="8779" w:author="Felix Pascal (felixpas)" w:date="2025-07-01T19:19:00Z">
                    <w:rPr>
                      <w:rFonts w:ascii="Calibri" w:hAnsi="Calibri" w:cs="Calibri"/>
                      <w:color w:val="000000"/>
                    </w:rPr>
                  </w:rPrChange>
                </w:rPr>
                <w:t>4.094418531</w:t>
              </w:r>
            </w:ins>
          </w:p>
        </w:tc>
        <w:tc>
          <w:tcPr>
            <w:tcW w:w="1696" w:type="dxa"/>
            <w:noWrap/>
            <w:hideMark/>
            <w:tcPrChange w:id="8780" w:author="Felix Pascal (felixpas)" w:date="2025-07-01T19:33:00Z">
              <w:tcPr>
                <w:tcW w:w="1387" w:type="dxa"/>
                <w:noWrap/>
                <w:hideMark/>
              </w:tcPr>
            </w:tcPrChange>
          </w:tcPr>
          <w:p w14:paraId="555BCA9D" w14:textId="77777777" w:rsidR="00C76A19" w:rsidRPr="00C76A19" w:rsidRDefault="00C76A19" w:rsidP="00C76A19">
            <w:pPr>
              <w:rPr>
                <w:ins w:id="8781" w:author="Felix Pascal (felixpas)" w:date="2025-07-01T19:19:00Z"/>
                <w:rPrChange w:id="8782" w:author="Felix Pascal (felixpas)" w:date="2025-07-01T19:19:00Z">
                  <w:rPr>
                    <w:ins w:id="8783" w:author="Felix Pascal (felixpas)" w:date="2025-07-01T19:19:00Z"/>
                    <w:rFonts w:ascii="Calibri" w:hAnsi="Calibri" w:cs="Calibri"/>
                    <w:color w:val="000000"/>
                  </w:rPr>
                </w:rPrChange>
              </w:rPr>
              <w:pPrChange w:id="8784" w:author="Felix Pascal (felixpas)" w:date="2025-07-01T19:19:00Z">
                <w:pPr>
                  <w:jc w:val="right"/>
                </w:pPr>
              </w:pPrChange>
            </w:pPr>
            <w:ins w:id="8785" w:author="Felix Pascal (felixpas)" w:date="2025-07-01T19:19:00Z">
              <w:r w:rsidRPr="00C76A19">
                <w:rPr>
                  <w:rPrChange w:id="8786" w:author="Felix Pascal (felixpas)" w:date="2025-07-01T19:19:00Z">
                    <w:rPr>
                      <w:rFonts w:ascii="Calibri" w:hAnsi="Calibri" w:cs="Calibri"/>
                      <w:color w:val="000000"/>
                    </w:rPr>
                  </w:rPrChange>
                </w:rPr>
                <w:t>0.014053959</w:t>
              </w:r>
            </w:ins>
          </w:p>
        </w:tc>
        <w:tc>
          <w:tcPr>
            <w:tcW w:w="1418" w:type="dxa"/>
            <w:noWrap/>
            <w:hideMark/>
            <w:tcPrChange w:id="8787" w:author="Felix Pascal (felixpas)" w:date="2025-07-01T19:33:00Z">
              <w:tcPr>
                <w:tcW w:w="980" w:type="dxa"/>
                <w:noWrap/>
                <w:hideMark/>
              </w:tcPr>
            </w:tcPrChange>
          </w:tcPr>
          <w:p w14:paraId="3D78C57F" w14:textId="77777777" w:rsidR="00C76A19" w:rsidRPr="00C76A19" w:rsidRDefault="00C76A19">
            <w:pPr>
              <w:rPr>
                <w:ins w:id="8788" w:author="Felix Pascal (felixpas)" w:date="2025-07-01T19:19:00Z"/>
                <w:rPrChange w:id="8789" w:author="Felix Pascal (felixpas)" w:date="2025-07-01T19:19:00Z">
                  <w:rPr>
                    <w:ins w:id="8790" w:author="Felix Pascal (felixpas)" w:date="2025-07-01T19:19:00Z"/>
                    <w:rFonts w:ascii="Calibri" w:hAnsi="Calibri" w:cs="Calibri"/>
                    <w:color w:val="000000"/>
                  </w:rPr>
                </w:rPrChange>
              </w:rPr>
            </w:pPr>
            <w:ins w:id="8791" w:author="Felix Pascal (felixpas)" w:date="2025-07-01T19:19:00Z">
              <w:r w:rsidRPr="00C76A19">
                <w:rPr>
                  <w:rPrChange w:id="8792" w:author="Felix Pascal (felixpas)" w:date="2025-07-01T19:19:00Z">
                    <w:rPr>
                      <w:rFonts w:ascii="Calibri" w:hAnsi="Calibri" w:cs="Calibri"/>
                      <w:color w:val="000000"/>
                    </w:rPr>
                  </w:rPrChange>
                </w:rPr>
                <w:t>increasing</w:t>
              </w:r>
            </w:ins>
          </w:p>
        </w:tc>
        <w:tc>
          <w:tcPr>
            <w:tcW w:w="850" w:type="dxa"/>
            <w:noWrap/>
            <w:hideMark/>
            <w:tcPrChange w:id="8793" w:author="Felix Pascal (felixpas)" w:date="2025-07-01T19:33:00Z">
              <w:tcPr>
                <w:tcW w:w="1280" w:type="dxa"/>
                <w:gridSpan w:val="2"/>
                <w:noWrap/>
                <w:hideMark/>
              </w:tcPr>
            </w:tcPrChange>
          </w:tcPr>
          <w:p w14:paraId="5D3D7885" w14:textId="77777777" w:rsidR="00C76A19" w:rsidRPr="00C76A19" w:rsidRDefault="00C76A19" w:rsidP="00C76A19">
            <w:pPr>
              <w:rPr>
                <w:ins w:id="8794" w:author="Felix Pascal (felixpas)" w:date="2025-07-01T19:19:00Z"/>
                <w:rPrChange w:id="8795" w:author="Felix Pascal (felixpas)" w:date="2025-07-01T19:19:00Z">
                  <w:rPr>
                    <w:ins w:id="8796" w:author="Felix Pascal (felixpas)" w:date="2025-07-01T19:19:00Z"/>
                    <w:rFonts w:ascii="Calibri" w:hAnsi="Calibri" w:cs="Calibri"/>
                    <w:color w:val="000000"/>
                  </w:rPr>
                </w:rPrChange>
              </w:rPr>
              <w:pPrChange w:id="8797" w:author="Felix Pascal (felixpas)" w:date="2025-07-01T19:19:00Z">
                <w:pPr>
                  <w:jc w:val="right"/>
                </w:pPr>
              </w:pPrChange>
            </w:pPr>
            <w:ins w:id="8798" w:author="Felix Pascal (felixpas)" w:date="2025-07-01T19:19:00Z">
              <w:r w:rsidRPr="00C76A19">
                <w:rPr>
                  <w:rPrChange w:id="8799" w:author="Felix Pascal (felixpas)" w:date="2025-07-01T19:19:00Z">
                    <w:rPr>
                      <w:rFonts w:ascii="Calibri" w:hAnsi="Calibri" w:cs="Calibri"/>
                      <w:color w:val="000000"/>
                    </w:rPr>
                  </w:rPrChange>
                </w:rPr>
                <w:t>551</w:t>
              </w:r>
            </w:ins>
          </w:p>
        </w:tc>
      </w:tr>
      <w:tr w:rsidR="00C76A19" w:rsidRPr="00C76A19" w14:paraId="36965EA1" w14:textId="77777777" w:rsidTr="00D247C6">
        <w:trPr>
          <w:trHeight w:val="288"/>
          <w:ins w:id="8800" w:author="Felix Pascal (felixpas)" w:date="2025-07-01T19:19:00Z"/>
          <w:trPrChange w:id="8801" w:author="Felix Pascal (felixpas)" w:date="2025-07-01T19:33:00Z">
            <w:trPr>
              <w:gridAfter w:val="0"/>
              <w:trHeight w:val="288"/>
            </w:trPr>
          </w:trPrChange>
        </w:trPr>
        <w:tc>
          <w:tcPr>
            <w:tcW w:w="3256" w:type="dxa"/>
            <w:noWrap/>
            <w:hideMark/>
            <w:tcPrChange w:id="8802" w:author="Felix Pascal (felixpas)" w:date="2025-07-01T19:33:00Z">
              <w:tcPr>
                <w:tcW w:w="2940" w:type="dxa"/>
                <w:noWrap/>
                <w:hideMark/>
              </w:tcPr>
            </w:tcPrChange>
          </w:tcPr>
          <w:p w14:paraId="73D70112" w14:textId="77777777" w:rsidR="00C76A19" w:rsidRPr="00C76A19" w:rsidRDefault="00C76A19">
            <w:pPr>
              <w:rPr>
                <w:ins w:id="8803" w:author="Felix Pascal (felixpas)" w:date="2025-07-01T19:19:00Z"/>
                <w:rPrChange w:id="8804" w:author="Felix Pascal (felixpas)" w:date="2025-07-01T19:19:00Z">
                  <w:rPr>
                    <w:ins w:id="8805" w:author="Felix Pascal (felixpas)" w:date="2025-07-01T19:19:00Z"/>
                    <w:rFonts w:ascii="Calibri" w:hAnsi="Calibri" w:cs="Calibri"/>
                    <w:color w:val="000000"/>
                  </w:rPr>
                </w:rPrChange>
              </w:rPr>
            </w:pPr>
            <w:proofErr w:type="spellStart"/>
            <w:ins w:id="8806" w:author="Felix Pascal (felixpas)" w:date="2025-07-01T19:19:00Z">
              <w:r w:rsidRPr="00C76A19">
                <w:rPr>
                  <w:rPrChange w:id="8807" w:author="Felix Pascal (felixpas)" w:date="2025-07-01T19:19:00Z">
                    <w:rPr>
                      <w:rFonts w:ascii="Calibri" w:hAnsi="Calibri" w:cs="Calibri"/>
                      <w:color w:val="000000"/>
                    </w:rPr>
                  </w:rPrChange>
                </w:rPr>
                <w:t>Helictotrichon</w:t>
              </w:r>
              <w:proofErr w:type="spellEnd"/>
              <w:r w:rsidRPr="00C76A19">
                <w:rPr>
                  <w:rPrChange w:id="8808" w:author="Felix Pascal (felixpas)" w:date="2025-07-01T19:19:00Z">
                    <w:rPr>
                      <w:rFonts w:ascii="Calibri" w:hAnsi="Calibri" w:cs="Calibri"/>
                      <w:color w:val="000000"/>
                    </w:rPr>
                  </w:rPrChange>
                </w:rPr>
                <w:t xml:space="preserve"> versicolor</w:t>
              </w:r>
            </w:ins>
          </w:p>
        </w:tc>
        <w:tc>
          <w:tcPr>
            <w:tcW w:w="1706" w:type="dxa"/>
            <w:noWrap/>
            <w:hideMark/>
            <w:tcPrChange w:id="8809" w:author="Felix Pascal (felixpas)" w:date="2025-07-01T19:33:00Z">
              <w:tcPr>
                <w:tcW w:w="2480" w:type="dxa"/>
                <w:noWrap/>
                <w:hideMark/>
              </w:tcPr>
            </w:tcPrChange>
          </w:tcPr>
          <w:p w14:paraId="1A50F97E" w14:textId="77777777" w:rsidR="00C76A19" w:rsidRPr="00C76A19" w:rsidRDefault="00C76A19" w:rsidP="00C76A19">
            <w:pPr>
              <w:rPr>
                <w:ins w:id="8810" w:author="Felix Pascal (felixpas)" w:date="2025-07-01T19:19:00Z"/>
                <w:rPrChange w:id="8811" w:author="Felix Pascal (felixpas)" w:date="2025-07-01T19:19:00Z">
                  <w:rPr>
                    <w:ins w:id="8812" w:author="Felix Pascal (felixpas)" w:date="2025-07-01T19:19:00Z"/>
                    <w:rFonts w:ascii="Calibri" w:hAnsi="Calibri" w:cs="Calibri"/>
                    <w:color w:val="000000"/>
                  </w:rPr>
                </w:rPrChange>
              </w:rPr>
              <w:pPrChange w:id="8813" w:author="Felix Pascal (felixpas)" w:date="2025-07-01T19:19:00Z">
                <w:pPr>
                  <w:jc w:val="right"/>
                </w:pPr>
              </w:pPrChange>
            </w:pPr>
            <w:ins w:id="8814" w:author="Felix Pascal (felixpas)" w:date="2025-07-01T19:19:00Z">
              <w:r w:rsidRPr="00C76A19">
                <w:rPr>
                  <w:rPrChange w:id="8815" w:author="Felix Pascal (felixpas)" w:date="2025-07-01T19:19:00Z">
                    <w:rPr>
                      <w:rFonts w:ascii="Calibri" w:hAnsi="Calibri" w:cs="Calibri"/>
                      <w:color w:val="000000"/>
                    </w:rPr>
                  </w:rPrChange>
                </w:rPr>
                <w:t>4.069657871</w:t>
              </w:r>
            </w:ins>
          </w:p>
        </w:tc>
        <w:tc>
          <w:tcPr>
            <w:tcW w:w="1696" w:type="dxa"/>
            <w:noWrap/>
            <w:hideMark/>
            <w:tcPrChange w:id="8816" w:author="Felix Pascal (felixpas)" w:date="2025-07-01T19:33:00Z">
              <w:tcPr>
                <w:tcW w:w="1300" w:type="dxa"/>
                <w:noWrap/>
                <w:hideMark/>
              </w:tcPr>
            </w:tcPrChange>
          </w:tcPr>
          <w:p w14:paraId="2F800442" w14:textId="77777777" w:rsidR="00C76A19" w:rsidRPr="00C76A19" w:rsidRDefault="00C76A19" w:rsidP="00C76A19">
            <w:pPr>
              <w:rPr>
                <w:ins w:id="8817" w:author="Felix Pascal (felixpas)" w:date="2025-07-01T19:19:00Z"/>
                <w:rPrChange w:id="8818" w:author="Felix Pascal (felixpas)" w:date="2025-07-01T19:19:00Z">
                  <w:rPr>
                    <w:ins w:id="8819" w:author="Felix Pascal (felixpas)" w:date="2025-07-01T19:19:00Z"/>
                    <w:rFonts w:ascii="Calibri" w:hAnsi="Calibri" w:cs="Calibri"/>
                    <w:color w:val="000000"/>
                  </w:rPr>
                </w:rPrChange>
              </w:rPr>
              <w:pPrChange w:id="8820" w:author="Felix Pascal (felixpas)" w:date="2025-07-01T19:19:00Z">
                <w:pPr>
                  <w:jc w:val="right"/>
                </w:pPr>
              </w:pPrChange>
            </w:pPr>
            <w:ins w:id="8821" w:author="Felix Pascal (felixpas)" w:date="2025-07-01T19:19:00Z">
              <w:r w:rsidRPr="00C76A19">
                <w:rPr>
                  <w:rPrChange w:id="8822" w:author="Felix Pascal (felixpas)" w:date="2025-07-01T19:19:00Z">
                    <w:rPr>
                      <w:rFonts w:ascii="Calibri" w:hAnsi="Calibri" w:cs="Calibri"/>
                      <w:color w:val="000000"/>
                    </w:rPr>
                  </w:rPrChange>
                </w:rPr>
                <w:t>0.037523819</w:t>
              </w:r>
            </w:ins>
          </w:p>
        </w:tc>
        <w:tc>
          <w:tcPr>
            <w:tcW w:w="1418" w:type="dxa"/>
            <w:noWrap/>
            <w:hideMark/>
            <w:tcPrChange w:id="8823" w:author="Felix Pascal (felixpas)" w:date="2025-07-01T19:33:00Z">
              <w:tcPr>
                <w:tcW w:w="980" w:type="dxa"/>
                <w:noWrap/>
                <w:hideMark/>
              </w:tcPr>
            </w:tcPrChange>
          </w:tcPr>
          <w:p w14:paraId="5D301544" w14:textId="77777777" w:rsidR="00C76A19" w:rsidRPr="00C76A19" w:rsidRDefault="00C76A19">
            <w:pPr>
              <w:rPr>
                <w:ins w:id="8824" w:author="Felix Pascal (felixpas)" w:date="2025-07-01T19:19:00Z"/>
                <w:rPrChange w:id="8825" w:author="Felix Pascal (felixpas)" w:date="2025-07-01T19:19:00Z">
                  <w:rPr>
                    <w:ins w:id="8826" w:author="Felix Pascal (felixpas)" w:date="2025-07-01T19:19:00Z"/>
                    <w:rFonts w:ascii="Calibri" w:hAnsi="Calibri" w:cs="Calibri"/>
                    <w:color w:val="000000"/>
                  </w:rPr>
                </w:rPrChange>
              </w:rPr>
            </w:pPr>
            <w:ins w:id="8827" w:author="Felix Pascal (felixpas)" w:date="2025-07-01T19:19:00Z">
              <w:r w:rsidRPr="00C76A19">
                <w:rPr>
                  <w:rPrChange w:id="8828" w:author="Felix Pascal (felixpas)" w:date="2025-07-01T19:19:00Z">
                    <w:rPr>
                      <w:rFonts w:ascii="Calibri" w:hAnsi="Calibri" w:cs="Calibri"/>
                      <w:color w:val="000000"/>
                    </w:rPr>
                  </w:rPrChange>
                </w:rPr>
                <w:t>increasing</w:t>
              </w:r>
            </w:ins>
          </w:p>
        </w:tc>
        <w:tc>
          <w:tcPr>
            <w:tcW w:w="850" w:type="dxa"/>
            <w:noWrap/>
            <w:hideMark/>
            <w:tcPrChange w:id="8829" w:author="Felix Pascal (felixpas)" w:date="2025-07-01T19:33:00Z">
              <w:tcPr>
                <w:tcW w:w="900" w:type="dxa"/>
                <w:noWrap/>
                <w:hideMark/>
              </w:tcPr>
            </w:tcPrChange>
          </w:tcPr>
          <w:p w14:paraId="18ACC1E0" w14:textId="77777777" w:rsidR="00C76A19" w:rsidRPr="00C76A19" w:rsidRDefault="00C76A19" w:rsidP="00C76A19">
            <w:pPr>
              <w:rPr>
                <w:ins w:id="8830" w:author="Felix Pascal (felixpas)" w:date="2025-07-01T19:19:00Z"/>
                <w:rPrChange w:id="8831" w:author="Felix Pascal (felixpas)" w:date="2025-07-01T19:19:00Z">
                  <w:rPr>
                    <w:ins w:id="8832" w:author="Felix Pascal (felixpas)" w:date="2025-07-01T19:19:00Z"/>
                    <w:rFonts w:ascii="Calibri" w:hAnsi="Calibri" w:cs="Calibri"/>
                    <w:color w:val="000000"/>
                  </w:rPr>
                </w:rPrChange>
              </w:rPr>
              <w:pPrChange w:id="8833" w:author="Felix Pascal (felixpas)" w:date="2025-07-01T19:19:00Z">
                <w:pPr>
                  <w:jc w:val="right"/>
                </w:pPr>
              </w:pPrChange>
            </w:pPr>
            <w:ins w:id="8834" w:author="Felix Pascal (felixpas)" w:date="2025-07-01T19:19:00Z">
              <w:r w:rsidRPr="00C76A19">
                <w:rPr>
                  <w:rPrChange w:id="8835" w:author="Felix Pascal (felixpas)" w:date="2025-07-01T19:19:00Z">
                    <w:rPr>
                      <w:rFonts w:ascii="Calibri" w:hAnsi="Calibri" w:cs="Calibri"/>
                      <w:color w:val="000000"/>
                    </w:rPr>
                  </w:rPrChange>
                </w:rPr>
                <w:t>359</w:t>
              </w:r>
            </w:ins>
          </w:p>
        </w:tc>
      </w:tr>
      <w:tr w:rsidR="00D247C6" w:rsidRPr="00D247C6" w14:paraId="000FD9CA" w14:textId="77777777" w:rsidTr="00D247C6">
        <w:tblPrEx>
          <w:tblPrExChange w:id="8836" w:author="Felix Pascal (felixpas)" w:date="2025-07-01T19:33:00Z">
            <w:tblPrEx>
              <w:tblW w:w="9067" w:type="dxa"/>
            </w:tblPrEx>
          </w:tblPrExChange>
        </w:tblPrEx>
        <w:trPr>
          <w:trHeight w:val="288"/>
          <w:ins w:id="8837" w:author="Felix Pascal (felixpas)" w:date="2025-07-01T19:19:00Z"/>
          <w:trPrChange w:id="8838" w:author="Felix Pascal (felixpas)" w:date="2025-07-01T19:33:00Z">
            <w:trPr>
              <w:trHeight w:val="288"/>
            </w:trPr>
          </w:trPrChange>
        </w:trPr>
        <w:tc>
          <w:tcPr>
            <w:tcW w:w="3256" w:type="dxa"/>
            <w:noWrap/>
            <w:hideMark/>
            <w:tcPrChange w:id="8839" w:author="Felix Pascal (felixpas)" w:date="2025-07-01T19:33:00Z">
              <w:tcPr>
                <w:tcW w:w="2940" w:type="dxa"/>
                <w:noWrap/>
                <w:hideMark/>
              </w:tcPr>
            </w:tcPrChange>
          </w:tcPr>
          <w:p w14:paraId="41B91F6E" w14:textId="77777777" w:rsidR="00C76A19" w:rsidRPr="00C76A19" w:rsidRDefault="00C76A19">
            <w:pPr>
              <w:rPr>
                <w:ins w:id="8840" w:author="Felix Pascal (felixpas)" w:date="2025-07-01T19:19:00Z"/>
                <w:rPrChange w:id="8841" w:author="Felix Pascal (felixpas)" w:date="2025-07-01T19:19:00Z">
                  <w:rPr>
                    <w:ins w:id="8842" w:author="Felix Pascal (felixpas)" w:date="2025-07-01T19:19:00Z"/>
                    <w:rFonts w:ascii="Calibri" w:hAnsi="Calibri" w:cs="Calibri"/>
                    <w:color w:val="000000"/>
                  </w:rPr>
                </w:rPrChange>
              </w:rPr>
            </w:pPr>
            <w:ins w:id="8843" w:author="Felix Pascal (felixpas)" w:date="2025-07-01T19:19:00Z">
              <w:r w:rsidRPr="00C76A19">
                <w:rPr>
                  <w:rPrChange w:id="8844" w:author="Felix Pascal (felixpas)" w:date="2025-07-01T19:19:00Z">
                    <w:rPr>
                      <w:rFonts w:ascii="Calibri" w:hAnsi="Calibri" w:cs="Calibri"/>
                      <w:color w:val="000000"/>
                    </w:rPr>
                  </w:rPrChange>
                </w:rPr>
                <w:t xml:space="preserve">Holcus </w:t>
              </w:r>
              <w:proofErr w:type="spellStart"/>
              <w:r w:rsidRPr="00C76A19">
                <w:rPr>
                  <w:rPrChange w:id="8845" w:author="Felix Pascal (felixpas)" w:date="2025-07-01T19:19:00Z">
                    <w:rPr>
                      <w:rFonts w:ascii="Calibri" w:hAnsi="Calibri" w:cs="Calibri"/>
                      <w:color w:val="000000"/>
                    </w:rPr>
                  </w:rPrChange>
                </w:rPr>
                <w:t>lanatus</w:t>
              </w:r>
              <w:proofErr w:type="spellEnd"/>
            </w:ins>
          </w:p>
        </w:tc>
        <w:tc>
          <w:tcPr>
            <w:tcW w:w="1706" w:type="dxa"/>
            <w:noWrap/>
            <w:hideMark/>
            <w:tcPrChange w:id="8846" w:author="Felix Pascal (felixpas)" w:date="2025-07-01T19:33:00Z">
              <w:tcPr>
                <w:tcW w:w="2480" w:type="dxa"/>
                <w:noWrap/>
                <w:hideMark/>
              </w:tcPr>
            </w:tcPrChange>
          </w:tcPr>
          <w:p w14:paraId="75F789BD" w14:textId="77777777" w:rsidR="00C76A19" w:rsidRPr="00C76A19" w:rsidRDefault="00C76A19" w:rsidP="00C76A19">
            <w:pPr>
              <w:rPr>
                <w:ins w:id="8847" w:author="Felix Pascal (felixpas)" w:date="2025-07-01T19:19:00Z"/>
                <w:rPrChange w:id="8848" w:author="Felix Pascal (felixpas)" w:date="2025-07-01T19:19:00Z">
                  <w:rPr>
                    <w:ins w:id="8849" w:author="Felix Pascal (felixpas)" w:date="2025-07-01T19:19:00Z"/>
                    <w:rFonts w:ascii="Calibri" w:hAnsi="Calibri" w:cs="Calibri"/>
                    <w:color w:val="000000"/>
                  </w:rPr>
                </w:rPrChange>
              </w:rPr>
              <w:pPrChange w:id="8850" w:author="Felix Pascal (felixpas)" w:date="2025-07-01T19:19:00Z">
                <w:pPr>
                  <w:jc w:val="right"/>
                </w:pPr>
              </w:pPrChange>
            </w:pPr>
            <w:ins w:id="8851" w:author="Felix Pascal (felixpas)" w:date="2025-07-01T19:19:00Z">
              <w:r w:rsidRPr="00C76A19">
                <w:rPr>
                  <w:rPrChange w:id="8852" w:author="Felix Pascal (felixpas)" w:date="2025-07-01T19:19:00Z">
                    <w:rPr>
                      <w:rFonts w:ascii="Calibri" w:hAnsi="Calibri" w:cs="Calibri"/>
                      <w:color w:val="000000"/>
                    </w:rPr>
                  </w:rPrChange>
                </w:rPr>
                <w:t>3.799931263</w:t>
              </w:r>
            </w:ins>
          </w:p>
        </w:tc>
        <w:tc>
          <w:tcPr>
            <w:tcW w:w="1696" w:type="dxa"/>
            <w:noWrap/>
            <w:hideMark/>
            <w:tcPrChange w:id="8853" w:author="Felix Pascal (felixpas)" w:date="2025-07-01T19:33:00Z">
              <w:tcPr>
                <w:tcW w:w="1387" w:type="dxa"/>
                <w:noWrap/>
                <w:hideMark/>
              </w:tcPr>
            </w:tcPrChange>
          </w:tcPr>
          <w:p w14:paraId="346BFC24" w14:textId="77777777" w:rsidR="00C76A19" w:rsidRPr="00C76A19" w:rsidRDefault="00C76A19" w:rsidP="00C76A19">
            <w:pPr>
              <w:rPr>
                <w:ins w:id="8854" w:author="Felix Pascal (felixpas)" w:date="2025-07-01T19:19:00Z"/>
                <w:rPrChange w:id="8855" w:author="Felix Pascal (felixpas)" w:date="2025-07-01T19:19:00Z">
                  <w:rPr>
                    <w:ins w:id="8856" w:author="Felix Pascal (felixpas)" w:date="2025-07-01T19:19:00Z"/>
                    <w:rFonts w:ascii="Calibri" w:hAnsi="Calibri" w:cs="Calibri"/>
                    <w:color w:val="000000"/>
                  </w:rPr>
                </w:rPrChange>
              </w:rPr>
              <w:pPrChange w:id="8857" w:author="Felix Pascal (felixpas)" w:date="2025-07-01T19:19:00Z">
                <w:pPr>
                  <w:jc w:val="right"/>
                </w:pPr>
              </w:pPrChange>
            </w:pPr>
            <w:ins w:id="8858" w:author="Felix Pascal (felixpas)" w:date="2025-07-01T19:19:00Z">
              <w:r w:rsidRPr="00C76A19">
                <w:rPr>
                  <w:rPrChange w:id="8859" w:author="Felix Pascal (felixpas)" w:date="2025-07-01T19:19:00Z">
                    <w:rPr>
                      <w:rFonts w:ascii="Calibri" w:hAnsi="Calibri" w:cs="Calibri"/>
                      <w:color w:val="000000"/>
                    </w:rPr>
                  </w:rPrChange>
                </w:rPr>
                <w:t>0.003726887</w:t>
              </w:r>
            </w:ins>
          </w:p>
        </w:tc>
        <w:tc>
          <w:tcPr>
            <w:tcW w:w="1418" w:type="dxa"/>
            <w:noWrap/>
            <w:hideMark/>
            <w:tcPrChange w:id="8860" w:author="Felix Pascal (felixpas)" w:date="2025-07-01T19:33:00Z">
              <w:tcPr>
                <w:tcW w:w="980" w:type="dxa"/>
                <w:noWrap/>
                <w:hideMark/>
              </w:tcPr>
            </w:tcPrChange>
          </w:tcPr>
          <w:p w14:paraId="2DB4BAE2" w14:textId="77777777" w:rsidR="00C76A19" w:rsidRPr="00C76A19" w:rsidRDefault="00C76A19">
            <w:pPr>
              <w:rPr>
                <w:ins w:id="8861" w:author="Felix Pascal (felixpas)" w:date="2025-07-01T19:19:00Z"/>
                <w:rPrChange w:id="8862" w:author="Felix Pascal (felixpas)" w:date="2025-07-01T19:19:00Z">
                  <w:rPr>
                    <w:ins w:id="8863" w:author="Felix Pascal (felixpas)" w:date="2025-07-01T19:19:00Z"/>
                    <w:rFonts w:ascii="Calibri" w:hAnsi="Calibri" w:cs="Calibri"/>
                    <w:color w:val="000000"/>
                  </w:rPr>
                </w:rPrChange>
              </w:rPr>
            </w:pPr>
            <w:ins w:id="8864" w:author="Felix Pascal (felixpas)" w:date="2025-07-01T19:19:00Z">
              <w:r w:rsidRPr="00C76A19">
                <w:rPr>
                  <w:rPrChange w:id="8865" w:author="Felix Pascal (felixpas)" w:date="2025-07-01T19:19:00Z">
                    <w:rPr>
                      <w:rFonts w:ascii="Calibri" w:hAnsi="Calibri" w:cs="Calibri"/>
                      <w:color w:val="000000"/>
                    </w:rPr>
                  </w:rPrChange>
                </w:rPr>
                <w:t>increasing</w:t>
              </w:r>
            </w:ins>
          </w:p>
        </w:tc>
        <w:tc>
          <w:tcPr>
            <w:tcW w:w="850" w:type="dxa"/>
            <w:noWrap/>
            <w:hideMark/>
            <w:tcPrChange w:id="8866" w:author="Felix Pascal (felixpas)" w:date="2025-07-01T19:33:00Z">
              <w:tcPr>
                <w:tcW w:w="1280" w:type="dxa"/>
                <w:gridSpan w:val="2"/>
                <w:noWrap/>
                <w:hideMark/>
              </w:tcPr>
            </w:tcPrChange>
          </w:tcPr>
          <w:p w14:paraId="097246B9" w14:textId="77777777" w:rsidR="00C76A19" w:rsidRPr="00C76A19" w:rsidRDefault="00C76A19" w:rsidP="00C76A19">
            <w:pPr>
              <w:rPr>
                <w:ins w:id="8867" w:author="Felix Pascal (felixpas)" w:date="2025-07-01T19:19:00Z"/>
                <w:rPrChange w:id="8868" w:author="Felix Pascal (felixpas)" w:date="2025-07-01T19:19:00Z">
                  <w:rPr>
                    <w:ins w:id="8869" w:author="Felix Pascal (felixpas)" w:date="2025-07-01T19:19:00Z"/>
                    <w:rFonts w:ascii="Calibri" w:hAnsi="Calibri" w:cs="Calibri"/>
                    <w:color w:val="000000"/>
                  </w:rPr>
                </w:rPrChange>
              </w:rPr>
              <w:pPrChange w:id="8870" w:author="Felix Pascal (felixpas)" w:date="2025-07-01T19:19:00Z">
                <w:pPr>
                  <w:jc w:val="right"/>
                </w:pPr>
              </w:pPrChange>
            </w:pPr>
            <w:ins w:id="8871" w:author="Felix Pascal (felixpas)" w:date="2025-07-01T19:19:00Z">
              <w:r w:rsidRPr="00C76A19">
                <w:rPr>
                  <w:rPrChange w:id="8872" w:author="Felix Pascal (felixpas)" w:date="2025-07-01T19:19:00Z">
                    <w:rPr>
                      <w:rFonts w:ascii="Calibri" w:hAnsi="Calibri" w:cs="Calibri"/>
                      <w:color w:val="000000"/>
                    </w:rPr>
                  </w:rPrChange>
                </w:rPr>
                <w:t>767</w:t>
              </w:r>
            </w:ins>
          </w:p>
        </w:tc>
      </w:tr>
      <w:tr w:rsidR="00C76A19" w:rsidRPr="00C76A19" w14:paraId="24D3507B" w14:textId="77777777" w:rsidTr="00D247C6">
        <w:trPr>
          <w:trHeight w:val="288"/>
          <w:ins w:id="8873" w:author="Felix Pascal (felixpas)" w:date="2025-07-01T19:19:00Z"/>
          <w:trPrChange w:id="8874" w:author="Felix Pascal (felixpas)" w:date="2025-07-01T19:33:00Z">
            <w:trPr>
              <w:gridAfter w:val="0"/>
              <w:trHeight w:val="288"/>
            </w:trPr>
          </w:trPrChange>
        </w:trPr>
        <w:tc>
          <w:tcPr>
            <w:tcW w:w="3256" w:type="dxa"/>
            <w:noWrap/>
            <w:hideMark/>
            <w:tcPrChange w:id="8875" w:author="Felix Pascal (felixpas)" w:date="2025-07-01T19:33:00Z">
              <w:tcPr>
                <w:tcW w:w="2940" w:type="dxa"/>
                <w:noWrap/>
                <w:hideMark/>
              </w:tcPr>
            </w:tcPrChange>
          </w:tcPr>
          <w:p w14:paraId="7B22BECB" w14:textId="77777777" w:rsidR="00C76A19" w:rsidRPr="00C76A19" w:rsidRDefault="00C76A19">
            <w:pPr>
              <w:rPr>
                <w:ins w:id="8876" w:author="Felix Pascal (felixpas)" w:date="2025-07-01T19:19:00Z"/>
                <w:rPrChange w:id="8877" w:author="Felix Pascal (felixpas)" w:date="2025-07-01T19:19:00Z">
                  <w:rPr>
                    <w:ins w:id="8878" w:author="Felix Pascal (felixpas)" w:date="2025-07-01T19:19:00Z"/>
                    <w:rFonts w:ascii="Calibri" w:hAnsi="Calibri" w:cs="Calibri"/>
                    <w:color w:val="000000"/>
                  </w:rPr>
                </w:rPrChange>
              </w:rPr>
            </w:pPr>
            <w:proofErr w:type="spellStart"/>
            <w:ins w:id="8879" w:author="Felix Pascal (felixpas)" w:date="2025-07-01T19:19:00Z">
              <w:r w:rsidRPr="00C76A19">
                <w:rPr>
                  <w:rPrChange w:id="8880" w:author="Felix Pascal (felixpas)" w:date="2025-07-01T19:19:00Z">
                    <w:rPr>
                      <w:rFonts w:ascii="Calibri" w:hAnsi="Calibri" w:cs="Calibri"/>
                      <w:color w:val="000000"/>
                    </w:rPr>
                  </w:rPrChange>
                </w:rPr>
                <w:t>Ranunculus</w:t>
              </w:r>
              <w:proofErr w:type="spellEnd"/>
              <w:r w:rsidRPr="00C76A19">
                <w:rPr>
                  <w:rPrChange w:id="8881" w:author="Felix Pascal (felixpas)" w:date="2025-07-01T19:19:00Z">
                    <w:rPr>
                      <w:rFonts w:ascii="Calibri" w:hAnsi="Calibri" w:cs="Calibri"/>
                      <w:color w:val="000000"/>
                    </w:rPr>
                  </w:rPrChange>
                </w:rPr>
                <w:t xml:space="preserve"> </w:t>
              </w:r>
              <w:proofErr w:type="spellStart"/>
              <w:r w:rsidRPr="00C76A19">
                <w:rPr>
                  <w:rPrChange w:id="8882" w:author="Felix Pascal (felixpas)" w:date="2025-07-01T19:19:00Z">
                    <w:rPr>
                      <w:rFonts w:ascii="Calibri" w:hAnsi="Calibri" w:cs="Calibri"/>
                      <w:color w:val="000000"/>
                    </w:rPr>
                  </w:rPrChange>
                </w:rPr>
                <w:t>montanus</w:t>
              </w:r>
              <w:proofErr w:type="spellEnd"/>
              <w:r w:rsidRPr="00C76A19">
                <w:rPr>
                  <w:rPrChange w:id="8883" w:author="Felix Pascal (felixpas)" w:date="2025-07-01T19:19:00Z">
                    <w:rPr>
                      <w:rFonts w:ascii="Calibri" w:hAnsi="Calibri" w:cs="Calibri"/>
                      <w:color w:val="000000"/>
                    </w:rPr>
                  </w:rPrChange>
                </w:rPr>
                <w:t xml:space="preserve"> </w:t>
              </w:r>
              <w:proofErr w:type="spellStart"/>
              <w:r w:rsidRPr="00C76A19">
                <w:rPr>
                  <w:rPrChange w:id="8884" w:author="Felix Pascal (felixpas)" w:date="2025-07-01T19:19:00Z">
                    <w:rPr>
                      <w:rFonts w:ascii="Calibri" w:hAnsi="Calibri" w:cs="Calibri"/>
                      <w:color w:val="000000"/>
                    </w:rPr>
                  </w:rPrChange>
                </w:rPr>
                <w:t>aggr</w:t>
              </w:r>
              <w:proofErr w:type="spellEnd"/>
              <w:r w:rsidRPr="00C76A19">
                <w:rPr>
                  <w:rPrChange w:id="8885" w:author="Felix Pascal (felixpas)" w:date="2025-07-01T19:19:00Z">
                    <w:rPr>
                      <w:rFonts w:ascii="Calibri" w:hAnsi="Calibri" w:cs="Calibri"/>
                      <w:color w:val="000000"/>
                    </w:rPr>
                  </w:rPrChange>
                </w:rPr>
                <w:t>.</w:t>
              </w:r>
            </w:ins>
          </w:p>
        </w:tc>
        <w:tc>
          <w:tcPr>
            <w:tcW w:w="1706" w:type="dxa"/>
            <w:noWrap/>
            <w:hideMark/>
            <w:tcPrChange w:id="8886" w:author="Felix Pascal (felixpas)" w:date="2025-07-01T19:33:00Z">
              <w:tcPr>
                <w:tcW w:w="2480" w:type="dxa"/>
                <w:noWrap/>
                <w:hideMark/>
              </w:tcPr>
            </w:tcPrChange>
          </w:tcPr>
          <w:p w14:paraId="7EFE7C96" w14:textId="77777777" w:rsidR="00C76A19" w:rsidRPr="00C76A19" w:rsidRDefault="00C76A19" w:rsidP="00C76A19">
            <w:pPr>
              <w:rPr>
                <w:ins w:id="8887" w:author="Felix Pascal (felixpas)" w:date="2025-07-01T19:19:00Z"/>
                <w:rPrChange w:id="8888" w:author="Felix Pascal (felixpas)" w:date="2025-07-01T19:19:00Z">
                  <w:rPr>
                    <w:ins w:id="8889" w:author="Felix Pascal (felixpas)" w:date="2025-07-01T19:19:00Z"/>
                    <w:rFonts w:ascii="Calibri" w:hAnsi="Calibri" w:cs="Calibri"/>
                    <w:color w:val="000000"/>
                  </w:rPr>
                </w:rPrChange>
              </w:rPr>
              <w:pPrChange w:id="8890" w:author="Felix Pascal (felixpas)" w:date="2025-07-01T19:19:00Z">
                <w:pPr>
                  <w:jc w:val="right"/>
                </w:pPr>
              </w:pPrChange>
            </w:pPr>
            <w:ins w:id="8891" w:author="Felix Pascal (felixpas)" w:date="2025-07-01T19:19:00Z">
              <w:r w:rsidRPr="00C76A19">
                <w:rPr>
                  <w:rPrChange w:id="8892" w:author="Felix Pascal (felixpas)" w:date="2025-07-01T19:19:00Z">
                    <w:rPr>
                      <w:rFonts w:ascii="Calibri" w:hAnsi="Calibri" w:cs="Calibri"/>
                      <w:color w:val="000000"/>
                    </w:rPr>
                  </w:rPrChange>
                </w:rPr>
                <w:t>3.510599259</w:t>
              </w:r>
            </w:ins>
          </w:p>
        </w:tc>
        <w:tc>
          <w:tcPr>
            <w:tcW w:w="1696" w:type="dxa"/>
            <w:noWrap/>
            <w:hideMark/>
            <w:tcPrChange w:id="8893" w:author="Felix Pascal (felixpas)" w:date="2025-07-01T19:33:00Z">
              <w:tcPr>
                <w:tcW w:w="1300" w:type="dxa"/>
                <w:noWrap/>
                <w:hideMark/>
              </w:tcPr>
            </w:tcPrChange>
          </w:tcPr>
          <w:p w14:paraId="03FE844D" w14:textId="77777777" w:rsidR="00C76A19" w:rsidRPr="00C76A19" w:rsidRDefault="00C76A19" w:rsidP="00C76A19">
            <w:pPr>
              <w:rPr>
                <w:ins w:id="8894" w:author="Felix Pascal (felixpas)" w:date="2025-07-01T19:19:00Z"/>
                <w:rPrChange w:id="8895" w:author="Felix Pascal (felixpas)" w:date="2025-07-01T19:19:00Z">
                  <w:rPr>
                    <w:ins w:id="8896" w:author="Felix Pascal (felixpas)" w:date="2025-07-01T19:19:00Z"/>
                    <w:rFonts w:ascii="Calibri" w:hAnsi="Calibri" w:cs="Calibri"/>
                    <w:color w:val="000000"/>
                  </w:rPr>
                </w:rPrChange>
              </w:rPr>
              <w:pPrChange w:id="8897" w:author="Felix Pascal (felixpas)" w:date="2025-07-01T19:19:00Z">
                <w:pPr>
                  <w:jc w:val="right"/>
                </w:pPr>
              </w:pPrChange>
            </w:pPr>
            <w:ins w:id="8898" w:author="Felix Pascal (felixpas)" w:date="2025-07-01T19:19:00Z">
              <w:r w:rsidRPr="00C76A19">
                <w:rPr>
                  <w:rPrChange w:id="8899" w:author="Felix Pascal (felixpas)" w:date="2025-07-01T19:19:00Z">
                    <w:rPr>
                      <w:rFonts w:ascii="Calibri" w:hAnsi="Calibri" w:cs="Calibri"/>
                      <w:color w:val="000000"/>
                    </w:rPr>
                  </w:rPrChange>
                </w:rPr>
                <w:t>0.006556408</w:t>
              </w:r>
            </w:ins>
          </w:p>
        </w:tc>
        <w:tc>
          <w:tcPr>
            <w:tcW w:w="1418" w:type="dxa"/>
            <w:noWrap/>
            <w:hideMark/>
            <w:tcPrChange w:id="8900" w:author="Felix Pascal (felixpas)" w:date="2025-07-01T19:33:00Z">
              <w:tcPr>
                <w:tcW w:w="980" w:type="dxa"/>
                <w:noWrap/>
                <w:hideMark/>
              </w:tcPr>
            </w:tcPrChange>
          </w:tcPr>
          <w:p w14:paraId="5626308C" w14:textId="77777777" w:rsidR="00C76A19" w:rsidRPr="00C76A19" w:rsidRDefault="00C76A19">
            <w:pPr>
              <w:rPr>
                <w:ins w:id="8901" w:author="Felix Pascal (felixpas)" w:date="2025-07-01T19:19:00Z"/>
                <w:rPrChange w:id="8902" w:author="Felix Pascal (felixpas)" w:date="2025-07-01T19:19:00Z">
                  <w:rPr>
                    <w:ins w:id="8903" w:author="Felix Pascal (felixpas)" w:date="2025-07-01T19:19:00Z"/>
                    <w:rFonts w:ascii="Calibri" w:hAnsi="Calibri" w:cs="Calibri"/>
                    <w:color w:val="000000"/>
                  </w:rPr>
                </w:rPrChange>
              </w:rPr>
            </w:pPr>
            <w:ins w:id="8904" w:author="Felix Pascal (felixpas)" w:date="2025-07-01T19:19:00Z">
              <w:r w:rsidRPr="00C76A19">
                <w:rPr>
                  <w:rPrChange w:id="8905" w:author="Felix Pascal (felixpas)" w:date="2025-07-01T19:19:00Z">
                    <w:rPr>
                      <w:rFonts w:ascii="Calibri" w:hAnsi="Calibri" w:cs="Calibri"/>
                      <w:color w:val="000000"/>
                    </w:rPr>
                  </w:rPrChange>
                </w:rPr>
                <w:t>increasing</w:t>
              </w:r>
            </w:ins>
          </w:p>
        </w:tc>
        <w:tc>
          <w:tcPr>
            <w:tcW w:w="850" w:type="dxa"/>
            <w:noWrap/>
            <w:hideMark/>
            <w:tcPrChange w:id="8906" w:author="Felix Pascal (felixpas)" w:date="2025-07-01T19:33:00Z">
              <w:tcPr>
                <w:tcW w:w="900" w:type="dxa"/>
                <w:noWrap/>
                <w:hideMark/>
              </w:tcPr>
            </w:tcPrChange>
          </w:tcPr>
          <w:p w14:paraId="12215C01" w14:textId="77777777" w:rsidR="00C76A19" w:rsidRPr="00C76A19" w:rsidRDefault="00C76A19" w:rsidP="00C76A19">
            <w:pPr>
              <w:rPr>
                <w:ins w:id="8907" w:author="Felix Pascal (felixpas)" w:date="2025-07-01T19:19:00Z"/>
                <w:rPrChange w:id="8908" w:author="Felix Pascal (felixpas)" w:date="2025-07-01T19:19:00Z">
                  <w:rPr>
                    <w:ins w:id="8909" w:author="Felix Pascal (felixpas)" w:date="2025-07-01T19:19:00Z"/>
                    <w:rFonts w:ascii="Calibri" w:hAnsi="Calibri" w:cs="Calibri"/>
                    <w:color w:val="000000"/>
                  </w:rPr>
                </w:rPrChange>
              </w:rPr>
              <w:pPrChange w:id="8910" w:author="Felix Pascal (felixpas)" w:date="2025-07-01T19:19:00Z">
                <w:pPr>
                  <w:jc w:val="right"/>
                </w:pPr>
              </w:pPrChange>
            </w:pPr>
            <w:ins w:id="8911" w:author="Felix Pascal (felixpas)" w:date="2025-07-01T19:19:00Z">
              <w:r w:rsidRPr="00C76A19">
                <w:rPr>
                  <w:rPrChange w:id="8912" w:author="Felix Pascal (felixpas)" w:date="2025-07-01T19:19:00Z">
                    <w:rPr>
                      <w:rFonts w:ascii="Calibri" w:hAnsi="Calibri" w:cs="Calibri"/>
                      <w:color w:val="000000"/>
                    </w:rPr>
                  </w:rPrChange>
                </w:rPr>
                <w:t>709</w:t>
              </w:r>
            </w:ins>
          </w:p>
        </w:tc>
      </w:tr>
      <w:tr w:rsidR="00D247C6" w:rsidRPr="00D247C6" w14:paraId="4F69202D" w14:textId="77777777" w:rsidTr="00D247C6">
        <w:tblPrEx>
          <w:tblPrExChange w:id="8913" w:author="Felix Pascal (felixpas)" w:date="2025-07-01T19:33:00Z">
            <w:tblPrEx>
              <w:tblW w:w="9067" w:type="dxa"/>
            </w:tblPrEx>
          </w:tblPrExChange>
        </w:tblPrEx>
        <w:trPr>
          <w:trHeight w:val="288"/>
          <w:ins w:id="8914" w:author="Felix Pascal (felixpas)" w:date="2025-07-01T19:19:00Z"/>
          <w:trPrChange w:id="8915" w:author="Felix Pascal (felixpas)" w:date="2025-07-01T19:33:00Z">
            <w:trPr>
              <w:trHeight w:val="288"/>
            </w:trPr>
          </w:trPrChange>
        </w:trPr>
        <w:tc>
          <w:tcPr>
            <w:tcW w:w="3256" w:type="dxa"/>
            <w:noWrap/>
            <w:hideMark/>
            <w:tcPrChange w:id="8916" w:author="Felix Pascal (felixpas)" w:date="2025-07-01T19:33:00Z">
              <w:tcPr>
                <w:tcW w:w="2940" w:type="dxa"/>
                <w:noWrap/>
                <w:hideMark/>
              </w:tcPr>
            </w:tcPrChange>
          </w:tcPr>
          <w:p w14:paraId="59C34869" w14:textId="77777777" w:rsidR="00C76A19" w:rsidRPr="00C76A19" w:rsidRDefault="00C76A19">
            <w:pPr>
              <w:rPr>
                <w:ins w:id="8917" w:author="Felix Pascal (felixpas)" w:date="2025-07-01T19:19:00Z"/>
                <w:rPrChange w:id="8918" w:author="Felix Pascal (felixpas)" w:date="2025-07-01T19:19:00Z">
                  <w:rPr>
                    <w:ins w:id="8919" w:author="Felix Pascal (felixpas)" w:date="2025-07-01T19:19:00Z"/>
                    <w:rFonts w:ascii="Calibri" w:hAnsi="Calibri" w:cs="Calibri"/>
                    <w:color w:val="000000"/>
                  </w:rPr>
                </w:rPrChange>
              </w:rPr>
            </w:pPr>
            <w:ins w:id="8920" w:author="Felix Pascal (felixpas)" w:date="2025-07-01T19:19:00Z">
              <w:r w:rsidRPr="00C76A19">
                <w:rPr>
                  <w:rPrChange w:id="8921" w:author="Felix Pascal (felixpas)" w:date="2025-07-01T19:19:00Z">
                    <w:rPr>
                      <w:rFonts w:ascii="Calibri" w:hAnsi="Calibri" w:cs="Calibri"/>
                      <w:color w:val="000000"/>
                    </w:rPr>
                  </w:rPrChange>
                </w:rPr>
                <w:t xml:space="preserve">Fragaria </w:t>
              </w:r>
              <w:proofErr w:type="spellStart"/>
              <w:r w:rsidRPr="00C76A19">
                <w:rPr>
                  <w:rPrChange w:id="8922" w:author="Felix Pascal (felixpas)" w:date="2025-07-01T19:19:00Z">
                    <w:rPr>
                      <w:rFonts w:ascii="Calibri" w:hAnsi="Calibri" w:cs="Calibri"/>
                      <w:color w:val="000000"/>
                    </w:rPr>
                  </w:rPrChange>
                </w:rPr>
                <w:t>vesca</w:t>
              </w:r>
              <w:proofErr w:type="spellEnd"/>
            </w:ins>
          </w:p>
        </w:tc>
        <w:tc>
          <w:tcPr>
            <w:tcW w:w="1706" w:type="dxa"/>
            <w:noWrap/>
            <w:hideMark/>
            <w:tcPrChange w:id="8923" w:author="Felix Pascal (felixpas)" w:date="2025-07-01T19:33:00Z">
              <w:tcPr>
                <w:tcW w:w="2480" w:type="dxa"/>
                <w:noWrap/>
                <w:hideMark/>
              </w:tcPr>
            </w:tcPrChange>
          </w:tcPr>
          <w:p w14:paraId="33BDDA28" w14:textId="77777777" w:rsidR="00C76A19" w:rsidRPr="00C76A19" w:rsidRDefault="00C76A19" w:rsidP="00C76A19">
            <w:pPr>
              <w:rPr>
                <w:ins w:id="8924" w:author="Felix Pascal (felixpas)" w:date="2025-07-01T19:19:00Z"/>
                <w:rPrChange w:id="8925" w:author="Felix Pascal (felixpas)" w:date="2025-07-01T19:19:00Z">
                  <w:rPr>
                    <w:ins w:id="8926" w:author="Felix Pascal (felixpas)" w:date="2025-07-01T19:19:00Z"/>
                    <w:rFonts w:ascii="Calibri" w:hAnsi="Calibri" w:cs="Calibri"/>
                    <w:color w:val="000000"/>
                  </w:rPr>
                </w:rPrChange>
              </w:rPr>
              <w:pPrChange w:id="8927" w:author="Felix Pascal (felixpas)" w:date="2025-07-01T19:19:00Z">
                <w:pPr>
                  <w:jc w:val="right"/>
                </w:pPr>
              </w:pPrChange>
            </w:pPr>
            <w:ins w:id="8928" w:author="Felix Pascal (felixpas)" w:date="2025-07-01T19:19:00Z">
              <w:r w:rsidRPr="00C76A19">
                <w:rPr>
                  <w:rPrChange w:id="8929" w:author="Felix Pascal (felixpas)" w:date="2025-07-01T19:19:00Z">
                    <w:rPr>
                      <w:rFonts w:ascii="Calibri" w:hAnsi="Calibri" w:cs="Calibri"/>
                      <w:color w:val="000000"/>
                    </w:rPr>
                  </w:rPrChange>
                </w:rPr>
                <w:t>3.50117332</w:t>
              </w:r>
            </w:ins>
          </w:p>
        </w:tc>
        <w:tc>
          <w:tcPr>
            <w:tcW w:w="1696" w:type="dxa"/>
            <w:noWrap/>
            <w:hideMark/>
            <w:tcPrChange w:id="8930" w:author="Felix Pascal (felixpas)" w:date="2025-07-01T19:33:00Z">
              <w:tcPr>
                <w:tcW w:w="1387" w:type="dxa"/>
                <w:noWrap/>
                <w:hideMark/>
              </w:tcPr>
            </w:tcPrChange>
          </w:tcPr>
          <w:p w14:paraId="15670D98" w14:textId="77777777" w:rsidR="00C76A19" w:rsidRPr="00C76A19" w:rsidRDefault="00C76A19" w:rsidP="00C76A19">
            <w:pPr>
              <w:rPr>
                <w:ins w:id="8931" w:author="Felix Pascal (felixpas)" w:date="2025-07-01T19:19:00Z"/>
                <w:rPrChange w:id="8932" w:author="Felix Pascal (felixpas)" w:date="2025-07-01T19:19:00Z">
                  <w:rPr>
                    <w:ins w:id="8933" w:author="Felix Pascal (felixpas)" w:date="2025-07-01T19:19:00Z"/>
                    <w:rFonts w:ascii="Calibri" w:hAnsi="Calibri" w:cs="Calibri"/>
                    <w:color w:val="000000"/>
                  </w:rPr>
                </w:rPrChange>
              </w:rPr>
              <w:pPrChange w:id="8934" w:author="Felix Pascal (felixpas)" w:date="2025-07-01T19:19:00Z">
                <w:pPr>
                  <w:jc w:val="right"/>
                </w:pPr>
              </w:pPrChange>
            </w:pPr>
            <w:ins w:id="8935" w:author="Felix Pascal (felixpas)" w:date="2025-07-01T19:19:00Z">
              <w:r w:rsidRPr="00C76A19">
                <w:rPr>
                  <w:rPrChange w:id="8936" w:author="Felix Pascal (felixpas)" w:date="2025-07-01T19:19:00Z">
                    <w:rPr>
                      <w:rFonts w:ascii="Calibri" w:hAnsi="Calibri" w:cs="Calibri"/>
                      <w:color w:val="000000"/>
                    </w:rPr>
                  </w:rPrChange>
                </w:rPr>
                <w:t>0.019359973</w:t>
              </w:r>
            </w:ins>
          </w:p>
        </w:tc>
        <w:tc>
          <w:tcPr>
            <w:tcW w:w="1418" w:type="dxa"/>
            <w:noWrap/>
            <w:hideMark/>
            <w:tcPrChange w:id="8937" w:author="Felix Pascal (felixpas)" w:date="2025-07-01T19:33:00Z">
              <w:tcPr>
                <w:tcW w:w="980" w:type="dxa"/>
                <w:noWrap/>
                <w:hideMark/>
              </w:tcPr>
            </w:tcPrChange>
          </w:tcPr>
          <w:p w14:paraId="2D814AA0" w14:textId="77777777" w:rsidR="00C76A19" w:rsidRPr="00C76A19" w:rsidRDefault="00C76A19">
            <w:pPr>
              <w:rPr>
                <w:ins w:id="8938" w:author="Felix Pascal (felixpas)" w:date="2025-07-01T19:19:00Z"/>
                <w:rPrChange w:id="8939" w:author="Felix Pascal (felixpas)" w:date="2025-07-01T19:19:00Z">
                  <w:rPr>
                    <w:ins w:id="8940" w:author="Felix Pascal (felixpas)" w:date="2025-07-01T19:19:00Z"/>
                    <w:rFonts w:ascii="Calibri" w:hAnsi="Calibri" w:cs="Calibri"/>
                    <w:color w:val="000000"/>
                  </w:rPr>
                </w:rPrChange>
              </w:rPr>
            </w:pPr>
            <w:ins w:id="8941" w:author="Felix Pascal (felixpas)" w:date="2025-07-01T19:19:00Z">
              <w:r w:rsidRPr="00C76A19">
                <w:rPr>
                  <w:rPrChange w:id="8942" w:author="Felix Pascal (felixpas)" w:date="2025-07-01T19:19:00Z">
                    <w:rPr>
                      <w:rFonts w:ascii="Calibri" w:hAnsi="Calibri" w:cs="Calibri"/>
                      <w:color w:val="000000"/>
                    </w:rPr>
                  </w:rPrChange>
                </w:rPr>
                <w:t>increasing</w:t>
              </w:r>
            </w:ins>
          </w:p>
        </w:tc>
        <w:tc>
          <w:tcPr>
            <w:tcW w:w="850" w:type="dxa"/>
            <w:noWrap/>
            <w:hideMark/>
            <w:tcPrChange w:id="8943" w:author="Felix Pascal (felixpas)" w:date="2025-07-01T19:33:00Z">
              <w:tcPr>
                <w:tcW w:w="1280" w:type="dxa"/>
                <w:gridSpan w:val="2"/>
                <w:noWrap/>
                <w:hideMark/>
              </w:tcPr>
            </w:tcPrChange>
          </w:tcPr>
          <w:p w14:paraId="54189DC3" w14:textId="77777777" w:rsidR="00C76A19" w:rsidRPr="00C76A19" w:rsidRDefault="00C76A19" w:rsidP="00C76A19">
            <w:pPr>
              <w:rPr>
                <w:ins w:id="8944" w:author="Felix Pascal (felixpas)" w:date="2025-07-01T19:19:00Z"/>
                <w:rPrChange w:id="8945" w:author="Felix Pascal (felixpas)" w:date="2025-07-01T19:19:00Z">
                  <w:rPr>
                    <w:ins w:id="8946" w:author="Felix Pascal (felixpas)" w:date="2025-07-01T19:19:00Z"/>
                    <w:rFonts w:ascii="Calibri" w:hAnsi="Calibri" w:cs="Calibri"/>
                    <w:color w:val="000000"/>
                  </w:rPr>
                </w:rPrChange>
              </w:rPr>
              <w:pPrChange w:id="8947" w:author="Felix Pascal (felixpas)" w:date="2025-07-01T19:19:00Z">
                <w:pPr>
                  <w:jc w:val="right"/>
                </w:pPr>
              </w:pPrChange>
            </w:pPr>
            <w:ins w:id="8948" w:author="Felix Pascal (felixpas)" w:date="2025-07-01T19:19:00Z">
              <w:r w:rsidRPr="00C76A19">
                <w:rPr>
                  <w:rPrChange w:id="8949" w:author="Felix Pascal (felixpas)" w:date="2025-07-01T19:19:00Z">
                    <w:rPr>
                      <w:rFonts w:ascii="Calibri" w:hAnsi="Calibri" w:cs="Calibri"/>
                      <w:color w:val="000000"/>
                    </w:rPr>
                  </w:rPrChange>
                </w:rPr>
                <w:t>732</w:t>
              </w:r>
            </w:ins>
          </w:p>
        </w:tc>
      </w:tr>
      <w:tr w:rsidR="00C76A19" w:rsidRPr="00C76A19" w14:paraId="35D72582" w14:textId="77777777" w:rsidTr="00D247C6">
        <w:trPr>
          <w:trHeight w:val="288"/>
          <w:ins w:id="8950" w:author="Felix Pascal (felixpas)" w:date="2025-07-01T19:19:00Z"/>
          <w:trPrChange w:id="8951" w:author="Felix Pascal (felixpas)" w:date="2025-07-01T19:33:00Z">
            <w:trPr>
              <w:gridAfter w:val="0"/>
              <w:trHeight w:val="288"/>
            </w:trPr>
          </w:trPrChange>
        </w:trPr>
        <w:tc>
          <w:tcPr>
            <w:tcW w:w="3256" w:type="dxa"/>
            <w:noWrap/>
            <w:hideMark/>
            <w:tcPrChange w:id="8952" w:author="Felix Pascal (felixpas)" w:date="2025-07-01T19:33:00Z">
              <w:tcPr>
                <w:tcW w:w="2940" w:type="dxa"/>
                <w:noWrap/>
                <w:hideMark/>
              </w:tcPr>
            </w:tcPrChange>
          </w:tcPr>
          <w:p w14:paraId="0F042C20" w14:textId="77777777" w:rsidR="00C76A19" w:rsidRPr="00C76A19" w:rsidRDefault="00C76A19">
            <w:pPr>
              <w:rPr>
                <w:ins w:id="8953" w:author="Felix Pascal (felixpas)" w:date="2025-07-01T19:19:00Z"/>
                <w:rPrChange w:id="8954" w:author="Felix Pascal (felixpas)" w:date="2025-07-01T19:19:00Z">
                  <w:rPr>
                    <w:ins w:id="8955" w:author="Felix Pascal (felixpas)" w:date="2025-07-01T19:19:00Z"/>
                    <w:rFonts w:ascii="Calibri" w:hAnsi="Calibri" w:cs="Calibri"/>
                    <w:color w:val="000000"/>
                  </w:rPr>
                </w:rPrChange>
              </w:rPr>
            </w:pPr>
            <w:proofErr w:type="spellStart"/>
            <w:ins w:id="8956" w:author="Felix Pascal (felixpas)" w:date="2025-07-01T19:19:00Z">
              <w:r w:rsidRPr="00C76A19">
                <w:rPr>
                  <w:rPrChange w:id="8957" w:author="Felix Pascal (felixpas)" w:date="2025-07-01T19:19:00Z">
                    <w:rPr>
                      <w:rFonts w:ascii="Calibri" w:hAnsi="Calibri" w:cs="Calibri"/>
                      <w:color w:val="000000"/>
                    </w:rPr>
                  </w:rPrChange>
                </w:rPr>
                <w:t>Carex</w:t>
              </w:r>
              <w:proofErr w:type="spellEnd"/>
              <w:r w:rsidRPr="00C76A19">
                <w:rPr>
                  <w:rPrChange w:id="8958" w:author="Felix Pascal (felixpas)" w:date="2025-07-01T19:19:00Z">
                    <w:rPr>
                      <w:rFonts w:ascii="Calibri" w:hAnsi="Calibri" w:cs="Calibri"/>
                      <w:color w:val="000000"/>
                    </w:rPr>
                  </w:rPrChange>
                </w:rPr>
                <w:t xml:space="preserve"> sylvatica</w:t>
              </w:r>
            </w:ins>
          </w:p>
        </w:tc>
        <w:tc>
          <w:tcPr>
            <w:tcW w:w="1706" w:type="dxa"/>
            <w:noWrap/>
            <w:hideMark/>
            <w:tcPrChange w:id="8959" w:author="Felix Pascal (felixpas)" w:date="2025-07-01T19:33:00Z">
              <w:tcPr>
                <w:tcW w:w="2480" w:type="dxa"/>
                <w:noWrap/>
                <w:hideMark/>
              </w:tcPr>
            </w:tcPrChange>
          </w:tcPr>
          <w:p w14:paraId="2E1D8FEF" w14:textId="77777777" w:rsidR="00C76A19" w:rsidRPr="00C76A19" w:rsidRDefault="00C76A19" w:rsidP="00C76A19">
            <w:pPr>
              <w:rPr>
                <w:ins w:id="8960" w:author="Felix Pascal (felixpas)" w:date="2025-07-01T19:19:00Z"/>
                <w:rPrChange w:id="8961" w:author="Felix Pascal (felixpas)" w:date="2025-07-01T19:19:00Z">
                  <w:rPr>
                    <w:ins w:id="8962" w:author="Felix Pascal (felixpas)" w:date="2025-07-01T19:19:00Z"/>
                    <w:rFonts w:ascii="Calibri" w:hAnsi="Calibri" w:cs="Calibri"/>
                    <w:color w:val="000000"/>
                  </w:rPr>
                </w:rPrChange>
              </w:rPr>
              <w:pPrChange w:id="8963" w:author="Felix Pascal (felixpas)" w:date="2025-07-01T19:19:00Z">
                <w:pPr>
                  <w:jc w:val="right"/>
                </w:pPr>
              </w:pPrChange>
            </w:pPr>
            <w:ins w:id="8964" w:author="Felix Pascal (felixpas)" w:date="2025-07-01T19:19:00Z">
              <w:r w:rsidRPr="00C76A19">
                <w:rPr>
                  <w:rPrChange w:id="8965" w:author="Felix Pascal (felixpas)" w:date="2025-07-01T19:19:00Z">
                    <w:rPr>
                      <w:rFonts w:ascii="Calibri" w:hAnsi="Calibri" w:cs="Calibri"/>
                      <w:color w:val="000000"/>
                    </w:rPr>
                  </w:rPrChange>
                </w:rPr>
                <w:t>3.337309111</w:t>
              </w:r>
            </w:ins>
          </w:p>
        </w:tc>
        <w:tc>
          <w:tcPr>
            <w:tcW w:w="1696" w:type="dxa"/>
            <w:noWrap/>
            <w:hideMark/>
            <w:tcPrChange w:id="8966" w:author="Felix Pascal (felixpas)" w:date="2025-07-01T19:33:00Z">
              <w:tcPr>
                <w:tcW w:w="1300" w:type="dxa"/>
                <w:noWrap/>
                <w:hideMark/>
              </w:tcPr>
            </w:tcPrChange>
          </w:tcPr>
          <w:p w14:paraId="3F27822A" w14:textId="77777777" w:rsidR="00C76A19" w:rsidRPr="00C76A19" w:rsidRDefault="00C76A19" w:rsidP="00C76A19">
            <w:pPr>
              <w:rPr>
                <w:ins w:id="8967" w:author="Felix Pascal (felixpas)" w:date="2025-07-01T19:19:00Z"/>
                <w:rPrChange w:id="8968" w:author="Felix Pascal (felixpas)" w:date="2025-07-01T19:19:00Z">
                  <w:rPr>
                    <w:ins w:id="8969" w:author="Felix Pascal (felixpas)" w:date="2025-07-01T19:19:00Z"/>
                    <w:rFonts w:ascii="Calibri" w:hAnsi="Calibri" w:cs="Calibri"/>
                    <w:color w:val="000000"/>
                  </w:rPr>
                </w:rPrChange>
              </w:rPr>
              <w:pPrChange w:id="8970" w:author="Felix Pascal (felixpas)" w:date="2025-07-01T19:19:00Z">
                <w:pPr>
                  <w:jc w:val="right"/>
                </w:pPr>
              </w:pPrChange>
            </w:pPr>
            <w:ins w:id="8971" w:author="Felix Pascal (felixpas)" w:date="2025-07-01T19:19:00Z">
              <w:r w:rsidRPr="00C76A19">
                <w:rPr>
                  <w:rPrChange w:id="8972" w:author="Felix Pascal (felixpas)" w:date="2025-07-01T19:19:00Z">
                    <w:rPr>
                      <w:rFonts w:ascii="Calibri" w:hAnsi="Calibri" w:cs="Calibri"/>
                      <w:color w:val="000000"/>
                    </w:rPr>
                  </w:rPrChange>
                </w:rPr>
                <w:t>0.008654842</w:t>
              </w:r>
            </w:ins>
          </w:p>
        </w:tc>
        <w:tc>
          <w:tcPr>
            <w:tcW w:w="1418" w:type="dxa"/>
            <w:noWrap/>
            <w:hideMark/>
            <w:tcPrChange w:id="8973" w:author="Felix Pascal (felixpas)" w:date="2025-07-01T19:33:00Z">
              <w:tcPr>
                <w:tcW w:w="980" w:type="dxa"/>
                <w:noWrap/>
                <w:hideMark/>
              </w:tcPr>
            </w:tcPrChange>
          </w:tcPr>
          <w:p w14:paraId="69B963E4" w14:textId="77777777" w:rsidR="00C76A19" w:rsidRPr="00C76A19" w:rsidRDefault="00C76A19">
            <w:pPr>
              <w:rPr>
                <w:ins w:id="8974" w:author="Felix Pascal (felixpas)" w:date="2025-07-01T19:19:00Z"/>
                <w:rPrChange w:id="8975" w:author="Felix Pascal (felixpas)" w:date="2025-07-01T19:19:00Z">
                  <w:rPr>
                    <w:ins w:id="8976" w:author="Felix Pascal (felixpas)" w:date="2025-07-01T19:19:00Z"/>
                    <w:rFonts w:ascii="Calibri" w:hAnsi="Calibri" w:cs="Calibri"/>
                    <w:color w:val="000000"/>
                  </w:rPr>
                </w:rPrChange>
              </w:rPr>
            </w:pPr>
            <w:ins w:id="8977" w:author="Felix Pascal (felixpas)" w:date="2025-07-01T19:19:00Z">
              <w:r w:rsidRPr="00C76A19">
                <w:rPr>
                  <w:rPrChange w:id="8978" w:author="Felix Pascal (felixpas)" w:date="2025-07-01T19:19:00Z">
                    <w:rPr>
                      <w:rFonts w:ascii="Calibri" w:hAnsi="Calibri" w:cs="Calibri"/>
                      <w:color w:val="000000"/>
                    </w:rPr>
                  </w:rPrChange>
                </w:rPr>
                <w:t>increasing</w:t>
              </w:r>
            </w:ins>
          </w:p>
        </w:tc>
        <w:tc>
          <w:tcPr>
            <w:tcW w:w="850" w:type="dxa"/>
            <w:noWrap/>
            <w:hideMark/>
            <w:tcPrChange w:id="8979" w:author="Felix Pascal (felixpas)" w:date="2025-07-01T19:33:00Z">
              <w:tcPr>
                <w:tcW w:w="900" w:type="dxa"/>
                <w:noWrap/>
                <w:hideMark/>
              </w:tcPr>
            </w:tcPrChange>
          </w:tcPr>
          <w:p w14:paraId="083A0B7B" w14:textId="77777777" w:rsidR="00C76A19" w:rsidRPr="00C76A19" w:rsidRDefault="00C76A19" w:rsidP="00C76A19">
            <w:pPr>
              <w:rPr>
                <w:ins w:id="8980" w:author="Felix Pascal (felixpas)" w:date="2025-07-01T19:19:00Z"/>
                <w:rPrChange w:id="8981" w:author="Felix Pascal (felixpas)" w:date="2025-07-01T19:19:00Z">
                  <w:rPr>
                    <w:ins w:id="8982" w:author="Felix Pascal (felixpas)" w:date="2025-07-01T19:19:00Z"/>
                    <w:rFonts w:ascii="Calibri" w:hAnsi="Calibri" w:cs="Calibri"/>
                    <w:color w:val="000000"/>
                  </w:rPr>
                </w:rPrChange>
              </w:rPr>
              <w:pPrChange w:id="8983" w:author="Felix Pascal (felixpas)" w:date="2025-07-01T19:19:00Z">
                <w:pPr>
                  <w:jc w:val="right"/>
                </w:pPr>
              </w:pPrChange>
            </w:pPr>
            <w:ins w:id="8984" w:author="Felix Pascal (felixpas)" w:date="2025-07-01T19:19:00Z">
              <w:r w:rsidRPr="00C76A19">
                <w:rPr>
                  <w:rPrChange w:id="8985" w:author="Felix Pascal (felixpas)" w:date="2025-07-01T19:19:00Z">
                    <w:rPr>
                      <w:rFonts w:ascii="Calibri" w:hAnsi="Calibri" w:cs="Calibri"/>
                      <w:color w:val="000000"/>
                    </w:rPr>
                  </w:rPrChange>
                </w:rPr>
                <w:t>658</w:t>
              </w:r>
            </w:ins>
          </w:p>
        </w:tc>
      </w:tr>
      <w:tr w:rsidR="00D247C6" w:rsidRPr="00D247C6" w14:paraId="5E56D1DC" w14:textId="77777777" w:rsidTr="00D247C6">
        <w:tblPrEx>
          <w:tblPrExChange w:id="8986" w:author="Felix Pascal (felixpas)" w:date="2025-07-01T19:33:00Z">
            <w:tblPrEx>
              <w:tblW w:w="9067" w:type="dxa"/>
            </w:tblPrEx>
          </w:tblPrExChange>
        </w:tblPrEx>
        <w:trPr>
          <w:trHeight w:val="288"/>
          <w:ins w:id="8987" w:author="Felix Pascal (felixpas)" w:date="2025-07-01T19:19:00Z"/>
          <w:trPrChange w:id="8988" w:author="Felix Pascal (felixpas)" w:date="2025-07-01T19:33:00Z">
            <w:trPr>
              <w:trHeight w:val="288"/>
            </w:trPr>
          </w:trPrChange>
        </w:trPr>
        <w:tc>
          <w:tcPr>
            <w:tcW w:w="3256" w:type="dxa"/>
            <w:noWrap/>
            <w:hideMark/>
            <w:tcPrChange w:id="8989" w:author="Felix Pascal (felixpas)" w:date="2025-07-01T19:33:00Z">
              <w:tcPr>
                <w:tcW w:w="2940" w:type="dxa"/>
                <w:noWrap/>
                <w:hideMark/>
              </w:tcPr>
            </w:tcPrChange>
          </w:tcPr>
          <w:p w14:paraId="19C6AC11" w14:textId="77777777" w:rsidR="00C76A19" w:rsidRPr="00C76A19" w:rsidRDefault="00C76A19">
            <w:pPr>
              <w:rPr>
                <w:ins w:id="8990" w:author="Felix Pascal (felixpas)" w:date="2025-07-01T19:19:00Z"/>
                <w:rPrChange w:id="8991" w:author="Felix Pascal (felixpas)" w:date="2025-07-01T19:19:00Z">
                  <w:rPr>
                    <w:ins w:id="8992" w:author="Felix Pascal (felixpas)" w:date="2025-07-01T19:19:00Z"/>
                    <w:rFonts w:ascii="Calibri" w:hAnsi="Calibri" w:cs="Calibri"/>
                    <w:color w:val="000000"/>
                  </w:rPr>
                </w:rPrChange>
              </w:rPr>
            </w:pPr>
            <w:ins w:id="8993" w:author="Felix Pascal (felixpas)" w:date="2025-07-01T19:19:00Z">
              <w:r w:rsidRPr="00C76A19">
                <w:rPr>
                  <w:rPrChange w:id="8994" w:author="Felix Pascal (felixpas)" w:date="2025-07-01T19:19:00Z">
                    <w:rPr>
                      <w:rFonts w:ascii="Calibri" w:hAnsi="Calibri" w:cs="Calibri"/>
                      <w:color w:val="000000"/>
                    </w:rPr>
                  </w:rPrChange>
                </w:rPr>
                <w:t xml:space="preserve">Medicago </w:t>
              </w:r>
              <w:proofErr w:type="spellStart"/>
              <w:r w:rsidRPr="00C76A19">
                <w:rPr>
                  <w:rPrChange w:id="8995" w:author="Felix Pascal (felixpas)" w:date="2025-07-01T19:19:00Z">
                    <w:rPr>
                      <w:rFonts w:ascii="Calibri" w:hAnsi="Calibri" w:cs="Calibri"/>
                      <w:color w:val="000000"/>
                    </w:rPr>
                  </w:rPrChange>
                </w:rPr>
                <w:t>lupulina</w:t>
              </w:r>
              <w:proofErr w:type="spellEnd"/>
            </w:ins>
          </w:p>
        </w:tc>
        <w:tc>
          <w:tcPr>
            <w:tcW w:w="1706" w:type="dxa"/>
            <w:noWrap/>
            <w:hideMark/>
            <w:tcPrChange w:id="8996" w:author="Felix Pascal (felixpas)" w:date="2025-07-01T19:33:00Z">
              <w:tcPr>
                <w:tcW w:w="2480" w:type="dxa"/>
                <w:noWrap/>
                <w:hideMark/>
              </w:tcPr>
            </w:tcPrChange>
          </w:tcPr>
          <w:p w14:paraId="75C3D8B9" w14:textId="77777777" w:rsidR="00C76A19" w:rsidRPr="00C76A19" w:rsidRDefault="00C76A19" w:rsidP="00C76A19">
            <w:pPr>
              <w:rPr>
                <w:ins w:id="8997" w:author="Felix Pascal (felixpas)" w:date="2025-07-01T19:19:00Z"/>
                <w:rPrChange w:id="8998" w:author="Felix Pascal (felixpas)" w:date="2025-07-01T19:19:00Z">
                  <w:rPr>
                    <w:ins w:id="8999" w:author="Felix Pascal (felixpas)" w:date="2025-07-01T19:19:00Z"/>
                    <w:rFonts w:ascii="Calibri" w:hAnsi="Calibri" w:cs="Calibri"/>
                    <w:color w:val="000000"/>
                  </w:rPr>
                </w:rPrChange>
              </w:rPr>
              <w:pPrChange w:id="9000" w:author="Felix Pascal (felixpas)" w:date="2025-07-01T19:19:00Z">
                <w:pPr>
                  <w:jc w:val="right"/>
                </w:pPr>
              </w:pPrChange>
            </w:pPr>
            <w:ins w:id="9001" w:author="Felix Pascal (felixpas)" w:date="2025-07-01T19:19:00Z">
              <w:r w:rsidRPr="00C76A19">
                <w:rPr>
                  <w:rPrChange w:id="9002" w:author="Felix Pascal (felixpas)" w:date="2025-07-01T19:19:00Z">
                    <w:rPr>
                      <w:rFonts w:ascii="Calibri" w:hAnsi="Calibri" w:cs="Calibri"/>
                      <w:color w:val="000000"/>
                    </w:rPr>
                  </w:rPrChange>
                </w:rPr>
                <w:t>3.130612906</w:t>
              </w:r>
            </w:ins>
          </w:p>
        </w:tc>
        <w:tc>
          <w:tcPr>
            <w:tcW w:w="1696" w:type="dxa"/>
            <w:noWrap/>
            <w:hideMark/>
            <w:tcPrChange w:id="9003" w:author="Felix Pascal (felixpas)" w:date="2025-07-01T19:33:00Z">
              <w:tcPr>
                <w:tcW w:w="1387" w:type="dxa"/>
                <w:noWrap/>
                <w:hideMark/>
              </w:tcPr>
            </w:tcPrChange>
          </w:tcPr>
          <w:p w14:paraId="755E1529" w14:textId="77777777" w:rsidR="00C76A19" w:rsidRPr="00C76A19" w:rsidRDefault="00C76A19" w:rsidP="00C76A19">
            <w:pPr>
              <w:rPr>
                <w:ins w:id="9004" w:author="Felix Pascal (felixpas)" w:date="2025-07-01T19:19:00Z"/>
                <w:rPrChange w:id="9005" w:author="Felix Pascal (felixpas)" w:date="2025-07-01T19:19:00Z">
                  <w:rPr>
                    <w:ins w:id="9006" w:author="Felix Pascal (felixpas)" w:date="2025-07-01T19:19:00Z"/>
                    <w:rFonts w:ascii="Calibri" w:hAnsi="Calibri" w:cs="Calibri"/>
                    <w:color w:val="000000"/>
                  </w:rPr>
                </w:rPrChange>
              </w:rPr>
              <w:pPrChange w:id="9007" w:author="Felix Pascal (felixpas)" w:date="2025-07-01T19:19:00Z">
                <w:pPr>
                  <w:jc w:val="right"/>
                </w:pPr>
              </w:pPrChange>
            </w:pPr>
            <w:ins w:id="9008" w:author="Felix Pascal (felixpas)" w:date="2025-07-01T19:19:00Z">
              <w:r w:rsidRPr="00C76A19">
                <w:rPr>
                  <w:rPrChange w:id="9009" w:author="Felix Pascal (felixpas)" w:date="2025-07-01T19:19:00Z">
                    <w:rPr>
                      <w:rFonts w:ascii="Calibri" w:hAnsi="Calibri" w:cs="Calibri"/>
                      <w:color w:val="000000"/>
                    </w:rPr>
                  </w:rPrChange>
                </w:rPr>
                <w:t>0.037183556</w:t>
              </w:r>
            </w:ins>
          </w:p>
        </w:tc>
        <w:tc>
          <w:tcPr>
            <w:tcW w:w="1418" w:type="dxa"/>
            <w:noWrap/>
            <w:hideMark/>
            <w:tcPrChange w:id="9010" w:author="Felix Pascal (felixpas)" w:date="2025-07-01T19:33:00Z">
              <w:tcPr>
                <w:tcW w:w="980" w:type="dxa"/>
                <w:noWrap/>
                <w:hideMark/>
              </w:tcPr>
            </w:tcPrChange>
          </w:tcPr>
          <w:p w14:paraId="355EABB9" w14:textId="77777777" w:rsidR="00C76A19" w:rsidRPr="00C76A19" w:rsidRDefault="00C76A19">
            <w:pPr>
              <w:rPr>
                <w:ins w:id="9011" w:author="Felix Pascal (felixpas)" w:date="2025-07-01T19:19:00Z"/>
                <w:rPrChange w:id="9012" w:author="Felix Pascal (felixpas)" w:date="2025-07-01T19:19:00Z">
                  <w:rPr>
                    <w:ins w:id="9013" w:author="Felix Pascal (felixpas)" w:date="2025-07-01T19:19:00Z"/>
                    <w:rFonts w:ascii="Calibri" w:hAnsi="Calibri" w:cs="Calibri"/>
                    <w:color w:val="000000"/>
                  </w:rPr>
                </w:rPrChange>
              </w:rPr>
            </w:pPr>
            <w:ins w:id="9014" w:author="Felix Pascal (felixpas)" w:date="2025-07-01T19:19:00Z">
              <w:r w:rsidRPr="00C76A19">
                <w:rPr>
                  <w:rPrChange w:id="9015" w:author="Felix Pascal (felixpas)" w:date="2025-07-01T19:19:00Z">
                    <w:rPr>
                      <w:rFonts w:ascii="Calibri" w:hAnsi="Calibri" w:cs="Calibri"/>
                      <w:color w:val="000000"/>
                    </w:rPr>
                  </w:rPrChange>
                </w:rPr>
                <w:t>increasing</w:t>
              </w:r>
            </w:ins>
          </w:p>
        </w:tc>
        <w:tc>
          <w:tcPr>
            <w:tcW w:w="850" w:type="dxa"/>
            <w:noWrap/>
            <w:hideMark/>
            <w:tcPrChange w:id="9016" w:author="Felix Pascal (felixpas)" w:date="2025-07-01T19:33:00Z">
              <w:tcPr>
                <w:tcW w:w="1280" w:type="dxa"/>
                <w:gridSpan w:val="2"/>
                <w:noWrap/>
                <w:hideMark/>
              </w:tcPr>
            </w:tcPrChange>
          </w:tcPr>
          <w:p w14:paraId="0BEEAC5B" w14:textId="77777777" w:rsidR="00C76A19" w:rsidRPr="00C76A19" w:rsidRDefault="00C76A19" w:rsidP="00C76A19">
            <w:pPr>
              <w:rPr>
                <w:ins w:id="9017" w:author="Felix Pascal (felixpas)" w:date="2025-07-01T19:19:00Z"/>
                <w:rPrChange w:id="9018" w:author="Felix Pascal (felixpas)" w:date="2025-07-01T19:19:00Z">
                  <w:rPr>
                    <w:ins w:id="9019" w:author="Felix Pascal (felixpas)" w:date="2025-07-01T19:19:00Z"/>
                    <w:rFonts w:ascii="Calibri" w:hAnsi="Calibri" w:cs="Calibri"/>
                    <w:color w:val="000000"/>
                  </w:rPr>
                </w:rPrChange>
              </w:rPr>
              <w:pPrChange w:id="9020" w:author="Felix Pascal (felixpas)" w:date="2025-07-01T19:19:00Z">
                <w:pPr>
                  <w:jc w:val="right"/>
                </w:pPr>
              </w:pPrChange>
            </w:pPr>
            <w:ins w:id="9021" w:author="Felix Pascal (felixpas)" w:date="2025-07-01T19:19:00Z">
              <w:r w:rsidRPr="00C76A19">
                <w:rPr>
                  <w:rPrChange w:id="9022" w:author="Felix Pascal (felixpas)" w:date="2025-07-01T19:19:00Z">
                    <w:rPr>
                      <w:rFonts w:ascii="Calibri" w:hAnsi="Calibri" w:cs="Calibri"/>
                      <w:color w:val="000000"/>
                    </w:rPr>
                  </w:rPrChange>
                </w:rPr>
                <w:t>357</w:t>
              </w:r>
            </w:ins>
          </w:p>
        </w:tc>
      </w:tr>
      <w:tr w:rsidR="00C76A19" w:rsidRPr="00C76A19" w14:paraId="26CF263C" w14:textId="77777777" w:rsidTr="00D247C6">
        <w:trPr>
          <w:trHeight w:val="288"/>
          <w:ins w:id="9023" w:author="Felix Pascal (felixpas)" w:date="2025-07-01T19:19:00Z"/>
          <w:trPrChange w:id="9024" w:author="Felix Pascal (felixpas)" w:date="2025-07-01T19:33:00Z">
            <w:trPr>
              <w:gridAfter w:val="0"/>
              <w:trHeight w:val="288"/>
            </w:trPr>
          </w:trPrChange>
        </w:trPr>
        <w:tc>
          <w:tcPr>
            <w:tcW w:w="3256" w:type="dxa"/>
            <w:noWrap/>
            <w:hideMark/>
            <w:tcPrChange w:id="9025" w:author="Felix Pascal (felixpas)" w:date="2025-07-01T19:33:00Z">
              <w:tcPr>
                <w:tcW w:w="2940" w:type="dxa"/>
                <w:noWrap/>
                <w:hideMark/>
              </w:tcPr>
            </w:tcPrChange>
          </w:tcPr>
          <w:p w14:paraId="43BDC49B" w14:textId="77777777" w:rsidR="00C76A19" w:rsidRPr="00C76A19" w:rsidRDefault="00C76A19">
            <w:pPr>
              <w:rPr>
                <w:ins w:id="9026" w:author="Felix Pascal (felixpas)" w:date="2025-07-01T19:19:00Z"/>
                <w:rPrChange w:id="9027" w:author="Felix Pascal (felixpas)" w:date="2025-07-01T19:19:00Z">
                  <w:rPr>
                    <w:ins w:id="9028" w:author="Felix Pascal (felixpas)" w:date="2025-07-01T19:19:00Z"/>
                    <w:rFonts w:ascii="Calibri" w:hAnsi="Calibri" w:cs="Calibri"/>
                    <w:color w:val="000000"/>
                  </w:rPr>
                </w:rPrChange>
              </w:rPr>
            </w:pPr>
            <w:ins w:id="9029" w:author="Felix Pascal (felixpas)" w:date="2025-07-01T19:19:00Z">
              <w:r w:rsidRPr="00C76A19">
                <w:rPr>
                  <w:rPrChange w:id="9030" w:author="Felix Pascal (felixpas)" w:date="2025-07-01T19:19:00Z">
                    <w:rPr>
                      <w:rFonts w:ascii="Calibri" w:hAnsi="Calibri" w:cs="Calibri"/>
                      <w:color w:val="000000"/>
                    </w:rPr>
                  </w:rPrChange>
                </w:rPr>
                <w:t xml:space="preserve">Campanula </w:t>
              </w:r>
              <w:proofErr w:type="spellStart"/>
              <w:r w:rsidRPr="00C76A19">
                <w:rPr>
                  <w:rPrChange w:id="9031" w:author="Felix Pascal (felixpas)" w:date="2025-07-01T19:19:00Z">
                    <w:rPr>
                      <w:rFonts w:ascii="Calibri" w:hAnsi="Calibri" w:cs="Calibri"/>
                      <w:color w:val="000000"/>
                    </w:rPr>
                  </w:rPrChange>
                </w:rPr>
                <w:t>scheuchzeri</w:t>
              </w:r>
              <w:proofErr w:type="spellEnd"/>
            </w:ins>
          </w:p>
        </w:tc>
        <w:tc>
          <w:tcPr>
            <w:tcW w:w="1706" w:type="dxa"/>
            <w:noWrap/>
            <w:hideMark/>
            <w:tcPrChange w:id="9032" w:author="Felix Pascal (felixpas)" w:date="2025-07-01T19:33:00Z">
              <w:tcPr>
                <w:tcW w:w="2480" w:type="dxa"/>
                <w:noWrap/>
                <w:hideMark/>
              </w:tcPr>
            </w:tcPrChange>
          </w:tcPr>
          <w:p w14:paraId="622C466C" w14:textId="77777777" w:rsidR="00C76A19" w:rsidRPr="00C76A19" w:rsidRDefault="00C76A19" w:rsidP="00C76A19">
            <w:pPr>
              <w:rPr>
                <w:ins w:id="9033" w:author="Felix Pascal (felixpas)" w:date="2025-07-01T19:19:00Z"/>
                <w:rPrChange w:id="9034" w:author="Felix Pascal (felixpas)" w:date="2025-07-01T19:19:00Z">
                  <w:rPr>
                    <w:ins w:id="9035" w:author="Felix Pascal (felixpas)" w:date="2025-07-01T19:19:00Z"/>
                    <w:rFonts w:ascii="Calibri" w:hAnsi="Calibri" w:cs="Calibri"/>
                    <w:color w:val="000000"/>
                  </w:rPr>
                </w:rPrChange>
              </w:rPr>
              <w:pPrChange w:id="9036" w:author="Felix Pascal (felixpas)" w:date="2025-07-01T19:19:00Z">
                <w:pPr>
                  <w:jc w:val="right"/>
                </w:pPr>
              </w:pPrChange>
            </w:pPr>
            <w:ins w:id="9037" w:author="Felix Pascal (felixpas)" w:date="2025-07-01T19:19:00Z">
              <w:r w:rsidRPr="00C76A19">
                <w:rPr>
                  <w:rPrChange w:id="9038" w:author="Felix Pascal (felixpas)" w:date="2025-07-01T19:19:00Z">
                    <w:rPr>
                      <w:rFonts w:ascii="Calibri" w:hAnsi="Calibri" w:cs="Calibri"/>
                      <w:color w:val="000000"/>
                    </w:rPr>
                  </w:rPrChange>
                </w:rPr>
                <w:t>3.084187583</w:t>
              </w:r>
            </w:ins>
          </w:p>
        </w:tc>
        <w:tc>
          <w:tcPr>
            <w:tcW w:w="1696" w:type="dxa"/>
            <w:noWrap/>
            <w:hideMark/>
            <w:tcPrChange w:id="9039" w:author="Felix Pascal (felixpas)" w:date="2025-07-01T19:33:00Z">
              <w:tcPr>
                <w:tcW w:w="1300" w:type="dxa"/>
                <w:noWrap/>
                <w:hideMark/>
              </w:tcPr>
            </w:tcPrChange>
          </w:tcPr>
          <w:p w14:paraId="57968E73" w14:textId="77777777" w:rsidR="00C76A19" w:rsidRPr="00C76A19" w:rsidRDefault="00C76A19" w:rsidP="00C76A19">
            <w:pPr>
              <w:rPr>
                <w:ins w:id="9040" w:author="Felix Pascal (felixpas)" w:date="2025-07-01T19:19:00Z"/>
                <w:rPrChange w:id="9041" w:author="Felix Pascal (felixpas)" w:date="2025-07-01T19:19:00Z">
                  <w:rPr>
                    <w:ins w:id="9042" w:author="Felix Pascal (felixpas)" w:date="2025-07-01T19:19:00Z"/>
                    <w:rFonts w:ascii="Calibri" w:hAnsi="Calibri" w:cs="Calibri"/>
                    <w:color w:val="000000"/>
                  </w:rPr>
                </w:rPrChange>
              </w:rPr>
              <w:pPrChange w:id="9043" w:author="Felix Pascal (felixpas)" w:date="2025-07-01T19:19:00Z">
                <w:pPr>
                  <w:jc w:val="right"/>
                </w:pPr>
              </w:pPrChange>
            </w:pPr>
            <w:ins w:id="9044" w:author="Felix Pascal (felixpas)" w:date="2025-07-01T19:19:00Z">
              <w:r w:rsidRPr="00C76A19">
                <w:rPr>
                  <w:rPrChange w:id="9045" w:author="Felix Pascal (felixpas)" w:date="2025-07-01T19:19:00Z">
                    <w:rPr>
                      <w:rFonts w:ascii="Calibri" w:hAnsi="Calibri" w:cs="Calibri"/>
                      <w:color w:val="000000"/>
                    </w:rPr>
                  </w:rPrChange>
                </w:rPr>
                <w:t>0.012210338</w:t>
              </w:r>
            </w:ins>
          </w:p>
        </w:tc>
        <w:tc>
          <w:tcPr>
            <w:tcW w:w="1418" w:type="dxa"/>
            <w:noWrap/>
            <w:hideMark/>
            <w:tcPrChange w:id="9046" w:author="Felix Pascal (felixpas)" w:date="2025-07-01T19:33:00Z">
              <w:tcPr>
                <w:tcW w:w="980" w:type="dxa"/>
                <w:noWrap/>
                <w:hideMark/>
              </w:tcPr>
            </w:tcPrChange>
          </w:tcPr>
          <w:p w14:paraId="45E3BD39" w14:textId="77777777" w:rsidR="00C76A19" w:rsidRPr="00C76A19" w:rsidRDefault="00C76A19">
            <w:pPr>
              <w:rPr>
                <w:ins w:id="9047" w:author="Felix Pascal (felixpas)" w:date="2025-07-01T19:19:00Z"/>
                <w:rPrChange w:id="9048" w:author="Felix Pascal (felixpas)" w:date="2025-07-01T19:19:00Z">
                  <w:rPr>
                    <w:ins w:id="9049" w:author="Felix Pascal (felixpas)" w:date="2025-07-01T19:19:00Z"/>
                    <w:rFonts w:ascii="Calibri" w:hAnsi="Calibri" w:cs="Calibri"/>
                    <w:color w:val="000000"/>
                  </w:rPr>
                </w:rPrChange>
              </w:rPr>
            </w:pPr>
            <w:ins w:id="9050" w:author="Felix Pascal (felixpas)" w:date="2025-07-01T19:19:00Z">
              <w:r w:rsidRPr="00C76A19">
                <w:rPr>
                  <w:rPrChange w:id="9051" w:author="Felix Pascal (felixpas)" w:date="2025-07-01T19:19:00Z">
                    <w:rPr>
                      <w:rFonts w:ascii="Calibri" w:hAnsi="Calibri" w:cs="Calibri"/>
                      <w:color w:val="000000"/>
                    </w:rPr>
                  </w:rPrChange>
                </w:rPr>
                <w:t>increasing</w:t>
              </w:r>
            </w:ins>
          </w:p>
        </w:tc>
        <w:tc>
          <w:tcPr>
            <w:tcW w:w="850" w:type="dxa"/>
            <w:noWrap/>
            <w:hideMark/>
            <w:tcPrChange w:id="9052" w:author="Felix Pascal (felixpas)" w:date="2025-07-01T19:33:00Z">
              <w:tcPr>
                <w:tcW w:w="900" w:type="dxa"/>
                <w:noWrap/>
                <w:hideMark/>
              </w:tcPr>
            </w:tcPrChange>
          </w:tcPr>
          <w:p w14:paraId="4CDF1FAE" w14:textId="77777777" w:rsidR="00C76A19" w:rsidRPr="00C76A19" w:rsidRDefault="00C76A19" w:rsidP="00C76A19">
            <w:pPr>
              <w:rPr>
                <w:ins w:id="9053" w:author="Felix Pascal (felixpas)" w:date="2025-07-01T19:19:00Z"/>
                <w:rPrChange w:id="9054" w:author="Felix Pascal (felixpas)" w:date="2025-07-01T19:19:00Z">
                  <w:rPr>
                    <w:ins w:id="9055" w:author="Felix Pascal (felixpas)" w:date="2025-07-01T19:19:00Z"/>
                    <w:rFonts w:ascii="Calibri" w:hAnsi="Calibri" w:cs="Calibri"/>
                    <w:color w:val="000000"/>
                  </w:rPr>
                </w:rPrChange>
              </w:rPr>
              <w:pPrChange w:id="9056" w:author="Felix Pascal (felixpas)" w:date="2025-07-01T19:19:00Z">
                <w:pPr>
                  <w:jc w:val="right"/>
                </w:pPr>
              </w:pPrChange>
            </w:pPr>
            <w:ins w:id="9057" w:author="Felix Pascal (felixpas)" w:date="2025-07-01T19:19:00Z">
              <w:r w:rsidRPr="00C76A19">
                <w:rPr>
                  <w:rPrChange w:id="9058" w:author="Felix Pascal (felixpas)" w:date="2025-07-01T19:19:00Z">
                    <w:rPr>
                      <w:rFonts w:ascii="Calibri" w:hAnsi="Calibri" w:cs="Calibri"/>
                      <w:color w:val="000000"/>
                    </w:rPr>
                  </w:rPrChange>
                </w:rPr>
                <w:t>813</w:t>
              </w:r>
            </w:ins>
          </w:p>
        </w:tc>
      </w:tr>
      <w:tr w:rsidR="00D247C6" w:rsidRPr="00D247C6" w14:paraId="191DDF73" w14:textId="77777777" w:rsidTr="00D247C6">
        <w:tblPrEx>
          <w:tblPrExChange w:id="9059" w:author="Felix Pascal (felixpas)" w:date="2025-07-01T19:33:00Z">
            <w:tblPrEx>
              <w:tblW w:w="9067" w:type="dxa"/>
            </w:tblPrEx>
          </w:tblPrExChange>
        </w:tblPrEx>
        <w:trPr>
          <w:trHeight w:val="288"/>
          <w:ins w:id="9060" w:author="Felix Pascal (felixpas)" w:date="2025-07-01T19:19:00Z"/>
          <w:trPrChange w:id="9061" w:author="Felix Pascal (felixpas)" w:date="2025-07-01T19:33:00Z">
            <w:trPr>
              <w:trHeight w:val="288"/>
            </w:trPr>
          </w:trPrChange>
        </w:trPr>
        <w:tc>
          <w:tcPr>
            <w:tcW w:w="3256" w:type="dxa"/>
            <w:noWrap/>
            <w:hideMark/>
            <w:tcPrChange w:id="9062" w:author="Felix Pascal (felixpas)" w:date="2025-07-01T19:33:00Z">
              <w:tcPr>
                <w:tcW w:w="2940" w:type="dxa"/>
                <w:noWrap/>
                <w:hideMark/>
              </w:tcPr>
            </w:tcPrChange>
          </w:tcPr>
          <w:p w14:paraId="73FAA555" w14:textId="77777777" w:rsidR="00C76A19" w:rsidRPr="00C76A19" w:rsidRDefault="00C76A19">
            <w:pPr>
              <w:rPr>
                <w:ins w:id="9063" w:author="Felix Pascal (felixpas)" w:date="2025-07-01T19:19:00Z"/>
                <w:rPrChange w:id="9064" w:author="Felix Pascal (felixpas)" w:date="2025-07-01T19:19:00Z">
                  <w:rPr>
                    <w:ins w:id="9065" w:author="Felix Pascal (felixpas)" w:date="2025-07-01T19:19:00Z"/>
                    <w:rFonts w:ascii="Calibri" w:hAnsi="Calibri" w:cs="Calibri"/>
                    <w:color w:val="000000"/>
                  </w:rPr>
                </w:rPrChange>
              </w:rPr>
            </w:pPr>
            <w:ins w:id="9066" w:author="Felix Pascal (felixpas)" w:date="2025-07-01T19:19:00Z">
              <w:r w:rsidRPr="00C76A19">
                <w:rPr>
                  <w:rPrChange w:id="9067" w:author="Felix Pascal (felixpas)" w:date="2025-07-01T19:19:00Z">
                    <w:rPr>
                      <w:rFonts w:ascii="Calibri" w:hAnsi="Calibri" w:cs="Calibri"/>
                      <w:color w:val="000000"/>
                    </w:rPr>
                  </w:rPrChange>
                </w:rPr>
                <w:t>Prunella vulgaris</w:t>
              </w:r>
            </w:ins>
          </w:p>
        </w:tc>
        <w:tc>
          <w:tcPr>
            <w:tcW w:w="1706" w:type="dxa"/>
            <w:noWrap/>
            <w:hideMark/>
            <w:tcPrChange w:id="9068" w:author="Felix Pascal (felixpas)" w:date="2025-07-01T19:33:00Z">
              <w:tcPr>
                <w:tcW w:w="2480" w:type="dxa"/>
                <w:noWrap/>
                <w:hideMark/>
              </w:tcPr>
            </w:tcPrChange>
          </w:tcPr>
          <w:p w14:paraId="71A5B067" w14:textId="77777777" w:rsidR="00C76A19" w:rsidRPr="00C76A19" w:rsidRDefault="00C76A19" w:rsidP="00C76A19">
            <w:pPr>
              <w:rPr>
                <w:ins w:id="9069" w:author="Felix Pascal (felixpas)" w:date="2025-07-01T19:19:00Z"/>
                <w:rPrChange w:id="9070" w:author="Felix Pascal (felixpas)" w:date="2025-07-01T19:19:00Z">
                  <w:rPr>
                    <w:ins w:id="9071" w:author="Felix Pascal (felixpas)" w:date="2025-07-01T19:19:00Z"/>
                    <w:rFonts w:ascii="Calibri" w:hAnsi="Calibri" w:cs="Calibri"/>
                    <w:color w:val="000000"/>
                  </w:rPr>
                </w:rPrChange>
              </w:rPr>
              <w:pPrChange w:id="9072" w:author="Felix Pascal (felixpas)" w:date="2025-07-01T19:19:00Z">
                <w:pPr>
                  <w:jc w:val="right"/>
                </w:pPr>
              </w:pPrChange>
            </w:pPr>
            <w:ins w:id="9073" w:author="Felix Pascal (felixpas)" w:date="2025-07-01T19:19:00Z">
              <w:r w:rsidRPr="00C76A19">
                <w:rPr>
                  <w:rPrChange w:id="9074" w:author="Felix Pascal (felixpas)" w:date="2025-07-01T19:19:00Z">
                    <w:rPr>
                      <w:rFonts w:ascii="Calibri" w:hAnsi="Calibri" w:cs="Calibri"/>
                      <w:color w:val="000000"/>
                    </w:rPr>
                  </w:rPrChange>
                </w:rPr>
                <w:t>2.767203283</w:t>
              </w:r>
            </w:ins>
          </w:p>
        </w:tc>
        <w:tc>
          <w:tcPr>
            <w:tcW w:w="1696" w:type="dxa"/>
            <w:noWrap/>
            <w:hideMark/>
            <w:tcPrChange w:id="9075" w:author="Felix Pascal (felixpas)" w:date="2025-07-01T19:33:00Z">
              <w:tcPr>
                <w:tcW w:w="1387" w:type="dxa"/>
                <w:noWrap/>
                <w:hideMark/>
              </w:tcPr>
            </w:tcPrChange>
          </w:tcPr>
          <w:p w14:paraId="7C6D4970" w14:textId="77777777" w:rsidR="00C76A19" w:rsidRPr="00C76A19" w:rsidRDefault="00C76A19" w:rsidP="00C76A19">
            <w:pPr>
              <w:rPr>
                <w:ins w:id="9076" w:author="Felix Pascal (felixpas)" w:date="2025-07-01T19:19:00Z"/>
                <w:rPrChange w:id="9077" w:author="Felix Pascal (felixpas)" w:date="2025-07-01T19:19:00Z">
                  <w:rPr>
                    <w:ins w:id="9078" w:author="Felix Pascal (felixpas)" w:date="2025-07-01T19:19:00Z"/>
                    <w:rFonts w:ascii="Calibri" w:hAnsi="Calibri" w:cs="Calibri"/>
                    <w:color w:val="000000"/>
                  </w:rPr>
                </w:rPrChange>
              </w:rPr>
              <w:pPrChange w:id="9079" w:author="Felix Pascal (felixpas)" w:date="2025-07-01T19:19:00Z">
                <w:pPr>
                  <w:jc w:val="right"/>
                </w:pPr>
              </w:pPrChange>
            </w:pPr>
            <w:ins w:id="9080" w:author="Felix Pascal (felixpas)" w:date="2025-07-01T19:19:00Z">
              <w:r w:rsidRPr="00C76A19">
                <w:rPr>
                  <w:rPrChange w:id="9081" w:author="Felix Pascal (felixpas)" w:date="2025-07-01T19:19:00Z">
                    <w:rPr>
                      <w:rFonts w:ascii="Calibri" w:hAnsi="Calibri" w:cs="Calibri"/>
                      <w:color w:val="000000"/>
                    </w:rPr>
                  </w:rPrChange>
                </w:rPr>
                <w:t>0.0145086</w:t>
              </w:r>
            </w:ins>
          </w:p>
        </w:tc>
        <w:tc>
          <w:tcPr>
            <w:tcW w:w="1418" w:type="dxa"/>
            <w:noWrap/>
            <w:hideMark/>
            <w:tcPrChange w:id="9082" w:author="Felix Pascal (felixpas)" w:date="2025-07-01T19:33:00Z">
              <w:tcPr>
                <w:tcW w:w="980" w:type="dxa"/>
                <w:noWrap/>
                <w:hideMark/>
              </w:tcPr>
            </w:tcPrChange>
          </w:tcPr>
          <w:p w14:paraId="07A74ECB" w14:textId="77777777" w:rsidR="00C76A19" w:rsidRPr="00C76A19" w:rsidRDefault="00C76A19">
            <w:pPr>
              <w:rPr>
                <w:ins w:id="9083" w:author="Felix Pascal (felixpas)" w:date="2025-07-01T19:19:00Z"/>
                <w:rPrChange w:id="9084" w:author="Felix Pascal (felixpas)" w:date="2025-07-01T19:19:00Z">
                  <w:rPr>
                    <w:ins w:id="9085" w:author="Felix Pascal (felixpas)" w:date="2025-07-01T19:19:00Z"/>
                    <w:rFonts w:ascii="Calibri" w:hAnsi="Calibri" w:cs="Calibri"/>
                    <w:color w:val="000000"/>
                  </w:rPr>
                </w:rPrChange>
              </w:rPr>
            </w:pPr>
            <w:ins w:id="9086" w:author="Felix Pascal (felixpas)" w:date="2025-07-01T19:19:00Z">
              <w:r w:rsidRPr="00C76A19">
                <w:rPr>
                  <w:rPrChange w:id="9087" w:author="Felix Pascal (felixpas)" w:date="2025-07-01T19:19:00Z">
                    <w:rPr>
                      <w:rFonts w:ascii="Calibri" w:hAnsi="Calibri" w:cs="Calibri"/>
                      <w:color w:val="000000"/>
                    </w:rPr>
                  </w:rPrChange>
                </w:rPr>
                <w:t>increasing</w:t>
              </w:r>
            </w:ins>
          </w:p>
        </w:tc>
        <w:tc>
          <w:tcPr>
            <w:tcW w:w="850" w:type="dxa"/>
            <w:noWrap/>
            <w:hideMark/>
            <w:tcPrChange w:id="9088" w:author="Felix Pascal (felixpas)" w:date="2025-07-01T19:33:00Z">
              <w:tcPr>
                <w:tcW w:w="1280" w:type="dxa"/>
                <w:gridSpan w:val="2"/>
                <w:noWrap/>
                <w:hideMark/>
              </w:tcPr>
            </w:tcPrChange>
          </w:tcPr>
          <w:p w14:paraId="38867406" w14:textId="77777777" w:rsidR="00C76A19" w:rsidRPr="00C76A19" w:rsidRDefault="00C76A19" w:rsidP="00C76A19">
            <w:pPr>
              <w:rPr>
                <w:ins w:id="9089" w:author="Felix Pascal (felixpas)" w:date="2025-07-01T19:19:00Z"/>
                <w:rPrChange w:id="9090" w:author="Felix Pascal (felixpas)" w:date="2025-07-01T19:19:00Z">
                  <w:rPr>
                    <w:ins w:id="9091" w:author="Felix Pascal (felixpas)" w:date="2025-07-01T19:19:00Z"/>
                    <w:rFonts w:ascii="Calibri" w:hAnsi="Calibri" w:cs="Calibri"/>
                    <w:color w:val="000000"/>
                  </w:rPr>
                </w:rPrChange>
              </w:rPr>
              <w:pPrChange w:id="9092" w:author="Felix Pascal (felixpas)" w:date="2025-07-01T19:19:00Z">
                <w:pPr>
                  <w:jc w:val="right"/>
                </w:pPr>
              </w:pPrChange>
            </w:pPr>
            <w:ins w:id="9093" w:author="Felix Pascal (felixpas)" w:date="2025-07-01T19:19:00Z">
              <w:r w:rsidRPr="00C76A19">
                <w:rPr>
                  <w:rPrChange w:id="9094" w:author="Felix Pascal (felixpas)" w:date="2025-07-01T19:19:00Z">
                    <w:rPr>
                      <w:rFonts w:ascii="Calibri" w:hAnsi="Calibri" w:cs="Calibri"/>
                      <w:color w:val="000000"/>
                    </w:rPr>
                  </w:rPrChange>
                </w:rPr>
                <w:t>892</w:t>
              </w:r>
            </w:ins>
          </w:p>
        </w:tc>
      </w:tr>
      <w:tr w:rsidR="00C76A19" w:rsidRPr="00C76A19" w14:paraId="07A99351" w14:textId="77777777" w:rsidTr="00D247C6">
        <w:trPr>
          <w:trHeight w:val="288"/>
          <w:ins w:id="9095" w:author="Felix Pascal (felixpas)" w:date="2025-07-01T19:19:00Z"/>
          <w:trPrChange w:id="9096" w:author="Felix Pascal (felixpas)" w:date="2025-07-01T19:33:00Z">
            <w:trPr>
              <w:gridAfter w:val="0"/>
              <w:trHeight w:val="288"/>
            </w:trPr>
          </w:trPrChange>
        </w:trPr>
        <w:tc>
          <w:tcPr>
            <w:tcW w:w="3256" w:type="dxa"/>
            <w:noWrap/>
            <w:hideMark/>
            <w:tcPrChange w:id="9097" w:author="Felix Pascal (felixpas)" w:date="2025-07-01T19:33:00Z">
              <w:tcPr>
                <w:tcW w:w="2940" w:type="dxa"/>
                <w:noWrap/>
                <w:hideMark/>
              </w:tcPr>
            </w:tcPrChange>
          </w:tcPr>
          <w:p w14:paraId="2A120D61" w14:textId="77777777" w:rsidR="00C76A19" w:rsidRPr="00C76A19" w:rsidRDefault="00C76A19">
            <w:pPr>
              <w:rPr>
                <w:ins w:id="9098" w:author="Felix Pascal (felixpas)" w:date="2025-07-01T19:19:00Z"/>
                <w:rPrChange w:id="9099" w:author="Felix Pascal (felixpas)" w:date="2025-07-01T19:19:00Z">
                  <w:rPr>
                    <w:ins w:id="9100" w:author="Felix Pascal (felixpas)" w:date="2025-07-01T19:19:00Z"/>
                    <w:rFonts w:ascii="Calibri" w:hAnsi="Calibri" w:cs="Calibri"/>
                    <w:color w:val="000000"/>
                  </w:rPr>
                </w:rPrChange>
              </w:rPr>
            </w:pPr>
            <w:proofErr w:type="spellStart"/>
            <w:ins w:id="9101" w:author="Felix Pascal (felixpas)" w:date="2025-07-01T19:19:00Z">
              <w:r w:rsidRPr="00C76A19">
                <w:rPr>
                  <w:rPrChange w:id="9102" w:author="Felix Pascal (felixpas)" w:date="2025-07-01T19:19:00Z">
                    <w:rPr>
                      <w:rFonts w:ascii="Calibri" w:hAnsi="Calibri" w:cs="Calibri"/>
                      <w:color w:val="000000"/>
                    </w:rPr>
                  </w:rPrChange>
                </w:rPr>
                <w:t>Ranunculus</w:t>
              </w:r>
              <w:proofErr w:type="spellEnd"/>
              <w:r w:rsidRPr="00C76A19">
                <w:rPr>
                  <w:rPrChange w:id="9103" w:author="Felix Pascal (felixpas)" w:date="2025-07-01T19:19:00Z">
                    <w:rPr>
                      <w:rFonts w:ascii="Calibri" w:hAnsi="Calibri" w:cs="Calibri"/>
                      <w:color w:val="000000"/>
                    </w:rPr>
                  </w:rPrChange>
                </w:rPr>
                <w:t xml:space="preserve"> </w:t>
              </w:r>
              <w:proofErr w:type="spellStart"/>
              <w:r w:rsidRPr="00C76A19">
                <w:rPr>
                  <w:rPrChange w:id="9104" w:author="Felix Pascal (felixpas)" w:date="2025-07-01T19:19:00Z">
                    <w:rPr>
                      <w:rFonts w:ascii="Calibri" w:hAnsi="Calibri" w:cs="Calibri"/>
                      <w:color w:val="000000"/>
                    </w:rPr>
                  </w:rPrChange>
                </w:rPr>
                <w:t>tuberosus</w:t>
              </w:r>
              <w:proofErr w:type="spellEnd"/>
              <w:r w:rsidRPr="00C76A19">
                <w:rPr>
                  <w:rPrChange w:id="9105" w:author="Felix Pascal (felixpas)" w:date="2025-07-01T19:19:00Z">
                    <w:rPr>
                      <w:rFonts w:ascii="Calibri" w:hAnsi="Calibri" w:cs="Calibri"/>
                      <w:color w:val="000000"/>
                    </w:rPr>
                  </w:rPrChange>
                </w:rPr>
                <w:t xml:space="preserve"> </w:t>
              </w:r>
              <w:proofErr w:type="spellStart"/>
              <w:r w:rsidRPr="00C76A19">
                <w:rPr>
                  <w:rPrChange w:id="9106" w:author="Felix Pascal (felixpas)" w:date="2025-07-01T19:19:00Z">
                    <w:rPr>
                      <w:rFonts w:ascii="Calibri" w:hAnsi="Calibri" w:cs="Calibri"/>
                      <w:color w:val="000000"/>
                    </w:rPr>
                  </w:rPrChange>
                </w:rPr>
                <w:t>aggr</w:t>
              </w:r>
              <w:proofErr w:type="spellEnd"/>
              <w:r w:rsidRPr="00C76A19">
                <w:rPr>
                  <w:rPrChange w:id="9107" w:author="Felix Pascal (felixpas)" w:date="2025-07-01T19:19:00Z">
                    <w:rPr>
                      <w:rFonts w:ascii="Calibri" w:hAnsi="Calibri" w:cs="Calibri"/>
                      <w:color w:val="000000"/>
                    </w:rPr>
                  </w:rPrChange>
                </w:rPr>
                <w:t>.</w:t>
              </w:r>
            </w:ins>
          </w:p>
        </w:tc>
        <w:tc>
          <w:tcPr>
            <w:tcW w:w="1706" w:type="dxa"/>
            <w:noWrap/>
            <w:hideMark/>
            <w:tcPrChange w:id="9108" w:author="Felix Pascal (felixpas)" w:date="2025-07-01T19:33:00Z">
              <w:tcPr>
                <w:tcW w:w="2480" w:type="dxa"/>
                <w:noWrap/>
                <w:hideMark/>
              </w:tcPr>
            </w:tcPrChange>
          </w:tcPr>
          <w:p w14:paraId="11980A79" w14:textId="77777777" w:rsidR="00C76A19" w:rsidRPr="00C76A19" w:rsidRDefault="00C76A19" w:rsidP="00C76A19">
            <w:pPr>
              <w:rPr>
                <w:ins w:id="9109" w:author="Felix Pascal (felixpas)" w:date="2025-07-01T19:19:00Z"/>
                <w:rPrChange w:id="9110" w:author="Felix Pascal (felixpas)" w:date="2025-07-01T19:19:00Z">
                  <w:rPr>
                    <w:ins w:id="9111" w:author="Felix Pascal (felixpas)" w:date="2025-07-01T19:19:00Z"/>
                    <w:rFonts w:ascii="Calibri" w:hAnsi="Calibri" w:cs="Calibri"/>
                    <w:color w:val="000000"/>
                  </w:rPr>
                </w:rPrChange>
              </w:rPr>
              <w:pPrChange w:id="9112" w:author="Felix Pascal (felixpas)" w:date="2025-07-01T19:19:00Z">
                <w:pPr>
                  <w:jc w:val="right"/>
                </w:pPr>
              </w:pPrChange>
            </w:pPr>
            <w:ins w:id="9113" w:author="Felix Pascal (felixpas)" w:date="2025-07-01T19:19:00Z">
              <w:r w:rsidRPr="00C76A19">
                <w:rPr>
                  <w:rPrChange w:id="9114" w:author="Felix Pascal (felixpas)" w:date="2025-07-01T19:19:00Z">
                    <w:rPr>
                      <w:rFonts w:ascii="Calibri" w:hAnsi="Calibri" w:cs="Calibri"/>
                      <w:color w:val="000000"/>
                    </w:rPr>
                  </w:rPrChange>
                </w:rPr>
                <w:t>2.742083406</w:t>
              </w:r>
            </w:ins>
          </w:p>
        </w:tc>
        <w:tc>
          <w:tcPr>
            <w:tcW w:w="1696" w:type="dxa"/>
            <w:noWrap/>
            <w:hideMark/>
            <w:tcPrChange w:id="9115" w:author="Felix Pascal (felixpas)" w:date="2025-07-01T19:33:00Z">
              <w:tcPr>
                <w:tcW w:w="1300" w:type="dxa"/>
                <w:noWrap/>
                <w:hideMark/>
              </w:tcPr>
            </w:tcPrChange>
          </w:tcPr>
          <w:p w14:paraId="10D67B55" w14:textId="77777777" w:rsidR="00C76A19" w:rsidRPr="00C76A19" w:rsidRDefault="00C76A19" w:rsidP="00C76A19">
            <w:pPr>
              <w:rPr>
                <w:ins w:id="9116" w:author="Felix Pascal (felixpas)" w:date="2025-07-01T19:19:00Z"/>
                <w:rPrChange w:id="9117" w:author="Felix Pascal (felixpas)" w:date="2025-07-01T19:19:00Z">
                  <w:rPr>
                    <w:ins w:id="9118" w:author="Felix Pascal (felixpas)" w:date="2025-07-01T19:19:00Z"/>
                    <w:rFonts w:ascii="Calibri" w:hAnsi="Calibri" w:cs="Calibri"/>
                    <w:color w:val="000000"/>
                  </w:rPr>
                </w:rPrChange>
              </w:rPr>
              <w:pPrChange w:id="9119" w:author="Felix Pascal (felixpas)" w:date="2025-07-01T19:19:00Z">
                <w:pPr>
                  <w:jc w:val="right"/>
                </w:pPr>
              </w:pPrChange>
            </w:pPr>
            <w:ins w:id="9120" w:author="Felix Pascal (felixpas)" w:date="2025-07-01T19:19:00Z">
              <w:r w:rsidRPr="00C76A19">
                <w:rPr>
                  <w:rPrChange w:id="9121" w:author="Felix Pascal (felixpas)" w:date="2025-07-01T19:19:00Z">
                    <w:rPr>
                      <w:rFonts w:ascii="Calibri" w:hAnsi="Calibri" w:cs="Calibri"/>
                      <w:color w:val="000000"/>
                    </w:rPr>
                  </w:rPrChange>
                </w:rPr>
                <w:t>0.046724542</w:t>
              </w:r>
            </w:ins>
          </w:p>
        </w:tc>
        <w:tc>
          <w:tcPr>
            <w:tcW w:w="1418" w:type="dxa"/>
            <w:noWrap/>
            <w:hideMark/>
            <w:tcPrChange w:id="9122" w:author="Felix Pascal (felixpas)" w:date="2025-07-01T19:33:00Z">
              <w:tcPr>
                <w:tcW w:w="980" w:type="dxa"/>
                <w:noWrap/>
                <w:hideMark/>
              </w:tcPr>
            </w:tcPrChange>
          </w:tcPr>
          <w:p w14:paraId="0F462846" w14:textId="77777777" w:rsidR="00C76A19" w:rsidRPr="00C76A19" w:rsidRDefault="00C76A19">
            <w:pPr>
              <w:rPr>
                <w:ins w:id="9123" w:author="Felix Pascal (felixpas)" w:date="2025-07-01T19:19:00Z"/>
                <w:rPrChange w:id="9124" w:author="Felix Pascal (felixpas)" w:date="2025-07-01T19:19:00Z">
                  <w:rPr>
                    <w:ins w:id="9125" w:author="Felix Pascal (felixpas)" w:date="2025-07-01T19:19:00Z"/>
                    <w:rFonts w:ascii="Calibri" w:hAnsi="Calibri" w:cs="Calibri"/>
                    <w:color w:val="000000"/>
                  </w:rPr>
                </w:rPrChange>
              </w:rPr>
            </w:pPr>
            <w:ins w:id="9126" w:author="Felix Pascal (felixpas)" w:date="2025-07-01T19:19:00Z">
              <w:r w:rsidRPr="00C76A19">
                <w:rPr>
                  <w:rPrChange w:id="9127" w:author="Felix Pascal (felixpas)" w:date="2025-07-01T19:19:00Z">
                    <w:rPr>
                      <w:rFonts w:ascii="Calibri" w:hAnsi="Calibri" w:cs="Calibri"/>
                      <w:color w:val="000000"/>
                    </w:rPr>
                  </w:rPrChange>
                </w:rPr>
                <w:t>increasing</w:t>
              </w:r>
            </w:ins>
          </w:p>
        </w:tc>
        <w:tc>
          <w:tcPr>
            <w:tcW w:w="850" w:type="dxa"/>
            <w:noWrap/>
            <w:hideMark/>
            <w:tcPrChange w:id="9128" w:author="Felix Pascal (felixpas)" w:date="2025-07-01T19:33:00Z">
              <w:tcPr>
                <w:tcW w:w="900" w:type="dxa"/>
                <w:noWrap/>
                <w:hideMark/>
              </w:tcPr>
            </w:tcPrChange>
          </w:tcPr>
          <w:p w14:paraId="1183C858" w14:textId="77777777" w:rsidR="00C76A19" w:rsidRPr="00C76A19" w:rsidRDefault="00C76A19" w:rsidP="00C76A19">
            <w:pPr>
              <w:rPr>
                <w:ins w:id="9129" w:author="Felix Pascal (felixpas)" w:date="2025-07-01T19:19:00Z"/>
                <w:rPrChange w:id="9130" w:author="Felix Pascal (felixpas)" w:date="2025-07-01T19:19:00Z">
                  <w:rPr>
                    <w:ins w:id="9131" w:author="Felix Pascal (felixpas)" w:date="2025-07-01T19:19:00Z"/>
                    <w:rFonts w:ascii="Calibri" w:hAnsi="Calibri" w:cs="Calibri"/>
                    <w:color w:val="000000"/>
                  </w:rPr>
                </w:rPrChange>
              </w:rPr>
              <w:pPrChange w:id="9132" w:author="Felix Pascal (felixpas)" w:date="2025-07-01T19:19:00Z">
                <w:pPr>
                  <w:jc w:val="right"/>
                </w:pPr>
              </w:pPrChange>
            </w:pPr>
            <w:ins w:id="9133" w:author="Felix Pascal (felixpas)" w:date="2025-07-01T19:19:00Z">
              <w:r w:rsidRPr="00C76A19">
                <w:rPr>
                  <w:rPrChange w:id="9134" w:author="Felix Pascal (felixpas)" w:date="2025-07-01T19:19:00Z">
                    <w:rPr>
                      <w:rFonts w:ascii="Calibri" w:hAnsi="Calibri" w:cs="Calibri"/>
                      <w:color w:val="000000"/>
                    </w:rPr>
                  </w:rPrChange>
                </w:rPr>
                <w:t>408</w:t>
              </w:r>
            </w:ins>
          </w:p>
        </w:tc>
      </w:tr>
      <w:tr w:rsidR="00D247C6" w:rsidRPr="00D247C6" w14:paraId="726B1698" w14:textId="77777777" w:rsidTr="00D247C6">
        <w:tblPrEx>
          <w:tblPrExChange w:id="9135" w:author="Felix Pascal (felixpas)" w:date="2025-07-01T19:33:00Z">
            <w:tblPrEx>
              <w:tblW w:w="9067" w:type="dxa"/>
            </w:tblPrEx>
          </w:tblPrExChange>
        </w:tblPrEx>
        <w:trPr>
          <w:trHeight w:val="288"/>
          <w:ins w:id="9136" w:author="Felix Pascal (felixpas)" w:date="2025-07-01T19:19:00Z"/>
          <w:trPrChange w:id="9137" w:author="Felix Pascal (felixpas)" w:date="2025-07-01T19:33:00Z">
            <w:trPr>
              <w:trHeight w:val="288"/>
            </w:trPr>
          </w:trPrChange>
        </w:trPr>
        <w:tc>
          <w:tcPr>
            <w:tcW w:w="3256" w:type="dxa"/>
            <w:noWrap/>
            <w:hideMark/>
            <w:tcPrChange w:id="9138" w:author="Felix Pascal (felixpas)" w:date="2025-07-01T19:33:00Z">
              <w:tcPr>
                <w:tcW w:w="2940" w:type="dxa"/>
                <w:noWrap/>
                <w:hideMark/>
              </w:tcPr>
            </w:tcPrChange>
          </w:tcPr>
          <w:p w14:paraId="0F853883" w14:textId="77777777" w:rsidR="00C76A19" w:rsidRPr="00C76A19" w:rsidRDefault="00C76A19">
            <w:pPr>
              <w:rPr>
                <w:ins w:id="9139" w:author="Felix Pascal (felixpas)" w:date="2025-07-01T19:19:00Z"/>
                <w:rPrChange w:id="9140" w:author="Felix Pascal (felixpas)" w:date="2025-07-01T19:19:00Z">
                  <w:rPr>
                    <w:ins w:id="9141" w:author="Felix Pascal (felixpas)" w:date="2025-07-01T19:19:00Z"/>
                    <w:rFonts w:ascii="Calibri" w:hAnsi="Calibri" w:cs="Calibri"/>
                    <w:color w:val="000000"/>
                  </w:rPr>
                </w:rPrChange>
              </w:rPr>
            </w:pPr>
            <w:ins w:id="9142" w:author="Felix Pascal (felixpas)" w:date="2025-07-01T19:19:00Z">
              <w:r w:rsidRPr="00C76A19">
                <w:rPr>
                  <w:rPrChange w:id="9143" w:author="Felix Pascal (felixpas)" w:date="2025-07-01T19:19:00Z">
                    <w:rPr>
                      <w:rFonts w:ascii="Calibri" w:hAnsi="Calibri" w:cs="Calibri"/>
                      <w:color w:val="000000"/>
                    </w:rPr>
                  </w:rPrChange>
                </w:rPr>
                <w:t>Abies alba</w:t>
              </w:r>
            </w:ins>
          </w:p>
        </w:tc>
        <w:tc>
          <w:tcPr>
            <w:tcW w:w="1706" w:type="dxa"/>
            <w:noWrap/>
            <w:hideMark/>
            <w:tcPrChange w:id="9144" w:author="Felix Pascal (felixpas)" w:date="2025-07-01T19:33:00Z">
              <w:tcPr>
                <w:tcW w:w="2480" w:type="dxa"/>
                <w:noWrap/>
                <w:hideMark/>
              </w:tcPr>
            </w:tcPrChange>
          </w:tcPr>
          <w:p w14:paraId="04D5A1E8" w14:textId="77777777" w:rsidR="00C76A19" w:rsidRPr="00C76A19" w:rsidRDefault="00C76A19" w:rsidP="00C76A19">
            <w:pPr>
              <w:rPr>
                <w:ins w:id="9145" w:author="Felix Pascal (felixpas)" w:date="2025-07-01T19:19:00Z"/>
                <w:rPrChange w:id="9146" w:author="Felix Pascal (felixpas)" w:date="2025-07-01T19:19:00Z">
                  <w:rPr>
                    <w:ins w:id="9147" w:author="Felix Pascal (felixpas)" w:date="2025-07-01T19:19:00Z"/>
                    <w:rFonts w:ascii="Calibri" w:hAnsi="Calibri" w:cs="Calibri"/>
                    <w:color w:val="000000"/>
                  </w:rPr>
                </w:rPrChange>
              </w:rPr>
              <w:pPrChange w:id="9148" w:author="Felix Pascal (felixpas)" w:date="2025-07-01T19:19:00Z">
                <w:pPr>
                  <w:jc w:val="right"/>
                </w:pPr>
              </w:pPrChange>
            </w:pPr>
            <w:ins w:id="9149" w:author="Felix Pascal (felixpas)" w:date="2025-07-01T19:19:00Z">
              <w:r w:rsidRPr="00C76A19">
                <w:rPr>
                  <w:rPrChange w:id="9150" w:author="Felix Pascal (felixpas)" w:date="2025-07-01T19:19:00Z">
                    <w:rPr>
                      <w:rFonts w:ascii="Calibri" w:hAnsi="Calibri" w:cs="Calibri"/>
                      <w:color w:val="000000"/>
                    </w:rPr>
                  </w:rPrChange>
                </w:rPr>
                <w:t>2.740643116</w:t>
              </w:r>
            </w:ins>
          </w:p>
        </w:tc>
        <w:tc>
          <w:tcPr>
            <w:tcW w:w="1696" w:type="dxa"/>
            <w:noWrap/>
            <w:hideMark/>
            <w:tcPrChange w:id="9151" w:author="Felix Pascal (felixpas)" w:date="2025-07-01T19:33:00Z">
              <w:tcPr>
                <w:tcW w:w="1387" w:type="dxa"/>
                <w:noWrap/>
                <w:hideMark/>
              </w:tcPr>
            </w:tcPrChange>
          </w:tcPr>
          <w:p w14:paraId="12B0EA1F" w14:textId="77777777" w:rsidR="00C76A19" w:rsidRPr="00C76A19" w:rsidRDefault="00C76A19" w:rsidP="00C76A19">
            <w:pPr>
              <w:rPr>
                <w:ins w:id="9152" w:author="Felix Pascal (felixpas)" w:date="2025-07-01T19:19:00Z"/>
                <w:rPrChange w:id="9153" w:author="Felix Pascal (felixpas)" w:date="2025-07-01T19:19:00Z">
                  <w:rPr>
                    <w:ins w:id="9154" w:author="Felix Pascal (felixpas)" w:date="2025-07-01T19:19:00Z"/>
                    <w:rFonts w:ascii="Calibri" w:hAnsi="Calibri" w:cs="Calibri"/>
                    <w:color w:val="000000"/>
                  </w:rPr>
                </w:rPrChange>
              </w:rPr>
              <w:pPrChange w:id="9155" w:author="Felix Pascal (felixpas)" w:date="2025-07-01T19:19:00Z">
                <w:pPr>
                  <w:jc w:val="right"/>
                </w:pPr>
              </w:pPrChange>
            </w:pPr>
            <w:ins w:id="9156" w:author="Felix Pascal (felixpas)" w:date="2025-07-01T19:19:00Z">
              <w:r w:rsidRPr="00C76A19">
                <w:rPr>
                  <w:rPrChange w:id="9157" w:author="Felix Pascal (felixpas)" w:date="2025-07-01T19:19:00Z">
                    <w:rPr>
                      <w:rFonts w:ascii="Calibri" w:hAnsi="Calibri" w:cs="Calibri"/>
                      <w:color w:val="000000"/>
                    </w:rPr>
                  </w:rPrChange>
                </w:rPr>
                <w:t>0.038839691</w:t>
              </w:r>
            </w:ins>
          </w:p>
        </w:tc>
        <w:tc>
          <w:tcPr>
            <w:tcW w:w="1418" w:type="dxa"/>
            <w:noWrap/>
            <w:hideMark/>
            <w:tcPrChange w:id="9158" w:author="Felix Pascal (felixpas)" w:date="2025-07-01T19:33:00Z">
              <w:tcPr>
                <w:tcW w:w="980" w:type="dxa"/>
                <w:noWrap/>
                <w:hideMark/>
              </w:tcPr>
            </w:tcPrChange>
          </w:tcPr>
          <w:p w14:paraId="28125A84" w14:textId="77777777" w:rsidR="00C76A19" w:rsidRPr="00C76A19" w:rsidRDefault="00C76A19">
            <w:pPr>
              <w:rPr>
                <w:ins w:id="9159" w:author="Felix Pascal (felixpas)" w:date="2025-07-01T19:19:00Z"/>
                <w:rPrChange w:id="9160" w:author="Felix Pascal (felixpas)" w:date="2025-07-01T19:19:00Z">
                  <w:rPr>
                    <w:ins w:id="9161" w:author="Felix Pascal (felixpas)" w:date="2025-07-01T19:19:00Z"/>
                    <w:rFonts w:ascii="Calibri" w:hAnsi="Calibri" w:cs="Calibri"/>
                    <w:color w:val="000000"/>
                  </w:rPr>
                </w:rPrChange>
              </w:rPr>
            </w:pPr>
            <w:ins w:id="9162" w:author="Felix Pascal (felixpas)" w:date="2025-07-01T19:19:00Z">
              <w:r w:rsidRPr="00C76A19">
                <w:rPr>
                  <w:rPrChange w:id="9163" w:author="Felix Pascal (felixpas)" w:date="2025-07-01T19:19:00Z">
                    <w:rPr>
                      <w:rFonts w:ascii="Calibri" w:hAnsi="Calibri" w:cs="Calibri"/>
                      <w:color w:val="000000"/>
                    </w:rPr>
                  </w:rPrChange>
                </w:rPr>
                <w:t>increasing</w:t>
              </w:r>
            </w:ins>
          </w:p>
        </w:tc>
        <w:tc>
          <w:tcPr>
            <w:tcW w:w="850" w:type="dxa"/>
            <w:noWrap/>
            <w:hideMark/>
            <w:tcPrChange w:id="9164" w:author="Felix Pascal (felixpas)" w:date="2025-07-01T19:33:00Z">
              <w:tcPr>
                <w:tcW w:w="1280" w:type="dxa"/>
                <w:gridSpan w:val="2"/>
                <w:noWrap/>
                <w:hideMark/>
              </w:tcPr>
            </w:tcPrChange>
          </w:tcPr>
          <w:p w14:paraId="632736B8" w14:textId="77777777" w:rsidR="00C76A19" w:rsidRPr="00C76A19" w:rsidRDefault="00C76A19" w:rsidP="00C76A19">
            <w:pPr>
              <w:rPr>
                <w:ins w:id="9165" w:author="Felix Pascal (felixpas)" w:date="2025-07-01T19:19:00Z"/>
                <w:rPrChange w:id="9166" w:author="Felix Pascal (felixpas)" w:date="2025-07-01T19:19:00Z">
                  <w:rPr>
                    <w:ins w:id="9167" w:author="Felix Pascal (felixpas)" w:date="2025-07-01T19:19:00Z"/>
                    <w:rFonts w:ascii="Calibri" w:hAnsi="Calibri" w:cs="Calibri"/>
                    <w:color w:val="000000"/>
                  </w:rPr>
                </w:rPrChange>
              </w:rPr>
              <w:pPrChange w:id="9168" w:author="Felix Pascal (felixpas)" w:date="2025-07-01T19:19:00Z">
                <w:pPr>
                  <w:jc w:val="right"/>
                </w:pPr>
              </w:pPrChange>
            </w:pPr>
            <w:ins w:id="9169" w:author="Felix Pascal (felixpas)" w:date="2025-07-01T19:19:00Z">
              <w:r w:rsidRPr="00C76A19">
                <w:rPr>
                  <w:rPrChange w:id="9170" w:author="Felix Pascal (felixpas)" w:date="2025-07-01T19:19:00Z">
                    <w:rPr>
                      <w:rFonts w:ascii="Calibri" w:hAnsi="Calibri" w:cs="Calibri"/>
                      <w:color w:val="000000"/>
                    </w:rPr>
                  </w:rPrChange>
                </w:rPr>
                <w:t>878</w:t>
              </w:r>
            </w:ins>
          </w:p>
        </w:tc>
      </w:tr>
      <w:tr w:rsidR="00C76A19" w:rsidRPr="00C76A19" w14:paraId="4A647343" w14:textId="77777777" w:rsidTr="00D247C6">
        <w:trPr>
          <w:trHeight w:val="288"/>
          <w:ins w:id="9171" w:author="Felix Pascal (felixpas)" w:date="2025-07-01T19:19:00Z"/>
          <w:trPrChange w:id="9172" w:author="Felix Pascal (felixpas)" w:date="2025-07-01T19:33:00Z">
            <w:trPr>
              <w:gridAfter w:val="0"/>
              <w:trHeight w:val="288"/>
            </w:trPr>
          </w:trPrChange>
        </w:trPr>
        <w:tc>
          <w:tcPr>
            <w:tcW w:w="3256" w:type="dxa"/>
            <w:noWrap/>
            <w:hideMark/>
            <w:tcPrChange w:id="9173" w:author="Felix Pascal (felixpas)" w:date="2025-07-01T19:33:00Z">
              <w:tcPr>
                <w:tcW w:w="2940" w:type="dxa"/>
                <w:noWrap/>
                <w:hideMark/>
              </w:tcPr>
            </w:tcPrChange>
          </w:tcPr>
          <w:p w14:paraId="114EB8B0" w14:textId="77777777" w:rsidR="00C76A19" w:rsidRPr="00C76A19" w:rsidRDefault="00C76A19">
            <w:pPr>
              <w:rPr>
                <w:ins w:id="9174" w:author="Felix Pascal (felixpas)" w:date="2025-07-01T19:19:00Z"/>
                <w:rPrChange w:id="9175" w:author="Felix Pascal (felixpas)" w:date="2025-07-01T19:19:00Z">
                  <w:rPr>
                    <w:ins w:id="9176" w:author="Felix Pascal (felixpas)" w:date="2025-07-01T19:19:00Z"/>
                    <w:rFonts w:ascii="Calibri" w:hAnsi="Calibri" w:cs="Calibri"/>
                    <w:color w:val="000000"/>
                  </w:rPr>
                </w:rPrChange>
              </w:rPr>
            </w:pPr>
            <w:ins w:id="9177" w:author="Felix Pascal (felixpas)" w:date="2025-07-01T19:19:00Z">
              <w:r w:rsidRPr="00C76A19">
                <w:rPr>
                  <w:rPrChange w:id="9178" w:author="Felix Pascal (felixpas)" w:date="2025-07-01T19:19:00Z">
                    <w:rPr>
                      <w:rFonts w:ascii="Calibri" w:hAnsi="Calibri" w:cs="Calibri"/>
                      <w:color w:val="000000"/>
                    </w:rPr>
                  </w:rPrChange>
                </w:rPr>
                <w:t xml:space="preserve">Lolium </w:t>
              </w:r>
              <w:proofErr w:type="spellStart"/>
              <w:r w:rsidRPr="00C76A19">
                <w:rPr>
                  <w:rPrChange w:id="9179" w:author="Felix Pascal (felixpas)" w:date="2025-07-01T19:19:00Z">
                    <w:rPr>
                      <w:rFonts w:ascii="Calibri" w:hAnsi="Calibri" w:cs="Calibri"/>
                      <w:color w:val="000000"/>
                    </w:rPr>
                  </w:rPrChange>
                </w:rPr>
                <w:t>perenne</w:t>
              </w:r>
              <w:proofErr w:type="spellEnd"/>
            </w:ins>
          </w:p>
        </w:tc>
        <w:tc>
          <w:tcPr>
            <w:tcW w:w="1706" w:type="dxa"/>
            <w:noWrap/>
            <w:hideMark/>
            <w:tcPrChange w:id="9180" w:author="Felix Pascal (felixpas)" w:date="2025-07-01T19:33:00Z">
              <w:tcPr>
                <w:tcW w:w="2480" w:type="dxa"/>
                <w:noWrap/>
                <w:hideMark/>
              </w:tcPr>
            </w:tcPrChange>
          </w:tcPr>
          <w:p w14:paraId="140FE7F8" w14:textId="77777777" w:rsidR="00C76A19" w:rsidRPr="00C76A19" w:rsidRDefault="00C76A19" w:rsidP="00C76A19">
            <w:pPr>
              <w:rPr>
                <w:ins w:id="9181" w:author="Felix Pascal (felixpas)" w:date="2025-07-01T19:19:00Z"/>
                <w:rPrChange w:id="9182" w:author="Felix Pascal (felixpas)" w:date="2025-07-01T19:19:00Z">
                  <w:rPr>
                    <w:ins w:id="9183" w:author="Felix Pascal (felixpas)" w:date="2025-07-01T19:19:00Z"/>
                    <w:rFonts w:ascii="Calibri" w:hAnsi="Calibri" w:cs="Calibri"/>
                    <w:color w:val="000000"/>
                  </w:rPr>
                </w:rPrChange>
              </w:rPr>
              <w:pPrChange w:id="9184" w:author="Felix Pascal (felixpas)" w:date="2025-07-01T19:19:00Z">
                <w:pPr>
                  <w:jc w:val="right"/>
                </w:pPr>
              </w:pPrChange>
            </w:pPr>
            <w:ins w:id="9185" w:author="Felix Pascal (felixpas)" w:date="2025-07-01T19:19:00Z">
              <w:r w:rsidRPr="00C76A19">
                <w:rPr>
                  <w:rPrChange w:id="9186" w:author="Felix Pascal (felixpas)" w:date="2025-07-01T19:19:00Z">
                    <w:rPr>
                      <w:rFonts w:ascii="Calibri" w:hAnsi="Calibri" w:cs="Calibri"/>
                      <w:color w:val="000000"/>
                    </w:rPr>
                  </w:rPrChange>
                </w:rPr>
                <w:t>2.277960989</w:t>
              </w:r>
            </w:ins>
          </w:p>
        </w:tc>
        <w:tc>
          <w:tcPr>
            <w:tcW w:w="1696" w:type="dxa"/>
            <w:noWrap/>
            <w:hideMark/>
            <w:tcPrChange w:id="9187" w:author="Felix Pascal (felixpas)" w:date="2025-07-01T19:33:00Z">
              <w:tcPr>
                <w:tcW w:w="1300" w:type="dxa"/>
                <w:noWrap/>
                <w:hideMark/>
              </w:tcPr>
            </w:tcPrChange>
          </w:tcPr>
          <w:p w14:paraId="4142D921" w14:textId="77777777" w:rsidR="00C76A19" w:rsidRPr="00C76A19" w:rsidRDefault="00C76A19" w:rsidP="00C76A19">
            <w:pPr>
              <w:rPr>
                <w:ins w:id="9188" w:author="Felix Pascal (felixpas)" w:date="2025-07-01T19:19:00Z"/>
                <w:rPrChange w:id="9189" w:author="Felix Pascal (felixpas)" w:date="2025-07-01T19:19:00Z">
                  <w:rPr>
                    <w:ins w:id="9190" w:author="Felix Pascal (felixpas)" w:date="2025-07-01T19:19:00Z"/>
                    <w:rFonts w:ascii="Calibri" w:hAnsi="Calibri" w:cs="Calibri"/>
                    <w:color w:val="000000"/>
                  </w:rPr>
                </w:rPrChange>
              </w:rPr>
              <w:pPrChange w:id="9191" w:author="Felix Pascal (felixpas)" w:date="2025-07-01T19:19:00Z">
                <w:pPr>
                  <w:jc w:val="right"/>
                </w:pPr>
              </w:pPrChange>
            </w:pPr>
            <w:ins w:id="9192" w:author="Felix Pascal (felixpas)" w:date="2025-07-01T19:19:00Z">
              <w:r w:rsidRPr="00C76A19">
                <w:rPr>
                  <w:rPrChange w:id="9193" w:author="Felix Pascal (felixpas)" w:date="2025-07-01T19:19:00Z">
                    <w:rPr>
                      <w:rFonts w:ascii="Calibri" w:hAnsi="Calibri" w:cs="Calibri"/>
                      <w:color w:val="000000"/>
                    </w:rPr>
                  </w:rPrChange>
                </w:rPr>
                <w:t>0.024098173</w:t>
              </w:r>
            </w:ins>
          </w:p>
        </w:tc>
        <w:tc>
          <w:tcPr>
            <w:tcW w:w="1418" w:type="dxa"/>
            <w:noWrap/>
            <w:hideMark/>
            <w:tcPrChange w:id="9194" w:author="Felix Pascal (felixpas)" w:date="2025-07-01T19:33:00Z">
              <w:tcPr>
                <w:tcW w:w="980" w:type="dxa"/>
                <w:noWrap/>
                <w:hideMark/>
              </w:tcPr>
            </w:tcPrChange>
          </w:tcPr>
          <w:p w14:paraId="3C909E21" w14:textId="77777777" w:rsidR="00C76A19" w:rsidRPr="00C76A19" w:rsidRDefault="00C76A19">
            <w:pPr>
              <w:rPr>
                <w:ins w:id="9195" w:author="Felix Pascal (felixpas)" w:date="2025-07-01T19:19:00Z"/>
                <w:rPrChange w:id="9196" w:author="Felix Pascal (felixpas)" w:date="2025-07-01T19:19:00Z">
                  <w:rPr>
                    <w:ins w:id="9197" w:author="Felix Pascal (felixpas)" w:date="2025-07-01T19:19:00Z"/>
                    <w:rFonts w:ascii="Calibri" w:hAnsi="Calibri" w:cs="Calibri"/>
                    <w:color w:val="000000"/>
                  </w:rPr>
                </w:rPrChange>
              </w:rPr>
            </w:pPr>
            <w:ins w:id="9198" w:author="Felix Pascal (felixpas)" w:date="2025-07-01T19:19:00Z">
              <w:r w:rsidRPr="00C76A19">
                <w:rPr>
                  <w:rPrChange w:id="9199" w:author="Felix Pascal (felixpas)" w:date="2025-07-01T19:19:00Z">
                    <w:rPr>
                      <w:rFonts w:ascii="Calibri" w:hAnsi="Calibri" w:cs="Calibri"/>
                      <w:color w:val="000000"/>
                    </w:rPr>
                  </w:rPrChange>
                </w:rPr>
                <w:t>increasing</w:t>
              </w:r>
            </w:ins>
          </w:p>
        </w:tc>
        <w:tc>
          <w:tcPr>
            <w:tcW w:w="850" w:type="dxa"/>
            <w:noWrap/>
            <w:hideMark/>
            <w:tcPrChange w:id="9200" w:author="Felix Pascal (felixpas)" w:date="2025-07-01T19:33:00Z">
              <w:tcPr>
                <w:tcW w:w="900" w:type="dxa"/>
                <w:noWrap/>
                <w:hideMark/>
              </w:tcPr>
            </w:tcPrChange>
          </w:tcPr>
          <w:p w14:paraId="130F3B59" w14:textId="77777777" w:rsidR="00C76A19" w:rsidRPr="00C76A19" w:rsidRDefault="00C76A19" w:rsidP="00C76A19">
            <w:pPr>
              <w:rPr>
                <w:ins w:id="9201" w:author="Felix Pascal (felixpas)" w:date="2025-07-01T19:19:00Z"/>
                <w:rPrChange w:id="9202" w:author="Felix Pascal (felixpas)" w:date="2025-07-01T19:19:00Z">
                  <w:rPr>
                    <w:ins w:id="9203" w:author="Felix Pascal (felixpas)" w:date="2025-07-01T19:19:00Z"/>
                    <w:rFonts w:ascii="Calibri" w:hAnsi="Calibri" w:cs="Calibri"/>
                    <w:color w:val="000000"/>
                  </w:rPr>
                </w:rPrChange>
              </w:rPr>
              <w:pPrChange w:id="9204" w:author="Felix Pascal (felixpas)" w:date="2025-07-01T19:19:00Z">
                <w:pPr>
                  <w:jc w:val="right"/>
                </w:pPr>
              </w:pPrChange>
            </w:pPr>
            <w:ins w:id="9205" w:author="Felix Pascal (felixpas)" w:date="2025-07-01T19:19:00Z">
              <w:r w:rsidRPr="00C76A19">
                <w:rPr>
                  <w:rPrChange w:id="9206" w:author="Felix Pascal (felixpas)" w:date="2025-07-01T19:19:00Z">
                    <w:rPr>
                      <w:rFonts w:ascii="Calibri" w:hAnsi="Calibri" w:cs="Calibri"/>
                      <w:color w:val="000000"/>
                    </w:rPr>
                  </w:rPrChange>
                </w:rPr>
                <w:t>1549</w:t>
              </w:r>
            </w:ins>
          </w:p>
        </w:tc>
      </w:tr>
      <w:tr w:rsidR="00D247C6" w:rsidRPr="00D247C6" w14:paraId="35567908" w14:textId="77777777" w:rsidTr="00D247C6">
        <w:tblPrEx>
          <w:tblPrExChange w:id="9207" w:author="Felix Pascal (felixpas)" w:date="2025-07-01T19:33:00Z">
            <w:tblPrEx>
              <w:tblW w:w="9067" w:type="dxa"/>
            </w:tblPrEx>
          </w:tblPrExChange>
        </w:tblPrEx>
        <w:trPr>
          <w:trHeight w:val="288"/>
          <w:ins w:id="9208" w:author="Felix Pascal (felixpas)" w:date="2025-07-01T19:19:00Z"/>
          <w:trPrChange w:id="9209" w:author="Felix Pascal (felixpas)" w:date="2025-07-01T19:33:00Z">
            <w:trPr>
              <w:trHeight w:val="288"/>
            </w:trPr>
          </w:trPrChange>
        </w:trPr>
        <w:tc>
          <w:tcPr>
            <w:tcW w:w="3256" w:type="dxa"/>
            <w:noWrap/>
            <w:hideMark/>
            <w:tcPrChange w:id="9210" w:author="Felix Pascal (felixpas)" w:date="2025-07-01T19:33:00Z">
              <w:tcPr>
                <w:tcW w:w="2940" w:type="dxa"/>
                <w:noWrap/>
                <w:hideMark/>
              </w:tcPr>
            </w:tcPrChange>
          </w:tcPr>
          <w:p w14:paraId="0AA6B872" w14:textId="77777777" w:rsidR="00C76A19" w:rsidRPr="00C76A19" w:rsidRDefault="00C76A19">
            <w:pPr>
              <w:rPr>
                <w:ins w:id="9211" w:author="Felix Pascal (felixpas)" w:date="2025-07-01T19:19:00Z"/>
                <w:rPrChange w:id="9212" w:author="Felix Pascal (felixpas)" w:date="2025-07-01T19:19:00Z">
                  <w:rPr>
                    <w:ins w:id="9213" w:author="Felix Pascal (felixpas)" w:date="2025-07-01T19:19:00Z"/>
                    <w:rFonts w:ascii="Calibri" w:hAnsi="Calibri" w:cs="Calibri"/>
                    <w:color w:val="000000"/>
                  </w:rPr>
                </w:rPrChange>
              </w:rPr>
            </w:pPr>
            <w:ins w:id="9214" w:author="Felix Pascal (felixpas)" w:date="2025-07-01T19:19:00Z">
              <w:r w:rsidRPr="00C76A19">
                <w:rPr>
                  <w:rPrChange w:id="9215" w:author="Felix Pascal (felixpas)" w:date="2025-07-01T19:19:00Z">
                    <w:rPr>
                      <w:rFonts w:ascii="Calibri" w:hAnsi="Calibri" w:cs="Calibri"/>
                      <w:color w:val="000000"/>
                    </w:rPr>
                  </w:rPrChange>
                </w:rPr>
                <w:lastRenderedPageBreak/>
                <w:t xml:space="preserve">Phleum pratense </w:t>
              </w:r>
              <w:proofErr w:type="spellStart"/>
              <w:r w:rsidRPr="00C76A19">
                <w:rPr>
                  <w:rPrChange w:id="9216" w:author="Felix Pascal (felixpas)" w:date="2025-07-01T19:19:00Z">
                    <w:rPr>
                      <w:rFonts w:ascii="Calibri" w:hAnsi="Calibri" w:cs="Calibri"/>
                      <w:color w:val="000000"/>
                    </w:rPr>
                  </w:rPrChange>
                </w:rPr>
                <w:t>aggr</w:t>
              </w:r>
              <w:proofErr w:type="spellEnd"/>
              <w:r w:rsidRPr="00C76A19">
                <w:rPr>
                  <w:rPrChange w:id="9217" w:author="Felix Pascal (felixpas)" w:date="2025-07-01T19:19:00Z">
                    <w:rPr>
                      <w:rFonts w:ascii="Calibri" w:hAnsi="Calibri" w:cs="Calibri"/>
                      <w:color w:val="000000"/>
                    </w:rPr>
                  </w:rPrChange>
                </w:rPr>
                <w:t>.</w:t>
              </w:r>
            </w:ins>
          </w:p>
        </w:tc>
        <w:tc>
          <w:tcPr>
            <w:tcW w:w="1706" w:type="dxa"/>
            <w:noWrap/>
            <w:hideMark/>
            <w:tcPrChange w:id="9218" w:author="Felix Pascal (felixpas)" w:date="2025-07-01T19:33:00Z">
              <w:tcPr>
                <w:tcW w:w="2480" w:type="dxa"/>
                <w:noWrap/>
                <w:hideMark/>
              </w:tcPr>
            </w:tcPrChange>
          </w:tcPr>
          <w:p w14:paraId="38FE9E7E" w14:textId="77777777" w:rsidR="00C76A19" w:rsidRPr="00C76A19" w:rsidRDefault="00C76A19" w:rsidP="00C76A19">
            <w:pPr>
              <w:rPr>
                <w:ins w:id="9219" w:author="Felix Pascal (felixpas)" w:date="2025-07-01T19:19:00Z"/>
                <w:rPrChange w:id="9220" w:author="Felix Pascal (felixpas)" w:date="2025-07-01T19:19:00Z">
                  <w:rPr>
                    <w:ins w:id="9221" w:author="Felix Pascal (felixpas)" w:date="2025-07-01T19:19:00Z"/>
                    <w:rFonts w:ascii="Calibri" w:hAnsi="Calibri" w:cs="Calibri"/>
                    <w:color w:val="000000"/>
                  </w:rPr>
                </w:rPrChange>
              </w:rPr>
              <w:pPrChange w:id="9222" w:author="Felix Pascal (felixpas)" w:date="2025-07-01T19:19:00Z">
                <w:pPr>
                  <w:jc w:val="right"/>
                </w:pPr>
              </w:pPrChange>
            </w:pPr>
            <w:ins w:id="9223" w:author="Felix Pascal (felixpas)" w:date="2025-07-01T19:19:00Z">
              <w:r w:rsidRPr="00C76A19">
                <w:rPr>
                  <w:rPrChange w:id="9224" w:author="Felix Pascal (felixpas)" w:date="2025-07-01T19:19:00Z">
                    <w:rPr>
                      <w:rFonts w:ascii="Calibri" w:hAnsi="Calibri" w:cs="Calibri"/>
                      <w:color w:val="000000"/>
                    </w:rPr>
                  </w:rPrChange>
                </w:rPr>
                <w:t>2.196777582</w:t>
              </w:r>
            </w:ins>
          </w:p>
        </w:tc>
        <w:tc>
          <w:tcPr>
            <w:tcW w:w="1696" w:type="dxa"/>
            <w:noWrap/>
            <w:hideMark/>
            <w:tcPrChange w:id="9225" w:author="Felix Pascal (felixpas)" w:date="2025-07-01T19:33:00Z">
              <w:tcPr>
                <w:tcW w:w="1387" w:type="dxa"/>
                <w:noWrap/>
                <w:hideMark/>
              </w:tcPr>
            </w:tcPrChange>
          </w:tcPr>
          <w:p w14:paraId="1B1320A4" w14:textId="77777777" w:rsidR="00C76A19" w:rsidRPr="00C76A19" w:rsidRDefault="00C76A19" w:rsidP="00C76A19">
            <w:pPr>
              <w:rPr>
                <w:ins w:id="9226" w:author="Felix Pascal (felixpas)" w:date="2025-07-01T19:19:00Z"/>
                <w:rPrChange w:id="9227" w:author="Felix Pascal (felixpas)" w:date="2025-07-01T19:19:00Z">
                  <w:rPr>
                    <w:ins w:id="9228" w:author="Felix Pascal (felixpas)" w:date="2025-07-01T19:19:00Z"/>
                    <w:rFonts w:ascii="Calibri" w:hAnsi="Calibri" w:cs="Calibri"/>
                    <w:color w:val="000000"/>
                  </w:rPr>
                </w:rPrChange>
              </w:rPr>
              <w:pPrChange w:id="9229" w:author="Felix Pascal (felixpas)" w:date="2025-07-01T19:19:00Z">
                <w:pPr>
                  <w:jc w:val="right"/>
                </w:pPr>
              </w:pPrChange>
            </w:pPr>
            <w:ins w:id="9230" w:author="Felix Pascal (felixpas)" w:date="2025-07-01T19:19:00Z">
              <w:r w:rsidRPr="00C76A19">
                <w:rPr>
                  <w:rPrChange w:id="9231" w:author="Felix Pascal (felixpas)" w:date="2025-07-01T19:19:00Z">
                    <w:rPr>
                      <w:rFonts w:ascii="Calibri" w:hAnsi="Calibri" w:cs="Calibri"/>
                      <w:color w:val="000000"/>
                    </w:rPr>
                  </w:rPrChange>
                </w:rPr>
                <w:t>0.029352225</w:t>
              </w:r>
            </w:ins>
          </w:p>
        </w:tc>
        <w:tc>
          <w:tcPr>
            <w:tcW w:w="1418" w:type="dxa"/>
            <w:noWrap/>
            <w:hideMark/>
            <w:tcPrChange w:id="9232" w:author="Felix Pascal (felixpas)" w:date="2025-07-01T19:33:00Z">
              <w:tcPr>
                <w:tcW w:w="980" w:type="dxa"/>
                <w:noWrap/>
                <w:hideMark/>
              </w:tcPr>
            </w:tcPrChange>
          </w:tcPr>
          <w:p w14:paraId="47D7F763" w14:textId="77777777" w:rsidR="00C76A19" w:rsidRPr="00C76A19" w:rsidRDefault="00C76A19">
            <w:pPr>
              <w:rPr>
                <w:ins w:id="9233" w:author="Felix Pascal (felixpas)" w:date="2025-07-01T19:19:00Z"/>
                <w:rPrChange w:id="9234" w:author="Felix Pascal (felixpas)" w:date="2025-07-01T19:19:00Z">
                  <w:rPr>
                    <w:ins w:id="9235" w:author="Felix Pascal (felixpas)" w:date="2025-07-01T19:19:00Z"/>
                    <w:rFonts w:ascii="Calibri" w:hAnsi="Calibri" w:cs="Calibri"/>
                    <w:color w:val="000000"/>
                  </w:rPr>
                </w:rPrChange>
              </w:rPr>
            </w:pPr>
            <w:ins w:id="9236" w:author="Felix Pascal (felixpas)" w:date="2025-07-01T19:19:00Z">
              <w:r w:rsidRPr="00C76A19">
                <w:rPr>
                  <w:rPrChange w:id="9237" w:author="Felix Pascal (felixpas)" w:date="2025-07-01T19:19:00Z">
                    <w:rPr>
                      <w:rFonts w:ascii="Calibri" w:hAnsi="Calibri" w:cs="Calibri"/>
                      <w:color w:val="000000"/>
                    </w:rPr>
                  </w:rPrChange>
                </w:rPr>
                <w:t>increasing</w:t>
              </w:r>
            </w:ins>
          </w:p>
        </w:tc>
        <w:tc>
          <w:tcPr>
            <w:tcW w:w="850" w:type="dxa"/>
            <w:noWrap/>
            <w:hideMark/>
            <w:tcPrChange w:id="9238" w:author="Felix Pascal (felixpas)" w:date="2025-07-01T19:33:00Z">
              <w:tcPr>
                <w:tcW w:w="1280" w:type="dxa"/>
                <w:gridSpan w:val="2"/>
                <w:noWrap/>
                <w:hideMark/>
              </w:tcPr>
            </w:tcPrChange>
          </w:tcPr>
          <w:p w14:paraId="433A7991" w14:textId="77777777" w:rsidR="00C76A19" w:rsidRPr="00C76A19" w:rsidRDefault="00C76A19" w:rsidP="00C76A19">
            <w:pPr>
              <w:rPr>
                <w:ins w:id="9239" w:author="Felix Pascal (felixpas)" w:date="2025-07-01T19:19:00Z"/>
                <w:rPrChange w:id="9240" w:author="Felix Pascal (felixpas)" w:date="2025-07-01T19:19:00Z">
                  <w:rPr>
                    <w:ins w:id="9241" w:author="Felix Pascal (felixpas)" w:date="2025-07-01T19:19:00Z"/>
                    <w:rFonts w:ascii="Calibri" w:hAnsi="Calibri" w:cs="Calibri"/>
                    <w:color w:val="000000"/>
                  </w:rPr>
                </w:rPrChange>
              </w:rPr>
              <w:pPrChange w:id="9242" w:author="Felix Pascal (felixpas)" w:date="2025-07-01T19:19:00Z">
                <w:pPr>
                  <w:jc w:val="right"/>
                </w:pPr>
              </w:pPrChange>
            </w:pPr>
            <w:ins w:id="9243" w:author="Felix Pascal (felixpas)" w:date="2025-07-01T19:19:00Z">
              <w:r w:rsidRPr="00C76A19">
                <w:rPr>
                  <w:rPrChange w:id="9244" w:author="Felix Pascal (felixpas)" w:date="2025-07-01T19:19:00Z">
                    <w:rPr>
                      <w:rFonts w:ascii="Calibri" w:hAnsi="Calibri" w:cs="Calibri"/>
                      <w:color w:val="000000"/>
                    </w:rPr>
                  </w:rPrChange>
                </w:rPr>
                <w:t>627</w:t>
              </w:r>
            </w:ins>
          </w:p>
        </w:tc>
      </w:tr>
      <w:tr w:rsidR="00C76A19" w:rsidRPr="00C76A19" w14:paraId="10330C75" w14:textId="77777777" w:rsidTr="00D247C6">
        <w:trPr>
          <w:trHeight w:val="288"/>
          <w:ins w:id="9245" w:author="Felix Pascal (felixpas)" w:date="2025-07-01T19:19:00Z"/>
          <w:trPrChange w:id="9246" w:author="Felix Pascal (felixpas)" w:date="2025-07-01T19:33:00Z">
            <w:trPr>
              <w:gridAfter w:val="0"/>
              <w:trHeight w:val="288"/>
            </w:trPr>
          </w:trPrChange>
        </w:trPr>
        <w:tc>
          <w:tcPr>
            <w:tcW w:w="3256" w:type="dxa"/>
            <w:noWrap/>
            <w:hideMark/>
            <w:tcPrChange w:id="9247" w:author="Felix Pascal (felixpas)" w:date="2025-07-01T19:33:00Z">
              <w:tcPr>
                <w:tcW w:w="2940" w:type="dxa"/>
                <w:noWrap/>
                <w:hideMark/>
              </w:tcPr>
            </w:tcPrChange>
          </w:tcPr>
          <w:p w14:paraId="516DFB13" w14:textId="77777777" w:rsidR="00C76A19" w:rsidRPr="00C76A19" w:rsidRDefault="00C76A19">
            <w:pPr>
              <w:rPr>
                <w:ins w:id="9248" w:author="Felix Pascal (felixpas)" w:date="2025-07-01T19:19:00Z"/>
                <w:rPrChange w:id="9249" w:author="Felix Pascal (felixpas)" w:date="2025-07-01T19:19:00Z">
                  <w:rPr>
                    <w:ins w:id="9250" w:author="Felix Pascal (felixpas)" w:date="2025-07-01T19:19:00Z"/>
                    <w:rFonts w:ascii="Calibri" w:hAnsi="Calibri" w:cs="Calibri"/>
                    <w:color w:val="000000"/>
                  </w:rPr>
                </w:rPrChange>
              </w:rPr>
            </w:pPr>
            <w:proofErr w:type="spellStart"/>
            <w:ins w:id="9251" w:author="Felix Pascal (felixpas)" w:date="2025-07-01T19:19:00Z">
              <w:r w:rsidRPr="00C76A19">
                <w:rPr>
                  <w:rPrChange w:id="9252" w:author="Felix Pascal (felixpas)" w:date="2025-07-01T19:19:00Z">
                    <w:rPr>
                      <w:rFonts w:ascii="Calibri" w:hAnsi="Calibri" w:cs="Calibri"/>
                      <w:color w:val="000000"/>
                    </w:rPr>
                  </w:rPrChange>
                </w:rPr>
                <w:t>Anthoxanthum</w:t>
              </w:r>
              <w:proofErr w:type="spellEnd"/>
              <w:r w:rsidRPr="00C76A19">
                <w:rPr>
                  <w:rPrChange w:id="9253" w:author="Felix Pascal (felixpas)" w:date="2025-07-01T19:19:00Z">
                    <w:rPr>
                      <w:rFonts w:ascii="Calibri" w:hAnsi="Calibri" w:cs="Calibri"/>
                      <w:color w:val="000000"/>
                    </w:rPr>
                  </w:rPrChange>
                </w:rPr>
                <w:t xml:space="preserve"> odoratum </w:t>
              </w:r>
              <w:proofErr w:type="spellStart"/>
              <w:r w:rsidRPr="00C76A19">
                <w:rPr>
                  <w:rPrChange w:id="9254" w:author="Felix Pascal (felixpas)" w:date="2025-07-01T19:19:00Z">
                    <w:rPr>
                      <w:rFonts w:ascii="Calibri" w:hAnsi="Calibri" w:cs="Calibri"/>
                      <w:color w:val="000000"/>
                    </w:rPr>
                  </w:rPrChange>
                </w:rPr>
                <w:t>aggr</w:t>
              </w:r>
              <w:proofErr w:type="spellEnd"/>
              <w:r w:rsidRPr="00C76A19">
                <w:rPr>
                  <w:rPrChange w:id="9255" w:author="Felix Pascal (felixpas)" w:date="2025-07-01T19:19:00Z">
                    <w:rPr>
                      <w:rFonts w:ascii="Calibri" w:hAnsi="Calibri" w:cs="Calibri"/>
                      <w:color w:val="000000"/>
                    </w:rPr>
                  </w:rPrChange>
                </w:rPr>
                <w:t>.</w:t>
              </w:r>
            </w:ins>
          </w:p>
        </w:tc>
        <w:tc>
          <w:tcPr>
            <w:tcW w:w="1706" w:type="dxa"/>
            <w:noWrap/>
            <w:hideMark/>
            <w:tcPrChange w:id="9256" w:author="Felix Pascal (felixpas)" w:date="2025-07-01T19:33:00Z">
              <w:tcPr>
                <w:tcW w:w="2480" w:type="dxa"/>
                <w:noWrap/>
                <w:hideMark/>
              </w:tcPr>
            </w:tcPrChange>
          </w:tcPr>
          <w:p w14:paraId="0345F993" w14:textId="77777777" w:rsidR="00C76A19" w:rsidRPr="00C76A19" w:rsidRDefault="00C76A19" w:rsidP="00C76A19">
            <w:pPr>
              <w:rPr>
                <w:ins w:id="9257" w:author="Felix Pascal (felixpas)" w:date="2025-07-01T19:19:00Z"/>
                <w:rPrChange w:id="9258" w:author="Felix Pascal (felixpas)" w:date="2025-07-01T19:19:00Z">
                  <w:rPr>
                    <w:ins w:id="9259" w:author="Felix Pascal (felixpas)" w:date="2025-07-01T19:19:00Z"/>
                    <w:rFonts w:ascii="Calibri" w:hAnsi="Calibri" w:cs="Calibri"/>
                    <w:color w:val="000000"/>
                  </w:rPr>
                </w:rPrChange>
              </w:rPr>
              <w:pPrChange w:id="9260" w:author="Felix Pascal (felixpas)" w:date="2025-07-01T19:19:00Z">
                <w:pPr>
                  <w:jc w:val="right"/>
                </w:pPr>
              </w:pPrChange>
            </w:pPr>
            <w:ins w:id="9261" w:author="Felix Pascal (felixpas)" w:date="2025-07-01T19:19:00Z">
              <w:r w:rsidRPr="00C76A19">
                <w:rPr>
                  <w:rPrChange w:id="9262" w:author="Felix Pascal (felixpas)" w:date="2025-07-01T19:19:00Z">
                    <w:rPr>
                      <w:rFonts w:ascii="Calibri" w:hAnsi="Calibri" w:cs="Calibri"/>
                      <w:color w:val="000000"/>
                    </w:rPr>
                  </w:rPrChange>
                </w:rPr>
                <w:t>2.045954464</w:t>
              </w:r>
            </w:ins>
          </w:p>
        </w:tc>
        <w:tc>
          <w:tcPr>
            <w:tcW w:w="1696" w:type="dxa"/>
            <w:noWrap/>
            <w:hideMark/>
            <w:tcPrChange w:id="9263" w:author="Felix Pascal (felixpas)" w:date="2025-07-01T19:33:00Z">
              <w:tcPr>
                <w:tcW w:w="1300" w:type="dxa"/>
                <w:noWrap/>
                <w:hideMark/>
              </w:tcPr>
            </w:tcPrChange>
          </w:tcPr>
          <w:p w14:paraId="2E841E92" w14:textId="77777777" w:rsidR="00C76A19" w:rsidRPr="00C76A19" w:rsidRDefault="00C76A19" w:rsidP="00C76A19">
            <w:pPr>
              <w:rPr>
                <w:ins w:id="9264" w:author="Felix Pascal (felixpas)" w:date="2025-07-01T19:19:00Z"/>
                <w:rPrChange w:id="9265" w:author="Felix Pascal (felixpas)" w:date="2025-07-01T19:19:00Z">
                  <w:rPr>
                    <w:ins w:id="9266" w:author="Felix Pascal (felixpas)" w:date="2025-07-01T19:19:00Z"/>
                    <w:rFonts w:ascii="Calibri" w:hAnsi="Calibri" w:cs="Calibri"/>
                    <w:color w:val="000000"/>
                  </w:rPr>
                </w:rPrChange>
              </w:rPr>
              <w:pPrChange w:id="9267" w:author="Felix Pascal (felixpas)" w:date="2025-07-01T19:19:00Z">
                <w:pPr>
                  <w:jc w:val="right"/>
                </w:pPr>
              </w:pPrChange>
            </w:pPr>
            <w:ins w:id="9268" w:author="Felix Pascal (felixpas)" w:date="2025-07-01T19:19:00Z">
              <w:r w:rsidRPr="00C76A19">
                <w:rPr>
                  <w:rPrChange w:id="9269" w:author="Felix Pascal (felixpas)" w:date="2025-07-01T19:19:00Z">
                    <w:rPr>
                      <w:rFonts w:ascii="Calibri" w:hAnsi="Calibri" w:cs="Calibri"/>
                      <w:color w:val="000000"/>
                    </w:rPr>
                  </w:rPrChange>
                </w:rPr>
                <w:t>0.0320552</w:t>
              </w:r>
            </w:ins>
          </w:p>
        </w:tc>
        <w:tc>
          <w:tcPr>
            <w:tcW w:w="1418" w:type="dxa"/>
            <w:noWrap/>
            <w:hideMark/>
            <w:tcPrChange w:id="9270" w:author="Felix Pascal (felixpas)" w:date="2025-07-01T19:33:00Z">
              <w:tcPr>
                <w:tcW w:w="980" w:type="dxa"/>
                <w:noWrap/>
                <w:hideMark/>
              </w:tcPr>
            </w:tcPrChange>
          </w:tcPr>
          <w:p w14:paraId="1D959A4A" w14:textId="77777777" w:rsidR="00C76A19" w:rsidRPr="00C76A19" w:rsidRDefault="00C76A19">
            <w:pPr>
              <w:rPr>
                <w:ins w:id="9271" w:author="Felix Pascal (felixpas)" w:date="2025-07-01T19:19:00Z"/>
                <w:rPrChange w:id="9272" w:author="Felix Pascal (felixpas)" w:date="2025-07-01T19:19:00Z">
                  <w:rPr>
                    <w:ins w:id="9273" w:author="Felix Pascal (felixpas)" w:date="2025-07-01T19:19:00Z"/>
                    <w:rFonts w:ascii="Calibri" w:hAnsi="Calibri" w:cs="Calibri"/>
                    <w:color w:val="000000"/>
                  </w:rPr>
                </w:rPrChange>
              </w:rPr>
            </w:pPr>
            <w:ins w:id="9274" w:author="Felix Pascal (felixpas)" w:date="2025-07-01T19:19:00Z">
              <w:r w:rsidRPr="00C76A19">
                <w:rPr>
                  <w:rPrChange w:id="9275" w:author="Felix Pascal (felixpas)" w:date="2025-07-01T19:19:00Z">
                    <w:rPr>
                      <w:rFonts w:ascii="Calibri" w:hAnsi="Calibri" w:cs="Calibri"/>
                      <w:color w:val="000000"/>
                    </w:rPr>
                  </w:rPrChange>
                </w:rPr>
                <w:t>increasing</w:t>
              </w:r>
            </w:ins>
          </w:p>
        </w:tc>
        <w:tc>
          <w:tcPr>
            <w:tcW w:w="850" w:type="dxa"/>
            <w:noWrap/>
            <w:hideMark/>
            <w:tcPrChange w:id="9276" w:author="Felix Pascal (felixpas)" w:date="2025-07-01T19:33:00Z">
              <w:tcPr>
                <w:tcW w:w="900" w:type="dxa"/>
                <w:noWrap/>
                <w:hideMark/>
              </w:tcPr>
            </w:tcPrChange>
          </w:tcPr>
          <w:p w14:paraId="0F4CCBCC" w14:textId="77777777" w:rsidR="00C76A19" w:rsidRPr="00C76A19" w:rsidRDefault="00C76A19" w:rsidP="00C76A19">
            <w:pPr>
              <w:rPr>
                <w:ins w:id="9277" w:author="Felix Pascal (felixpas)" w:date="2025-07-01T19:19:00Z"/>
                <w:rPrChange w:id="9278" w:author="Felix Pascal (felixpas)" w:date="2025-07-01T19:19:00Z">
                  <w:rPr>
                    <w:ins w:id="9279" w:author="Felix Pascal (felixpas)" w:date="2025-07-01T19:19:00Z"/>
                    <w:rFonts w:ascii="Calibri" w:hAnsi="Calibri" w:cs="Calibri"/>
                    <w:color w:val="000000"/>
                  </w:rPr>
                </w:rPrChange>
              </w:rPr>
              <w:pPrChange w:id="9280" w:author="Felix Pascal (felixpas)" w:date="2025-07-01T19:19:00Z">
                <w:pPr>
                  <w:jc w:val="right"/>
                </w:pPr>
              </w:pPrChange>
            </w:pPr>
            <w:ins w:id="9281" w:author="Felix Pascal (felixpas)" w:date="2025-07-01T19:19:00Z">
              <w:r w:rsidRPr="00C76A19">
                <w:rPr>
                  <w:rPrChange w:id="9282" w:author="Felix Pascal (felixpas)" w:date="2025-07-01T19:19:00Z">
                    <w:rPr>
                      <w:rFonts w:ascii="Calibri" w:hAnsi="Calibri" w:cs="Calibri"/>
                      <w:color w:val="000000"/>
                    </w:rPr>
                  </w:rPrChange>
                </w:rPr>
                <w:t>1788</w:t>
              </w:r>
            </w:ins>
          </w:p>
        </w:tc>
      </w:tr>
    </w:tbl>
    <w:p w14:paraId="2D2C8C87" w14:textId="11719297" w:rsidR="00BC7E74" w:rsidRPr="00BC7E74" w:rsidRDefault="00C76A19" w:rsidP="003A7FD4">
      <w:pPr>
        <w:rPr>
          <w:rPrChange w:id="9283" w:author="Felix Pascal (felixpas)" w:date="2025-07-01T17:53:00Z">
            <w:rPr>
              <w:lang w:val="fr-CH"/>
            </w:rPr>
          </w:rPrChange>
        </w:rPr>
        <w:pPrChange w:id="9284" w:author="Felix Pascal (felixpas)" w:date="2025-07-01T17:19:00Z">
          <w:pPr>
            <w:jc w:val="both"/>
          </w:pPr>
        </w:pPrChange>
      </w:pPr>
      <w:ins w:id="9285" w:author="Felix Pascal (felixpas)" w:date="2025-07-01T19:19:00Z">
        <w:r>
          <w:fldChar w:fldCharType="end"/>
        </w:r>
      </w:ins>
    </w:p>
    <w:sectPr w:rsidR="00BC7E74" w:rsidRPr="00BC7E74">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Widmer Stefan (wids)" w:date="2025-06-30T10:37:00Z" w:initials="SW">
    <w:p w14:paraId="4F655BE1" w14:textId="77777777" w:rsidR="00BD681D" w:rsidRPr="004601A5" w:rsidRDefault="00BD681D" w:rsidP="00BD681D">
      <w:pPr>
        <w:pStyle w:val="Kommentartext"/>
        <w:rPr>
          <w:lang w:val="de-CH"/>
        </w:rPr>
      </w:pPr>
      <w:r>
        <w:rPr>
          <w:rStyle w:val="Kommentarzeichen"/>
        </w:rPr>
        <w:annotationRef/>
      </w:r>
      <w:r>
        <w:rPr>
          <w:lang w:val="de-CH"/>
        </w:rPr>
        <w:t>Lautet die Bezeichnung der Vertiefung nicht</w:t>
      </w:r>
    </w:p>
    <w:p w14:paraId="086B4F92" w14:textId="77777777" w:rsidR="00BD681D" w:rsidRPr="004601A5" w:rsidRDefault="00BD681D" w:rsidP="00BD681D">
      <w:pPr>
        <w:pStyle w:val="Kommentartext"/>
        <w:rPr>
          <w:lang w:val="de-CH"/>
        </w:rPr>
      </w:pPr>
      <w:r>
        <w:rPr>
          <w:lang w:val="de-CH"/>
        </w:rPr>
        <w:t>„Digital Environment“ ?</w:t>
      </w:r>
    </w:p>
  </w:comment>
  <w:comment w:id="10" w:author="Widmer Stefan (wids)" w:date="2025-06-30T10:38:00Z" w:initials="SW">
    <w:p w14:paraId="6695F28F" w14:textId="77777777" w:rsidR="00BD681D" w:rsidRPr="004B2F24" w:rsidRDefault="00BD681D" w:rsidP="00BD681D">
      <w:pPr>
        <w:pStyle w:val="Kommentartext"/>
        <w:rPr>
          <w:lang w:val="de-CH"/>
        </w:rPr>
      </w:pPr>
      <w:r>
        <w:rPr>
          <w:rStyle w:val="Kommentarzeichen"/>
        </w:rPr>
        <w:annotationRef/>
      </w:r>
      <w:r>
        <w:rPr>
          <w:lang w:val="de-CH"/>
        </w:rPr>
        <w:t xml:space="preserve">Es ist noch nicht ganz </w:t>
      </w:r>
      <w:r>
        <w:rPr>
          <w:lang w:val="de-CH"/>
        </w:rPr>
        <w:t>klar ob ich den Titel schon am 1. Juli erhalte oder nicht darum passt das so für den Moment</w:t>
      </w:r>
    </w:p>
  </w:comment>
  <w:comment w:id="16" w:author="Widmer Stefan (wids)" w:date="2025-06-30T15:30:00Z" w:initials="SW">
    <w:p w14:paraId="21F74BBF" w14:textId="77777777" w:rsidR="00120868" w:rsidRPr="004601A5" w:rsidRDefault="00120868" w:rsidP="00120868">
      <w:pPr>
        <w:pStyle w:val="Kommentartext"/>
        <w:rPr>
          <w:lang w:val="de-CH"/>
        </w:rPr>
      </w:pPr>
      <w:r>
        <w:rPr>
          <w:rStyle w:val="Kommentarzeichen"/>
        </w:rPr>
        <w:annotationRef/>
      </w:r>
      <w:r>
        <w:rPr>
          <w:lang w:val="de-CH"/>
        </w:rPr>
        <w:t>Schriftart bitte einheitlich (also hier auch arial verenden)</w:t>
      </w:r>
    </w:p>
  </w:comment>
  <w:comment w:id="412" w:author="Widmer Stefan (wids)" w:date="2025-06-30T11:06:00Z" w:initials="SW">
    <w:p w14:paraId="1F581947" w14:textId="21B55C0A" w:rsidR="00AC6A11" w:rsidRPr="004601A5" w:rsidRDefault="00AC6A11" w:rsidP="00AC6A11">
      <w:pPr>
        <w:pStyle w:val="Kommentartext"/>
        <w:rPr>
          <w:lang w:val="de-CH"/>
        </w:rPr>
      </w:pPr>
      <w:r>
        <w:rPr>
          <w:rStyle w:val="Kommentarzeichen"/>
        </w:rPr>
        <w:annotationRef/>
      </w:r>
      <w:r>
        <w:rPr>
          <w:lang w:val="de-CH"/>
        </w:rPr>
        <w:t xml:space="preserve">Diese Aufzählung ist nicht abschliessen es </w:t>
      </w:r>
      <w:r>
        <w:rPr>
          <w:lang w:val="de-CH"/>
        </w:rPr>
        <w:t>gabe auch noch soil, micro clima …</w:t>
      </w:r>
    </w:p>
    <w:p w14:paraId="11CE88E5" w14:textId="77777777" w:rsidR="00AC6A11" w:rsidRPr="004601A5" w:rsidRDefault="00AC6A11" w:rsidP="00AC6A11">
      <w:pPr>
        <w:pStyle w:val="Kommentartext"/>
        <w:rPr>
          <w:lang w:val="de-CH"/>
        </w:rPr>
      </w:pPr>
    </w:p>
    <w:p w14:paraId="77A9F090" w14:textId="77777777" w:rsidR="00AC6A11" w:rsidRPr="004601A5" w:rsidRDefault="00AC6A11" w:rsidP="00AC6A11">
      <w:pPr>
        <w:pStyle w:val="Kommentartext"/>
        <w:rPr>
          <w:lang w:val="de-CH"/>
        </w:rPr>
      </w:pPr>
      <w:r>
        <w:rPr>
          <w:lang w:val="de-CH"/>
        </w:rPr>
        <w:t>d.h ich würde das entweder weglassen oder wie in einer vorangehenden version allgemeiner formulieren („</w:t>
      </w:r>
      <w:r w:rsidRPr="004601A5">
        <w:rPr>
          <w:lang w:val="de-CH"/>
        </w:rPr>
        <w:t>various drivers”)</w:t>
      </w:r>
    </w:p>
  </w:comment>
  <w:comment w:id="420" w:author="Widmer Stefan (wids)" w:date="2025-06-30T11:23:00Z" w:initials="SW">
    <w:p w14:paraId="14BF7746" w14:textId="77777777" w:rsidR="00C11C55" w:rsidRPr="004601A5" w:rsidRDefault="00C11C55" w:rsidP="00C11C55">
      <w:pPr>
        <w:pStyle w:val="Kommentartext"/>
        <w:rPr>
          <w:lang w:val="de-CH"/>
        </w:rPr>
      </w:pPr>
      <w:r>
        <w:rPr>
          <w:rStyle w:val="Kommentarzeichen"/>
        </w:rPr>
        <w:annotationRef/>
      </w:r>
      <w:r>
        <w:rPr>
          <w:lang w:val="de-CH"/>
        </w:rPr>
        <w:t xml:space="preserve">Grundsätzlich würde ich hier nur </w:t>
      </w:r>
      <w:r>
        <w:rPr>
          <w:lang w:val="de-CH"/>
        </w:rPr>
        <w:t xml:space="preserve">lücken </w:t>
      </w:r>
      <w:r>
        <w:rPr>
          <w:lang w:val="de-CH"/>
        </w:rPr>
        <w:t>aufführen die in deiner Arbeit beantwortet werden</w:t>
      </w:r>
    </w:p>
    <w:p w14:paraId="244651E3" w14:textId="77777777" w:rsidR="00C11C55" w:rsidRPr="004601A5" w:rsidRDefault="00C11C55" w:rsidP="00C11C55">
      <w:pPr>
        <w:pStyle w:val="Kommentartext"/>
        <w:rPr>
          <w:lang w:val="de-CH"/>
        </w:rPr>
      </w:pPr>
      <w:r>
        <w:rPr>
          <w:lang w:val="de-CH"/>
        </w:rPr>
        <w:t xml:space="preserve">Zudem scheint mir die Aussage nicht korrekt </w:t>
      </w:r>
      <w:r w:rsidRPr="004601A5">
        <w:rPr>
          <w:lang w:val="de-CH"/>
        </w:rPr>
        <w:t>Häberlin and Dengler haben doch mehre Zeigerwerte auf community ebene ausgewertet während weder du noch häberlin analysen der Zeigerwerte auf species level machen (also z.b. winners und loser vergleichen)?</w:t>
      </w:r>
    </w:p>
  </w:comment>
  <w:comment w:id="421" w:author="Felix Pascal (felixpas)" w:date="2025-07-01T23:15:00Z" w:initials="FP(">
    <w:p w14:paraId="1332DB75" w14:textId="77777777" w:rsidR="002B2FBF" w:rsidRDefault="002B2FBF" w:rsidP="007D2C8A">
      <w:pPr>
        <w:pStyle w:val="Kommentartext"/>
      </w:pPr>
      <w:r>
        <w:rPr>
          <w:rStyle w:val="Kommentarzeichen"/>
        </w:rPr>
        <w:annotationRef/>
      </w:r>
      <w:r>
        <w:t>Wenn ich hier die Lücken erwähne und später aber nochmals die Frageaufwerfe, was ich denn genau untersuche  ist das dann nicht etwas redundant?</w:t>
      </w:r>
    </w:p>
  </w:comment>
  <w:comment w:id="429" w:author="Widmer Stefan (wids)" w:date="2025-06-30T11:25:00Z" w:initials="SW">
    <w:p w14:paraId="51860445" w14:textId="2119C0DE" w:rsidR="00C11C55" w:rsidRPr="004601A5" w:rsidRDefault="00C11C55" w:rsidP="00C11C55">
      <w:pPr>
        <w:pStyle w:val="Kommentartext"/>
        <w:rPr>
          <w:lang w:val="de-CH"/>
        </w:rPr>
      </w:pPr>
      <w:r>
        <w:rPr>
          <w:rStyle w:val="Kommentarzeichen"/>
        </w:rPr>
        <w:annotationRef/>
      </w:r>
      <w:r>
        <w:rPr>
          <w:lang w:val="de-CH"/>
        </w:rPr>
        <w:t>redundant</w:t>
      </w:r>
    </w:p>
  </w:comment>
  <w:comment w:id="432" w:author="Widmer Stefan (wids)" w:date="2025-06-30T15:50:00Z" w:initials="SW">
    <w:p w14:paraId="630AF5A4" w14:textId="77777777" w:rsidR="0063739F" w:rsidRPr="004601A5" w:rsidRDefault="0063739F" w:rsidP="0063739F">
      <w:pPr>
        <w:pStyle w:val="Kommentartext"/>
        <w:rPr>
          <w:lang w:val="de-CH"/>
        </w:rPr>
      </w:pPr>
      <w:r>
        <w:rPr>
          <w:rStyle w:val="Kommentarzeichen"/>
        </w:rPr>
        <w:annotationRef/>
      </w:r>
      <w:r>
        <w:rPr>
          <w:lang w:val="de-CH"/>
        </w:rPr>
        <w:t xml:space="preserve">Stadtessen genaue </w:t>
      </w:r>
      <w:r>
        <w:rPr>
          <w:lang w:val="de-CH"/>
        </w:rPr>
        <w:t>zahl angeben</w:t>
      </w:r>
    </w:p>
  </w:comment>
  <w:comment w:id="433" w:author="Pascal Felix" w:date="2025-07-01T09:29:00Z" w:initials="PF">
    <w:p w14:paraId="2FD2E1FA" w14:textId="210A224C" w:rsidR="00E160AB" w:rsidRDefault="00E160AB">
      <w:pPr>
        <w:pStyle w:val="Kommentartext"/>
      </w:pPr>
      <w:r>
        <w:rPr>
          <w:rStyle w:val="Kommentarzeichen"/>
        </w:rPr>
        <w:annotationRef/>
      </w:r>
      <w:r w:rsidRPr="00E160AB">
        <w:rPr>
          <w:lang w:val="de-CH"/>
        </w:rPr>
        <w:t xml:space="preserve">In der Beschreibung von Z9 wird diese Zahl </w:t>
      </w:r>
      <w:r>
        <w:rPr>
          <w:lang w:val="de-CH"/>
        </w:rPr>
        <w:t xml:space="preserve">auch mit einer gewissen Unsicherheit angegeben. </w:t>
      </w:r>
      <w:r w:rsidRPr="00E160AB">
        <w:rPr>
          <w:lang w:val="en-US"/>
        </w:rPr>
        <w:t xml:space="preserve">“Surveys for the Z9 indicator “Species Diversity in Habitats” have been conducted since 2001. </w:t>
      </w:r>
      <w:r w:rsidRPr="00E160AB">
        <w:t xml:space="preserve">Surveys of aquatic insects began only in 2010. To this end, BDM field workers record vascular plants, mosses, and molluscs (snails) found in </w:t>
      </w:r>
      <w:r w:rsidRPr="00E160AB">
        <w:t>a large number of circular 10-metre square sampling areas. Starting from a randomly chosen site, roughly 1650 of these sampling areas form of a regular grid covering all of Switzerland. However, approximately 100 such sampling areas – most of them high Alpine – are so inaccessible that they cannot be surveyed.</w:t>
      </w:r>
      <w:r>
        <w:t>”</w:t>
      </w:r>
    </w:p>
  </w:comment>
  <w:comment w:id="450" w:author="Widmer Stefan (wids)" w:date="2025-06-30T14:16:00Z" w:initials="SW">
    <w:p w14:paraId="225BC4F3" w14:textId="340B4D7B" w:rsidR="00520C53" w:rsidRPr="004601A5" w:rsidRDefault="00520C53" w:rsidP="00520C53">
      <w:pPr>
        <w:pStyle w:val="Kommentartext"/>
        <w:rPr>
          <w:lang w:val="de-CH"/>
        </w:rPr>
      </w:pPr>
      <w:r>
        <w:rPr>
          <w:rStyle w:val="Kommentarzeichen"/>
        </w:rPr>
        <w:annotationRef/>
      </w:r>
      <w:r>
        <w:rPr>
          <w:lang w:val="de-CH"/>
        </w:rPr>
        <w:t xml:space="preserve">Du hast </w:t>
      </w:r>
      <w:r>
        <w:rPr>
          <w:lang w:val="de-CH"/>
        </w:rPr>
        <w:t xml:space="preserve">ja bezüglich Diversität nur mit </w:t>
      </w:r>
      <w:r>
        <w:rPr>
          <w:lang w:val="de-CH"/>
        </w:rPr>
        <w:t>Species richness gearbeitet. Darum ist dies hier unötig</w:t>
      </w:r>
    </w:p>
  </w:comment>
  <w:comment w:id="455" w:author="Widmer Stefan (wids)" w:date="2025-06-30T14:22:00Z" w:initials="SW">
    <w:p w14:paraId="4990D819" w14:textId="77777777" w:rsidR="00520C53" w:rsidRPr="004601A5" w:rsidRDefault="00520C53" w:rsidP="00520C53">
      <w:pPr>
        <w:pStyle w:val="Kommentartext"/>
        <w:rPr>
          <w:lang w:val="de-CH"/>
        </w:rPr>
      </w:pPr>
      <w:r>
        <w:rPr>
          <w:rStyle w:val="Kommentarzeichen"/>
        </w:rPr>
        <w:annotationRef/>
      </w:r>
      <w:r>
        <w:rPr>
          <w:lang w:val="de-CH"/>
        </w:rPr>
        <w:t>Refrenz ergänzen Referenz ergänzen (</w:t>
      </w:r>
      <w:r>
        <w:rPr>
          <w:color w:val="000000"/>
          <w:lang w:val="de-CH"/>
        </w:rPr>
        <w:t>Landolt et al., 2010)</w:t>
      </w:r>
    </w:p>
  </w:comment>
  <w:comment w:id="458" w:author="Widmer Stefan (wids)" w:date="2025-06-30T15:33:00Z" w:initials="SW">
    <w:p w14:paraId="124AF540" w14:textId="77777777" w:rsidR="00120868" w:rsidRPr="004601A5" w:rsidRDefault="00120868" w:rsidP="00120868">
      <w:pPr>
        <w:pStyle w:val="Kommentartext"/>
        <w:rPr>
          <w:lang w:val="de-CH"/>
        </w:rPr>
      </w:pPr>
      <w:r>
        <w:rPr>
          <w:rStyle w:val="Kommentarzeichen"/>
        </w:rPr>
        <w:annotationRef/>
      </w:r>
      <w:r>
        <w:rPr>
          <w:lang w:val="de-CH"/>
        </w:rPr>
        <w:t xml:space="preserve">Abkürzungen für die Zeigerwerte sind </w:t>
      </w:r>
      <w:r>
        <w:rPr>
          <w:lang w:val="de-CH"/>
        </w:rPr>
        <w:t>unötig</w:t>
      </w:r>
    </w:p>
  </w:comment>
  <w:comment w:id="459" w:author="Felix Pascal (felixpas)" w:date="2025-07-01T12:59:00Z" w:initials="FP(">
    <w:p w14:paraId="346ECB83" w14:textId="77777777" w:rsidR="00504F50" w:rsidRDefault="00504F50" w:rsidP="00150A09">
      <w:pPr>
        <w:pStyle w:val="Kommentartext"/>
      </w:pPr>
      <w:r>
        <w:rPr>
          <w:rStyle w:val="Kommentarzeichen"/>
        </w:rPr>
        <w:annotationRef/>
      </w:r>
      <w:r>
        <w:t>Muss ich hier noch genauer darauf eingehen, wie was die Zahlenwerte bedeuten für die einzelnen Indikatoren?</w:t>
      </w:r>
    </w:p>
  </w:comment>
  <w:comment w:id="460" w:author="Felix Pascal (felixpas)" w:date="2025-07-01T13:32:00Z" w:initials="FP(">
    <w:p w14:paraId="2D5F77BF" w14:textId="77777777" w:rsidR="002370A8" w:rsidRDefault="002370A8" w:rsidP="00555E45">
      <w:pPr>
        <w:pStyle w:val="Kommentartext"/>
      </w:pPr>
      <w:r>
        <w:rPr>
          <w:rStyle w:val="Kommentarzeichen"/>
        </w:rPr>
        <w:annotationRef/>
      </w:r>
      <w:r>
        <w:t>Angefügt.</w:t>
      </w:r>
    </w:p>
  </w:comment>
  <w:comment w:id="461" w:author="Widmer Stefan (wids)" w:date="2025-06-30T14:23:00Z" w:initials="SW">
    <w:p w14:paraId="56E3E07C" w14:textId="428193DB" w:rsidR="00520C53" w:rsidRPr="004601A5" w:rsidRDefault="00520C53" w:rsidP="00520C53">
      <w:pPr>
        <w:pStyle w:val="Kommentartext"/>
        <w:rPr>
          <w:lang w:val="de-CH"/>
        </w:rPr>
      </w:pPr>
      <w:r>
        <w:rPr>
          <w:rStyle w:val="Kommentarzeichen"/>
        </w:rPr>
        <w:annotationRef/>
      </w:r>
      <w:r>
        <w:rPr>
          <w:lang w:val="de-CH"/>
        </w:rPr>
        <w:t xml:space="preserve">EM steht nicht für </w:t>
      </w:r>
      <w:r w:rsidRPr="004601A5">
        <w:rPr>
          <w:lang w:val="de-CH"/>
        </w:rPr>
        <w:t xml:space="preserve">and Ellenberg moisture index </w:t>
      </w:r>
    </w:p>
  </w:comment>
  <w:comment w:id="489" w:author="Widmer Stefan (wids)" w:date="2025-06-30T14:44:00Z" w:initials="SW">
    <w:p w14:paraId="1AF94A86" w14:textId="77777777" w:rsidR="00170D58" w:rsidRPr="004601A5" w:rsidRDefault="00170D58" w:rsidP="00170D58">
      <w:pPr>
        <w:pStyle w:val="Kommentartext"/>
        <w:rPr>
          <w:lang w:val="de-CH"/>
        </w:rPr>
      </w:pPr>
      <w:r>
        <w:rPr>
          <w:rStyle w:val="Kommentarzeichen"/>
        </w:rPr>
        <w:annotationRef/>
      </w:r>
      <w:r>
        <w:rPr>
          <w:lang w:val="de-CH"/>
        </w:rPr>
        <w:t>Die genaue Beschreibung wie die community means der ecological indicator values berechnet wurden passt besser in das Unterkaptiel „Calculation of community data“</w:t>
      </w:r>
    </w:p>
  </w:comment>
  <w:comment w:id="515" w:author="Widmer Stefan (wids)" w:date="2025-06-30T14:33:00Z" w:initials="SW">
    <w:p w14:paraId="1E6C0443" w14:textId="77777777" w:rsidR="00413FEA" w:rsidRPr="004601A5" w:rsidRDefault="00413FEA" w:rsidP="00413FEA">
      <w:pPr>
        <w:pStyle w:val="Kommentartext"/>
        <w:rPr>
          <w:lang w:val="de-CH"/>
        </w:rPr>
      </w:pPr>
      <w:r>
        <w:rPr>
          <w:rStyle w:val="Kommentarzeichen"/>
        </w:rPr>
        <w:annotationRef/>
      </w:r>
      <w:r>
        <w:rPr>
          <w:lang w:val="de-CH"/>
        </w:rPr>
        <w:t xml:space="preserve">Zitat: </w:t>
      </w:r>
      <w:hyperlink r:id="rId1" w:history="1">
        <w:r w:rsidRPr="00F2390E">
          <w:rPr>
            <w:rStyle w:val="Hyperlink"/>
            <w:lang w:val="de-CH"/>
          </w:rPr>
          <w:t>https://www.bafu.admin.ch/bafu/de/home/themen/landschaft/publikationen-studien/publikationen/die-biogeographischen-regionen-der-schweiz.html</w:t>
        </w:r>
      </w:hyperlink>
    </w:p>
  </w:comment>
  <w:comment w:id="526" w:author="Widmer Stefan (wids)" w:date="2025-06-30T14:41:00Z" w:initials="SW">
    <w:p w14:paraId="62A4ED81" w14:textId="77777777" w:rsidR="008D0529" w:rsidRPr="004601A5" w:rsidRDefault="008D0529" w:rsidP="008D0529">
      <w:pPr>
        <w:pStyle w:val="Kommentartext"/>
        <w:rPr>
          <w:lang w:val="de-CH"/>
        </w:rPr>
      </w:pPr>
      <w:r>
        <w:rPr>
          <w:rStyle w:val="Kommentarzeichen"/>
        </w:rPr>
        <w:annotationRef/>
      </w:r>
      <w:r>
        <w:rPr>
          <w:lang w:val="de-CH"/>
        </w:rPr>
        <w:t>Das hast du ja dann in den Resultaten nicht verwendet oder?</w:t>
      </w:r>
    </w:p>
    <w:p w14:paraId="18ABB2F4" w14:textId="77777777" w:rsidR="008D0529" w:rsidRPr="004601A5" w:rsidRDefault="008D0529" w:rsidP="008D0529">
      <w:pPr>
        <w:pStyle w:val="Kommentartext"/>
        <w:rPr>
          <w:lang w:val="de-CH"/>
        </w:rPr>
      </w:pPr>
      <w:r>
        <w:rPr>
          <w:lang w:val="de-CH"/>
        </w:rPr>
        <w:t>Ich denke eine vergleich der Modelle mit AIC drängt sich auch nicht unbedingt auf</w:t>
      </w:r>
    </w:p>
  </w:comment>
  <w:comment w:id="527" w:author="Widmer Stefan (wids)" w:date="2025-06-30T12:01:00Z" w:initials="SW">
    <w:p w14:paraId="3049663B" w14:textId="465FF359" w:rsidR="00F971A3" w:rsidRPr="004601A5" w:rsidRDefault="00F971A3" w:rsidP="00F971A3">
      <w:pPr>
        <w:pStyle w:val="Kommentartext"/>
        <w:rPr>
          <w:lang w:val="de-CH"/>
        </w:rPr>
      </w:pPr>
      <w:r>
        <w:rPr>
          <w:rStyle w:val="Kommentarzeichen"/>
        </w:rPr>
        <w:annotationRef/>
      </w:r>
      <w:r>
        <w:rPr>
          <w:lang w:val="de-CH"/>
        </w:rPr>
        <w:t>Referenz ergänzen (</w:t>
      </w:r>
      <w:r>
        <w:rPr>
          <w:color w:val="000000"/>
          <w:lang w:val="de-CH"/>
        </w:rPr>
        <w:t>Landolt et al., 2010)</w:t>
      </w:r>
    </w:p>
  </w:comment>
  <w:comment w:id="537" w:author="Widmer Stefan (wids)" w:date="2025-06-30T11:57:00Z" w:initials="SW">
    <w:p w14:paraId="2089FE17" w14:textId="048CD936" w:rsidR="00F971A3" w:rsidRDefault="00C532FD" w:rsidP="00F971A3">
      <w:pPr>
        <w:pStyle w:val="Kommentartext"/>
      </w:pPr>
      <w:r>
        <w:rPr>
          <w:rStyle w:val="Kommentarzeichen"/>
        </w:rPr>
        <w:annotationRef/>
      </w:r>
      <w:r w:rsidR="00F971A3" w:rsidRPr="004601A5">
        <w:rPr>
          <w:lang w:val="en-US"/>
        </w:rPr>
        <w:t xml:space="preserve">EM: </w:t>
      </w:r>
      <w:r w:rsidR="00F971A3" w:rsidRPr="004601A5">
        <w:rPr>
          <w:lang w:val="en-US"/>
        </w:rPr>
        <w:t>Einfluss des Menschen (</w:t>
      </w:r>
      <w:r w:rsidR="00F971A3" w:rsidRPr="004601A5">
        <w:rPr>
          <w:color w:val="000000"/>
          <w:lang w:val="en-US"/>
        </w:rPr>
        <w:t>influence of man on site condition)</w:t>
      </w:r>
    </w:p>
  </w:comment>
  <w:comment w:id="541" w:author="Widmer Stefan (wids)" w:date="2025-06-30T12:00:00Z" w:initials="SW">
    <w:p w14:paraId="34CA5B19" w14:textId="77777777" w:rsidR="00F971A3" w:rsidRPr="004601A5" w:rsidRDefault="00F971A3" w:rsidP="00F971A3">
      <w:pPr>
        <w:pStyle w:val="Kommentartext"/>
        <w:rPr>
          <w:lang w:val="de-CH"/>
        </w:rPr>
      </w:pPr>
      <w:r>
        <w:rPr>
          <w:rStyle w:val="Kommentarzeichen"/>
        </w:rPr>
        <w:annotationRef/>
      </w:r>
      <w:r>
        <w:rPr>
          <w:lang w:val="de-CH"/>
        </w:rPr>
        <w:t xml:space="preserve">Falsch. Schaue nach für was MV wirklich steht, die </w:t>
      </w:r>
      <w:r>
        <w:rPr>
          <w:lang w:val="de-CH"/>
        </w:rPr>
        <w:t>unterlagen habe ich dir gesendet ...</w:t>
      </w:r>
    </w:p>
  </w:comment>
  <w:comment w:id="546" w:author="Widmer Stefan (wids)" w:date="2025-06-30T14:44:00Z" w:initials="SW">
    <w:p w14:paraId="3D56E2C8" w14:textId="77777777" w:rsidR="008D0529" w:rsidRPr="004601A5" w:rsidRDefault="008D0529" w:rsidP="008D0529">
      <w:pPr>
        <w:pStyle w:val="Kommentartext"/>
        <w:rPr>
          <w:lang w:val="de-CH"/>
        </w:rPr>
      </w:pPr>
      <w:r>
        <w:rPr>
          <w:rStyle w:val="Kommentarzeichen"/>
        </w:rPr>
        <w:annotationRef/>
      </w:r>
      <w:r>
        <w:rPr>
          <w:lang w:val="de-CH"/>
        </w:rPr>
        <w:t xml:space="preserve">Die genaue Beschreibung wie die </w:t>
      </w:r>
      <w:r>
        <w:rPr>
          <w:lang w:val="de-CH"/>
        </w:rPr>
        <w:t>community means der ecological indicator values berechnet wurden passt besser in das Unterkaptiel „Calculation of community data“</w:t>
      </w:r>
    </w:p>
  </w:comment>
  <w:comment w:id="557" w:author="Widmer Stefan (wids)" w:date="2025-06-30T14:46:00Z" w:initials="SW">
    <w:p w14:paraId="4A3B840F" w14:textId="77777777" w:rsidR="00DC2309" w:rsidRDefault="00DC2309" w:rsidP="00DC2309">
      <w:pPr>
        <w:pStyle w:val="Kommentartext"/>
      </w:pPr>
      <w:r>
        <w:rPr>
          <w:rStyle w:val="Kommentarzeichen"/>
        </w:rPr>
        <w:annotationRef/>
      </w:r>
      <w:r w:rsidRPr="004601A5">
        <w:rPr>
          <w:lang w:val="en-US"/>
        </w:rPr>
        <w:t>Die Notation is r slang für text form: function x of package y</w:t>
      </w:r>
    </w:p>
  </w:comment>
  <w:comment w:id="577" w:author="Widmer Stefan (wids)" w:date="2025-06-30T14:52:00Z" w:initials="SW">
    <w:p w14:paraId="6B398BA8" w14:textId="77777777" w:rsidR="00DC2309" w:rsidRPr="004601A5" w:rsidRDefault="00DC2309" w:rsidP="00DC2309">
      <w:pPr>
        <w:pStyle w:val="Kommentartext"/>
        <w:rPr>
          <w:lang w:val="de-CH"/>
        </w:rPr>
      </w:pPr>
      <w:r>
        <w:rPr>
          <w:rStyle w:val="Kommentarzeichen"/>
        </w:rPr>
        <w:annotationRef/>
      </w:r>
      <w:r>
        <w:rPr>
          <w:lang w:val="de-CH"/>
        </w:rPr>
        <w:t>p-Wert ergänzen</w:t>
      </w:r>
    </w:p>
  </w:comment>
  <w:comment w:id="586" w:author="Widmer Stefan (wids)" w:date="2025-06-30T14:59:00Z" w:initials="SW">
    <w:p w14:paraId="000FB0FB" w14:textId="77777777" w:rsidR="00572255" w:rsidRPr="004601A5" w:rsidRDefault="00572255" w:rsidP="00572255">
      <w:pPr>
        <w:pStyle w:val="Kommentartext"/>
        <w:rPr>
          <w:lang w:val="de-CH"/>
        </w:rPr>
      </w:pPr>
      <w:r>
        <w:rPr>
          <w:rStyle w:val="Kommentarzeichen"/>
        </w:rPr>
        <w:annotationRef/>
      </w:r>
      <w:r>
        <w:rPr>
          <w:lang w:val="de-CH"/>
        </w:rPr>
        <w:t>Diese variante ist ja gar nicht in der arbeit und muss darum auch nicht erwähnt werden</w:t>
      </w:r>
    </w:p>
  </w:comment>
  <w:comment w:id="590" w:author="Widmer Stefan (wids)" w:date="2025-06-30T15:00:00Z" w:initials="SW">
    <w:p w14:paraId="449911C0" w14:textId="77777777" w:rsidR="00572255" w:rsidRPr="004601A5" w:rsidRDefault="00572255" w:rsidP="00572255">
      <w:pPr>
        <w:pStyle w:val="Kommentartext"/>
        <w:rPr>
          <w:lang w:val="de-CH"/>
        </w:rPr>
      </w:pPr>
      <w:r>
        <w:rPr>
          <w:rStyle w:val="Kommentarzeichen"/>
        </w:rPr>
        <w:annotationRef/>
      </w:r>
      <w:r>
        <w:rPr>
          <w:lang w:val="de-CH"/>
        </w:rPr>
        <w:t>p-Wert angeben (</w:t>
      </w:r>
      <w:r>
        <w:rPr>
          <w:lang w:val="de-CH"/>
        </w:rPr>
        <w:t>interaction) hier angeben. dafür nicht für die einzelnen bänder</w:t>
      </w:r>
    </w:p>
  </w:comment>
  <w:comment w:id="701" w:author="Widmer Stefan (wids)" w:date="2025-06-30T15:11:00Z" w:initials="SW">
    <w:p w14:paraId="180E2C63" w14:textId="77777777" w:rsidR="001602C2" w:rsidRPr="004B2F24" w:rsidRDefault="001602C2" w:rsidP="001602C2">
      <w:pPr>
        <w:pStyle w:val="Kommentartext"/>
        <w:rPr>
          <w:lang w:val="de-CH"/>
        </w:rPr>
      </w:pPr>
      <w:r>
        <w:rPr>
          <w:rStyle w:val="Kommentarzeichen"/>
        </w:rPr>
        <w:annotationRef/>
      </w:r>
      <w:r>
        <w:rPr>
          <w:lang w:val="de-CH"/>
        </w:rPr>
        <w:t xml:space="preserve">Ich vermute das ein unsachgemässer Einsatz von Large lange </w:t>
      </w:r>
      <w:r>
        <w:rPr>
          <w:lang w:val="de-CH"/>
        </w:rPr>
        <w:t xml:space="preserve">models zu solch komischen Fehlern führt. ChatGPT und co. Kann z.b. sinvoll eingesetzt </w:t>
      </w:r>
      <w:r>
        <w:rPr>
          <w:lang w:val="de-CH"/>
        </w:rPr>
        <w:t>werden indem es verbesserungsvorschläge zu von dir geschrieben texten machen kann.</w:t>
      </w:r>
    </w:p>
  </w:comment>
  <w:comment w:id="706" w:author="Widmer Stefan (wids)" w:date="2025-06-30T15:06:00Z" w:initials="SW">
    <w:p w14:paraId="49D3B2C2" w14:textId="794999E6" w:rsidR="001602C2" w:rsidRPr="004601A5" w:rsidRDefault="001602C2" w:rsidP="001602C2">
      <w:pPr>
        <w:pStyle w:val="Kommentartext"/>
        <w:rPr>
          <w:lang w:val="de-CH"/>
        </w:rPr>
      </w:pPr>
      <w:r>
        <w:rPr>
          <w:rStyle w:val="Kommentarzeichen"/>
        </w:rPr>
        <w:annotationRef/>
      </w:r>
      <w:r>
        <w:rPr>
          <w:lang w:val="de-CH"/>
        </w:rPr>
        <w:t>Fehlt in Tabelle</w:t>
      </w:r>
    </w:p>
  </w:comment>
  <w:comment w:id="767" w:author="Widmer Stefan (wids)" w:date="2025-06-30T15:06:00Z" w:initials="SW">
    <w:p w14:paraId="04F17426" w14:textId="77777777" w:rsidR="00E81D97" w:rsidRPr="004601A5" w:rsidRDefault="00E81D97" w:rsidP="001602C2">
      <w:pPr>
        <w:pStyle w:val="Kommentartext"/>
        <w:rPr>
          <w:lang w:val="de-CH"/>
        </w:rPr>
      </w:pPr>
      <w:r>
        <w:rPr>
          <w:rStyle w:val="Kommentarzeichen"/>
        </w:rPr>
        <w:annotationRef/>
      </w:r>
      <w:r>
        <w:rPr>
          <w:lang w:val="de-CH"/>
        </w:rPr>
        <w:t>Diese und auch die folgenden vier Beschreibungen sind falsch, du solltest die angaben haben für was die Werte stehten</w:t>
      </w:r>
    </w:p>
  </w:comment>
  <w:comment w:id="818" w:author="Felix Pascal (felixpas)" w:date="2025-07-01T21:58:00Z" w:initials="FP(">
    <w:p w14:paraId="5297F6E7" w14:textId="77777777" w:rsidR="00ED56F5" w:rsidRDefault="00ED56F5" w:rsidP="00AC65A7">
      <w:pPr>
        <w:pStyle w:val="Kommentartext"/>
      </w:pPr>
      <w:r>
        <w:rPr>
          <w:rStyle w:val="Kommentarzeichen"/>
        </w:rPr>
        <w:annotationRef/>
      </w:r>
      <w:r>
        <w:t>Methods oder passt das da?</w:t>
      </w:r>
    </w:p>
  </w:comment>
  <w:comment w:id="853" w:author="Widmer Stefan (wids)" w:date="2025-06-30T15:41:00Z" w:initials="SW">
    <w:p w14:paraId="644C2347" w14:textId="2AE7E9C4" w:rsidR="002E6EEB" w:rsidRPr="004601A5" w:rsidRDefault="002E6EEB" w:rsidP="002E6EEB">
      <w:pPr>
        <w:pStyle w:val="Kommentartext"/>
        <w:rPr>
          <w:lang w:val="de-CH"/>
        </w:rPr>
      </w:pPr>
      <w:r>
        <w:rPr>
          <w:rStyle w:val="Kommentarzeichen"/>
        </w:rPr>
        <w:annotationRef/>
      </w:r>
      <w:r>
        <w:rPr>
          <w:lang w:val="de-CH"/>
        </w:rPr>
        <w:t>Wieviele davon zunehmend und wieviele abnehmend?</w:t>
      </w:r>
    </w:p>
  </w:comment>
  <w:comment w:id="858" w:author="Widmer Stefan (wids)" w:date="2025-06-30T15:13:00Z" w:initials="SW">
    <w:p w14:paraId="30C5D21E" w14:textId="4FC830E0" w:rsidR="001602C2" w:rsidRPr="004601A5" w:rsidRDefault="001602C2" w:rsidP="001602C2">
      <w:pPr>
        <w:pStyle w:val="Kommentartext"/>
        <w:rPr>
          <w:lang w:val="de-CH"/>
        </w:rPr>
      </w:pPr>
      <w:r>
        <w:rPr>
          <w:rStyle w:val="Kommentarzeichen"/>
        </w:rPr>
        <w:annotationRef/>
      </w:r>
      <w:r>
        <w:rPr>
          <w:lang w:val="de-CH"/>
        </w:rPr>
        <w:t>Artnamen kursiv</w:t>
      </w:r>
    </w:p>
  </w:comment>
  <w:comment w:id="863" w:author="Widmer Stefan (wids)" w:date="2025-06-30T15:42:00Z" w:initials="SW">
    <w:p w14:paraId="12B12C0A" w14:textId="77777777" w:rsidR="002E6EEB" w:rsidRPr="004601A5" w:rsidRDefault="002E6EEB" w:rsidP="002E6EEB">
      <w:pPr>
        <w:pStyle w:val="Kommentartext"/>
        <w:rPr>
          <w:lang w:val="de-CH"/>
        </w:rPr>
      </w:pPr>
      <w:r>
        <w:rPr>
          <w:rStyle w:val="Kommentarzeichen"/>
        </w:rPr>
        <w:annotationRef/>
      </w:r>
      <w:r>
        <w:rPr>
          <w:lang w:val="de-CH"/>
        </w:rPr>
        <w:t xml:space="preserve">Im </w:t>
      </w:r>
      <w:r>
        <w:rPr>
          <w:lang w:val="de-CH"/>
        </w:rPr>
        <w:t xml:space="preserve">anhang plot oder tabelle mit allen singfikanten gegebenfalls auch getrennt für winners uns </w:t>
      </w:r>
      <w:r>
        <w:rPr>
          <w:lang w:val="de-CH"/>
        </w:rPr>
        <w:t>loser falls figure sonst zu gross wird</w:t>
      </w:r>
    </w:p>
  </w:comment>
  <w:comment w:id="873" w:author="Widmer Stefan (wids)" w:date="2025-06-30T15:16:00Z" w:initials="SW">
    <w:p w14:paraId="0C26FF4D" w14:textId="76744A6B" w:rsidR="00C54D10" w:rsidRPr="004601A5" w:rsidRDefault="00C54D10" w:rsidP="00C54D10">
      <w:pPr>
        <w:pStyle w:val="Kommentartext"/>
        <w:rPr>
          <w:lang w:val="de-CH"/>
        </w:rPr>
      </w:pPr>
      <w:r>
        <w:rPr>
          <w:rStyle w:val="Kommentarzeichen"/>
        </w:rPr>
        <w:annotationRef/>
      </w:r>
      <w:r>
        <w:rPr>
          <w:lang w:val="de-CH"/>
        </w:rPr>
        <w:t xml:space="preserve">Hier und überall folgend die englischen </w:t>
      </w:r>
      <w:r>
        <w:rPr>
          <w:lang w:val="de-CH"/>
        </w:rPr>
        <w:t>begriffe verwenden</w:t>
      </w:r>
    </w:p>
  </w:comment>
  <w:comment w:id="882" w:author="Widmer Stefan (wids)" w:date="2025-06-30T15:22:00Z" w:initials="SW">
    <w:p w14:paraId="0A9463A7" w14:textId="77777777" w:rsidR="00C54D10" w:rsidRPr="004601A5" w:rsidRDefault="00C54D10" w:rsidP="00C54D10">
      <w:pPr>
        <w:pStyle w:val="Kommentartext"/>
        <w:rPr>
          <w:lang w:val="de-CH"/>
        </w:rPr>
      </w:pPr>
      <w:r>
        <w:rPr>
          <w:rStyle w:val="Kommentarzeichen"/>
        </w:rPr>
        <w:annotationRef/>
      </w:r>
      <w:r>
        <w:rPr>
          <w:lang w:val="de-CH"/>
        </w:rPr>
        <w:t xml:space="preserve">Das kontinuierliche </w:t>
      </w:r>
      <w:r>
        <w:rPr>
          <w:lang w:val="de-CH"/>
        </w:rPr>
        <w:t>model ist nicht in deinen Resultaten und sollte folglich hier auch nicht diskutiert werden</w:t>
      </w:r>
    </w:p>
  </w:comment>
  <w:comment w:id="886" w:author="Widmer Stefan (wids)" w:date="2025-06-30T15:23:00Z" w:initials="SW">
    <w:p w14:paraId="3E03321D" w14:textId="77777777" w:rsidR="00C54D10" w:rsidRPr="004601A5" w:rsidRDefault="00C54D10" w:rsidP="00C54D10">
      <w:pPr>
        <w:pStyle w:val="Kommentartext"/>
        <w:rPr>
          <w:lang w:val="de-CH"/>
        </w:rPr>
      </w:pPr>
      <w:r>
        <w:rPr>
          <w:rStyle w:val="Kommentarzeichen"/>
        </w:rPr>
        <w:annotationRef/>
      </w:r>
      <w:r>
        <w:rPr>
          <w:lang w:val="de-CH"/>
        </w:rPr>
        <w:t xml:space="preserve">EM steht nicht für </w:t>
      </w:r>
      <w:r>
        <w:rPr>
          <w:lang w:val="de-CH"/>
        </w:rPr>
        <w:t>soil ariation</w:t>
      </w:r>
    </w:p>
  </w:comment>
  <w:comment w:id="913" w:author="Widmer Stefan (wids)" w:date="2025-06-30T15:37:00Z" w:initials="SW">
    <w:p w14:paraId="47F212B1" w14:textId="77777777" w:rsidR="00120868" w:rsidRPr="004601A5" w:rsidRDefault="00120868" w:rsidP="00120868">
      <w:pPr>
        <w:pStyle w:val="Kommentartext"/>
        <w:rPr>
          <w:lang w:val="de-CH"/>
        </w:rPr>
      </w:pPr>
      <w:r>
        <w:rPr>
          <w:rStyle w:val="Kommentarzeichen"/>
        </w:rPr>
        <w:annotationRef/>
      </w:r>
      <w:r>
        <w:rPr>
          <w:lang w:val="de-CH"/>
        </w:rPr>
        <w:t xml:space="preserve">Ergänze </w:t>
      </w:r>
      <w:r>
        <w:rPr>
          <w:lang w:val="de-CH"/>
        </w:rPr>
        <w:t>z.b in klammer wieviele arten häufiger und weiviele seltener wurden</w:t>
      </w:r>
    </w:p>
  </w:comment>
  <w:comment w:id="914" w:author="Felix Pascal (felixpas)" w:date="2025-07-01T19:38:00Z" w:initials="FP(">
    <w:p w14:paraId="233A1FE6" w14:textId="77777777" w:rsidR="00B96880" w:rsidRDefault="00B96880" w:rsidP="00FE4948">
      <w:pPr>
        <w:pStyle w:val="Kommentartext"/>
      </w:pPr>
      <w:r>
        <w:rPr>
          <w:rStyle w:val="Kommentarzeichen"/>
        </w:rPr>
        <w:annotationRef/>
      </w:r>
      <w:r>
        <w:t>In results erwähnt.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6B4F92" w15:done="1"/>
  <w15:commentEx w15:paraId="6695F28F" w15:done="1"/>
  <w15:commentEx w15:paraId="21F74BBF" w15:done="1"/>
  <w15:commentEx w15:paraId="77A9F090" w15:done="1"/>
  <w15:commentEx w15:paraId="244651E3" w15:done="0"/>
  <w15:commentEx w15:paraId="1332DB75" w15:paraIdParent="244651E3" w15:done="0"/>
  <w15:commentEx w15:paraId="51860445" w15:done="1"/>
  <w15:commentEx w15:paraId="630AF5A4" w15:done="0"/>
  <w15:commentEx w15:paraId="2FD2E1FA" w15:paraIdParent="630AF5A4" w15:done="0"/>
  <w15:commentEx w15:paraId="225BC4F3" w15:done="1"/>
  <w15:commentEx w15:paraId="4990D819" w15:done="1"/>
  <w15:commentEx w15:paraId="124AF540" w15:done="1"/>
  <w15:commentEx w15:paraId="346ECB83" w15:paraIdParent="124AF540" w15:done="1"/>
  <w15:commentEx w15:paraId="2D5F77BF" w15:paraIdParent="124AF540" w15:done="1"/>
  <w15:commentEx w15:paraId="56E3E07C" w15:done="1"/>
  <w15:commentEx w15:paraId="1AF94A86" w15:done="1"/>
  <w15:commentEx w15:paraId="1E6C0443" w15:done="1"/>
  <w15:commentEx w15:paraId="18ABB2F4" w15:done="1"/>
  <w15:commentEx w15:paraId="3049663B" w15:done="1"/>
  <w15:commentEx w15:paraId="2089FE17" w15:done="1"/>
  <w15:commentEx w15:paraId="34CA5B19" w15:done="1"/>
  <w15:commentEx w15:paraId="3D56E2C8" w15:done="1"/>
  <w15:commentEx w15:paraId="4A3B840F" w15:done="1"/>
  <w15:commentEx w15:paraId="6B398BA8" w15:done="1"/>
  <w15:commentEx w15:paraId="000FB0FB" w15:done="1"/>
  <w15:commentEx w15:paraId="449911C0" w15:done="1"/>
  <w15:commentEx w15:paraId="180E2C63" w15:done="1"/>
  <w15:commentEx w15:paraId="49D3B2C2" w15:done="1"/>
  <w15:commentEx w15:paraId="04F17426" w15:done="1"/>
  <w15:commentEx w15:paraId="5297F6E7" w15:done="0"/>
  <w15:commentEx w15:paraId="644C2347" w15:done="1"/>
  <w15:commentEx w15:paraId="30C5D21E" w15:done="1"/>
  <w15:commentEx w15:paraId="12B12C0A" w15:done="1"/>
  <w15:commentEx w15:paraId="0C26FF4D" w15:done="1"/>
  <w15:commentEx w15:paraId="0A9463A7" w15:done="1"/>
  <w15:commentEx w15:paraId="3E03321D" w15:done="1"/>
  <w15:commentEx w15:paraId="47F212B1" w15:done="0"/>
  <w15:commentEx w15:paraId="233A1FE6" w15:paraIdParent="47F212B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CB825B1" w16cex:dateUtc="2025-06-30T08:37:00Z"/>
  <w16cex:commentExtensible w16cex:durableId="7328D39E" w16cex:dateUtc="2025-06-30T08:38:00Z"/>
  <w16cex:commentExtensible w16cex:durableId="3EB80400" w16cex:dateUtc="2025-06-30T13:30:00Z"/>
  <w16cex:commentExtensible w16cex:durableId="3CD82B2B" w16cex:dateUtc="2025-06-30T09:06:00Z"/>
  <w16cex:commentExtensible w16cex:durableId="12B0BBC2" w16cex:dateUtc="2025-06-30T09:23:00Z"/>
  <w16cex:commentExtensible w16cex:durableId="2C0EEA9C" w16cex:dateUtc="2025-07-01T21:15:00Z"/>
  <w16cex:commentExtensible w16cex:durableId="30174A6F" w16cex:dateUtc="2025-06-30T09:25:00Z"/>
  <w16cex:commentExtensible w16cex:durableId="012DF7F2" w16cex:dateUtc="2025-06-30T13:50:00Z"/>
  <w16cex:commentExtensible w16cex:durableId="2C0E28DF" w16cex:dateUtc="2025-07-01T07:29:00Z"/>
  <w16cex:commentExtensible w16cex:durableId="6F82F340" w16cex:dateUtc="2025-06-30T12:16:00Z"/>
  <w16cex:commentExtensible w16cex:durableId="75B1E1AD" w16cex:dateUtc="2025-06-30T12:22:00Z"/>
  <w16cex:commentExtensible w16cex:durableId="4D6AB13F" w16cex:dateUtc="2025-06-30T13:33:00Z"/>
  <w16cex:commentExtensible w16cex:durableId="2C0E5A14" w16cex:dateUtc="2025-07-01T10:59:00Z"/>
  <w16cex:commentExtensible w16cex:durableId="2C0E61FF" w16cex:dateUtc="2025-07-01T11:32:00Z"/>
  <w16cex:commentExtensible w16cex:durableId="28C79A9E" w16cex:dateUtc="2025-06-30T12:23:00Z"/>
  <w16cex:commentExtensible w16cex:durableId="2C0EC639" w16cex:dateUtc="2025-06-30T12:44:00Z"/>
  <w16cex:commentExtensible w16cex:durableId="35E73EC7" w16cex:dateUtc="2025-06-30T12:33:00Z"/>
  <w16cex:commentExtensible w16cex:durableId="796A2DCF" w16cex:dateUtc="2025-06-30T12:41:00Z"/>
  <w16cex:commentExtensible w16cex:durableId="0F5C7EA2" w16cex:dateUtc="2025-06-30T10:01:00Z"/>
  <w16cex:commentExtensible w16cex:durableId="65F28979" w16cex:dateUtc="2025-06-30T09:57:00Z"/>
  <w16cex:commentExtensible w16cex:durableId="7DDF5AFF" w16cex:dateUtc="2025-06-30T10:00:00Z"/>
  <w16cex:commentExtensible w16cex:durableId="0C80A7D5" w16cex:dateUtc="2025-06-30T12:44:00Z"/>
  <w16cex:commentExtensible w16cex:durableId="4A3FDBEA" w16cex:dateUtc="2025-06-30T12:46:00Z"/>
  <w16cex:commentExtensible w16cex:durableId="0EF19A40" w16cex:dateUtc="2025-06-30T12:52:00Z"/>
  <w16cex:commentExtensible w16cex:durableId="7B21BF21" w16cex:dateUtc="2025-06-30T12:59:00Z"/>
  <w16cex:commentExtensible w16cex:durableId="6B339E47" w16cex:dateUtc="2025-06-30T13:00:00Z"/>
  <w16cex:commentExtensible w16cex:durableId="38C2A6AF" w16cex:dateUtc="2025-06-30T13:11:00Z"/>
  <w16cex:commentExtensible w16cex:durableId="7A09E8BA" w16cex:dateUtc="2025-06-30T13:06:00Z"/>
  <w16cex:commentExtensible w16cex:durableId="3590952C" w16cex:dateUtc="2025-06-30T13:06:00Z"/>
  <w16cex:commentExtensible w16cex:durableId="2C0ED875" w16cex:dateUtc="2025-07-01T19:58:00Z"/>
  <w16cex:commentExtensible w16cex:durableId="13C8EA22" w16cex:dateUtc="2025-06-30T13:41:00Z"/>
  <w16cex:commentExtensible w16cex:durableId="658279E3" w16cex:dateUtc="2025-06-30T13:13:00Z"/>
  <w16cex:commentExtensible w16cex:durableId="74D88F86" w16cex:dateUtc="2025-06-30T13:42:00Z"/>
  <w16cex:commentExtensible w16cex:durableId="04304A7F" w16cex:dateUtc="2025-06-30T13:16:00Z"/>
  <w16cex:commentExtensible w16cex:durableId="21AA2B97" w16cex:dateUtc="2025-06-30T13:22:00Z"/>
  <w16cex:commentExtensible w16cex:durableId="1DE5A80B" w16cex:dateUtc="2025-06-30T13:23:00Z"/>
  <w16cex:commentExtensible w16cex:durableId="37A85EB5" w16cex:dateUtc="2025-06-30T13:37:00Z"/>
  <w16cex:commentExtensible w16cex:durableId="2C0EB7C0" w16cex:dateUtc="2025-07-01T17: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6B4F92" w16cid:durableId="1CB825B1"/>
  <w16cid:commentId w16cid:paraId="6695F28F" w16cid:durableId="7328D39E"/>
  <w16cid:commentId w16cid:paraId="21F74BBF" w16cid:durableId="3EB80400"/>
  <w16cid:commentId w16cid:paraId="77A9F090" w16cid:durableId="3CD82B2B"/>
  <w16cid:commentId w16cid:paraId="244651E3" w16cid:durableId="12B0BBC2"/>
  <w16cid:commentId w16cid:paraId="1332DB75" w16cid:durableId="2C0EEA9C"/>
  <w16cid:commentId w16cid:paraId="51860445" w16cid:durableId="30174A6F"/>
  <w16cid:commentId w16cid:paraId="630AF5A4" w16cid:durableId="012DF7F2"/>
  <w16cid:commentId w16cid:paraId="2FD2E1FA" w16cid:durableId="2C0E28DF"/>
  <w16cid:commentId w16cid:paraId="225BC4F3" w16cid:durableId="6F82F340"/>
  <w16cid:commentId w16cid:paraId="4990D819" w16cid:durableId="75B1E1AD"/>
  <w16cid:commentId w16cid:paraId="124AF540" w16cid:durableId="4D6AB13F"/>
  <w16cid:commentId w16cid:paraId="346ECB83" w16cid:durableId="2C0E5A14"/>
  <w16cid:commentId w16cid:paraId="2D5F77BF" w16cid:durableId="2C0E61FF"/>
  <w16cid:commentId w16cid:paraId="56E3E07C" w16cid:durableId="28C79A9E"/>
  <w16cid:commentId w16cid:paraId="1AF94A86" w16cid:durableId="2C0EC639"/>
  <w16cid:commentId w16cid:paraId="1E6C0443" w16cid:durableId="35E73EC7"/>
  <w16cid:commentId w16cid:paraId="18ABB2F4" w16cid:durableId="796A2DCF"/>
  <w16cid:commentId w16cid:paraId="3049663B" w16cid:durableId="0F5C7EA2"/>
  <w16cid:commentId w16cid:paraId="2089FE17" w16cid:durableId="65F28979"/>
  <w16cid:commentId w16cid:paraId="34CA5B19" w16cid:durableId="7DDF5AFF"/>
  <w16cid:commentId w16cid:paraId="3D56E2C8" w16cid:durableId="0C80A7D5"/>
  <w16cid:commentId w16cid:paraId="4A3B840F" w16cid:durableId="4A3FDBEA"/>
  <w16cid:commentId w16cid:paraId="6B398BA8" w16cid:durableId="0EF19A40"/>
  <w16cid:commentId w16cid:paraId="000FB0FB" w16cid:durableId="7B21BF21"/>
  <w16cid:commentId w16cid:paraId="449911C0" w16cid:durableId="6B339E47"/>
  <w16cid:commentId w16cid:paraId="180E2C63" w16cid:durableId="38C2A6AF"/>
  <w16cid:commentId w16cid:paraId="49D3B2C2" w16cid:durableId="7A09E8BA"/>
  <w16cid:commentId w16cid:paraId="04F17426" w16cid:durableId="3590952C"/>
  <w16cid:commentId w16cid:paraId="5297F6E7" w16cid:durableId="2C0ED875"/>
  <w16cid:commentId w16cid:paraId="644C2347" w16cid:durableId="13C8EA22"/>
  <w16cid:commentId w16cid:paraId="30C5D21E" w16cid:durableId="658279E3"/>
  <w16cid:commentId w16cid:paraId="12B12C0A" w16cid:durableId="74D88F86"/>
  <w16cid:commentId w16cid:paraId="0C26FF4D" w16cid:durableId="04304A7F"/>
  <w16cid:commentId w16cid:paraId="0A9463A7" w16cid:durableId="21AA2B97"/>
  <w16cid:commentId w16cid:paraId="3E03321D" w16cid:durableId="1DE5A80B"/>
  <w16cid:commentId w16cid:paraId="47F212B1" w16cid:durableId="37A85EB5"/>
  <w16cid:commentId w16cid:paraId="233A1FE6" w16cid:durableId="2C0EB7C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elix Pascal (felixpas)">
    <w15:presenceInfo w15:providerId="None" w15:userId="Felix Pascal (felixpas)"/>
  </w15:person>
  <w15:person w15:author="Pascal Felix">
    <w15:presenceInfo w15:providerId="None" w15:userId="Pascal Felix"/>
  </w15:person>
  <w15:person w15:author="Widmer Stefan (wids)">
    <w15:presenceInfo w15:providerId="AD" w15:userId="S::wids@zhaw.ch::27c96913-2350-4181-8af0-f5b35a328e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trackRevisions/>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10B"/>
    <w:rsid w:val="00042AC3"/>
    <w:rsid w:val="000530E5"/>
    <w:rsid w:val="00060595"/>
    <w:rsid w:val="00060F59"/>
    <w:rsid w:val="000B42BB"/>
    <w:rsid w:val="000B5A0D"/>
    <w:rsid w:val="00120868"/>
    <w:rsid w:val="00122A3E"/>
    <w:rsid w:val="00137731"/>
    <w:rsid w:val="0014611C"/>
    <w:rsid w:val="00155736"/>
    <w:rsid w:val="001602C2"/>
    <w:rsid w:val="00170D58"/>
    <w:rsid w:val="00173769"/>
    <w:rsid w:val="001913A0"/>
    <w:rsid w:val="00194E16"/>
    <w:rsid w:val="001C5FEB"/>
    <w:rsid w:val="0020228F"/>
    <w:rsid w:val="00216284"/>
    <w:rsid w:val="0022656C"/>
    <w:rsid w:val="00232C60"/>
    <w:rsid w:val="002370A8"/>
    <w:rsid w:val="00296298"/>
    <w:rsid w:val="002B2FBF"/>
    <w:rsid w:val="002B3535"/>
    <w:rsid w:val="002B4CB3"/>
    <w:rsid w:val="002D0EF2"/>
    <w:rsid w:val="002E6EEB"/>
    <w:rsid w:val="00302554"/>
    <w:rsid w:val="003040F5"/>
    <w:rsid w:val="00311957"/>
    <w:rsid w:val="003232B8"/>
    <w:rsid w:val="00354422"/>
    <w:rsid w:val="003669BE"/>
    <w:rsid w:val="0039239D"/>
    <w:rsid w:val="003A4F7F"/>
    <w:rsid w:val="003A7FD4"/>
    <w:rsid w:val="003B2AE2"/>
    <w:rsid w:val="003B2F6E"/>
    <w:rsid w:val="003C7BB1"/>
    <w:rsid w:val="003E2B3A"/>
    <w:rsid w:val="0041281E"/>
    <w:rsid w:val="00413FEA"/>
    <w:rsid w:val="00415D34"/>
    <w:rsid w:val="00440A29"/>
    <w:rsid w:val="004601A5"/>
    <w:rsid w:val="00465041"/>
    <w:rsid w:val="00475EB4"/>
    <w:rsid w:val="004A710B"/>
    <w:rsid w:val="004B2F24"/>
    <w:rsid w:val="004C1617"/>
    <w:rsid w:val="004C41A2"/>
    <w:rsid w:val="004F7108"/>
    <w:rsid w:val="00500121"/>
    <w:rsid w:val="005038CB"/>
    <w:rsid w:val="00504F50"/>
    <w:rsid w:val="00510082"/>
    <w:rsid w:val="00520C53"/>
    <w:rsid w:val="0052350E"/>
    <w:rsid w:val="00571421"/>
    <w:rsid w:val="00572255"/>
    <w:rsid w:val="00576E4E"/>
    <w:rsid w:val="005A2DD7"/>
    <w:rsid w:val="005A79D1"/>
    <w:rsid w:val="005D3548"/>
    <w:rsid w:val="006252EE"/>
    <w:rsid w:val="0063739F"/>
    <w:rsid w:val="006556DB"/>
    <w:rsid w:val="00674DE8"/>
    <w:rsid w:val="0067706E"/>
    <w:rsid w:val="006A4268"/>
    <w:rsid w:val="006B7757"/>
    <w:rsid w:val="006B79E3"/>
    <w:rsid w:val="00700C1E"/>
    <w:rsid w:val="00722338"/>
    <w:rsid w:val="007235FE"/>
    <w:rsid w:val="007575FC"/>
    <w:rsid w:val="0076612D"/>
    <w:rsid w:val="007A5F1B"/>
    <w:rsid w:val="007B6CF7"/>
    <w:rsid w:val="007E6EF3"/>
    <w:rsid w:val="008056C8"/>
    <w:rsid w:val="00822811"/>
    <w:rsid w:val="008257C0"/>
    <w:rsid w:val="0087334B"/>
    <w:rsid w:val="008C1DF2"/>
    <w:rsid w:val="008C76C1"/>
    <w:rsid w:val="008D0529"/>
    <w:rsid w:val="008F6DA3"/>
    <w:rsid w:val="009136DA"/>
    <w:rsid w:val="009307FE"/>
    <w:rsid w:val="00947029"/>
    <w:rsid w:val="00973048"/>
    <w:rsid w:val="009750E1"/>
    <w:rsid w:val="00987F99"/>
    <w:rsid w:val="009A4C93"/>
    <w:rsid w:val="009C40C5"/>
    <w:rsid w:val="009E3151"/>
    <w:rsid w:val="009E5AA5"/>
    <w:rsid w:val="009F3AE6"/>
    <w:rsid w:val="009F67DE"/>
    <w:rsid w:val="00A064F6"/>
    <w:rsid w:val="00A068B7"/>
    <w:rsid w:val="00A11248"/>
    <w:rsid w:val="00A12F9B"/>
    <w:rsid w:val="00A14AE5"/>
    <w:rsid w:val="00A31E08"/>
    <w:rsid w:val="00A36E37"/>
    <w:rsid w:val="00A37BFA"/>
    <w:rsid w:val="00A6702D"/>
    <w:rsid w:val="00A73020"/>
    <w:rsid w:val="00A82CE4"/>
    <w:rsid w:val="00A94CC6"/>
    <w:rsid w:val="00AB37D2"/>
    <w:rsid w:val="00AC6A11"/>
    <w:rsid w:val="00B05530"/>
    <w:rsid w:val="00B27A84"/>
    <w:rsid w:val="00B747E7"/>
    <w:rsid w:val="00B91BAB"/>
    <w:rsid w:val="00B96880"/>
    <w:rsid w:val="00BB27D1"/>
    <w:rsid w:val="00BC7E74"/>
    <w:rsid w:val="00BD681D"/>
    <w:rsid w:val="00BE6DB6"/>
    <w:rsid w:val="00BF105F"/>
    <w:rsid w:val="00C11C55"/>
    <w:rsid w:val="00C12393"/>
    <w:rsid w:val="00C24B50"/>
    <w:rsid w:val="00C44D83"/>
    <w:rsid w:val="00C474F4"/>
    <w:rsid w:val="00C50C1A"/>
    <w:rsid w:val="00C532FD"/>
    <w:rsid w:val="00C54D10"/>
    <w:rsid w:val="00C70418"/>
    <w:rsid w:val="00C76A19"/>
    <w:rsid w:val="00C977CB"/>
    <w:rsid w:val="00CE352A"/>
    <w:rsid w:val="00CF0F45"/>
    <w:rsid w:val="00D1636E"/>
    <w:rsid w:val="00D21C00"/>
    <w:rsid w:val="00D247C6"/>
    <w:rsid w:val="00D2498A"/>
    <w:rsid w:val="00D571A1"/>
    <w:rsid w:val="00D64276"/>
    <w:rsid w:val="00DC2309"/>
    <w:rsid w:val="00DE0759"/>
    <w:rsid w:val="00DE4587"/>
    <w:rsid w:val="00DE7703"/>
    <w:rsid w:val="00E04C3A"/>
    <w:rsid w:val="00E1520A"/>
    <w:rsid w:val="00E160AB"/>
    <w:rsid w:val="00E61A50"/>
    <w:rsid w:val="00E81D97"/>
    <w:rsid w:val="00E94743"/>
    <w:rsid w:val="00ED0AFE"/>
    <w:rsid w:val="00ED56F5"/>
    <w:rsid w:val="00EE1616"/>
    <w:rsid w:val="00EF0D68"/>
    <w:rsid w:val="00EF40D1"/>
    <w:rsid w:val="00F173AC"/>
    <w:rsid w:val="00F23273"/>
    <w:rsid w:val="00F35674"/>
    <w:rsid w:val="00F50A74"/>
    <w:rsid w:val="00F55AB4"/>
    <w:rsid w:val="00F65D1C"/>
    <w:rsid w:val="00F83961"/>
    <w:rsid w:val="00F971A3"/>
    <w:rsid w:val="00FA7927"/>
    <w:rsid w:val="00FF466A"/>
    <w:rsid w:val="00FF568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C33AB"/>
  <w15:chartTrackingRefBased/>
  <w15:docId w15:val="{6F9587CB-4641-444D-9A88-AF8C197CB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24B50"/>
    <w:rPr>
      <w:lang w:val="en-GB"/>
    </w:rPr>
  </w:style>
  <w:style w:type="paragraph" w:styleId="berschrift1">
    <w:name w:val="heading 1"/>
    <w:basedOn w:val="Standard"/>
    <w:next w:val="Standard"/>
    <w:link w:val="berschrift1Zchn"/>
    <w:uiPriority w:val="9"/>
    <w:qFormat/>
    <w:rsid w:val="00F35674"/>
    <w:pPr>
      <w:keepNext/>
      <w:keepLines/>
      <w:spacing w:before="240" w:after="120"/>
      <w:outlineLvl w:val="0"/>
    </w:pPr>
    <w:rPr>
      <w:rFonts w:ascii="Arial" w:eastAsiaTheme="majorEastAsia" w:hAnsi="Arial"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35674"/>
    <w:pPr>
      <w:keepNext/>
      <w:keepLines/>
      <w:spacing w:before="40" w:after="120"/>
      <w:outlineLvl w:val="1"/>
    </w:pPr>
    <w:rPr>
      <w:rFonts w:ascii="Arial" w:eastAsiaTheme="majorEastAsia" w:hAnsi="Arial"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8733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35674"/>
    <w:rPr>
      <w:rFonts w:ascii="Arial" w:eastAsiaTheme="majorEastAsia" w:hAnsi="Arial" w:cstheme="majorBidi"/>
      <w:color w:val="2F5496" w:themeColor="accent1" w:themeShade="BF"/>
      <w:sz w:val="32"/>
      <w:szCs w:val="32"/>
      <w:lang w:val="en-GB"/>
    </w:rPr>
  </w:style>
  <w:style w:type="character" w:customStyle="1" w:styleId="berschrift2Zchn">
    <w:name w:val="Überschrift 2 Zchn"/>
    <w:basedOn w:val="Absatz-Standardschriftart"/>
    <w:link w:val="berschrift2"/>
    <w:uiPriority w:val="9"/>
    <w:rsid w:val="00F35674"/>
    <w:rPr>
      <w:rFonts w:ascii="Arial" w:eastAsiaTheme="majorEastAsia" w:hAnsi="Arial" w:cstheme="majorBidi"/>
      <w:color w:val="2F5496" w:themeColor="accent1" w:themeShade="BF"/>
      <w:sz w:val="26"/>
      <w:szCs w:val="26"/>
      <w:lang w:val="en-GB"/>
    </w:rPr>
  </w:style>
  <w:style w:type="paragraph" w:styleId="Inhaltsverzeichnisberschrift">
    <w:name w:val="TOC Heading"/>
    <w:basedOn w:val="berschrift1"/>
    <w:next w:val="Standard"/>
    <w:uiPriority w:val="39"/>
    <w:unhideWhenUsed/>
    <w:qFormat/>
    <w:rsid w:val="008257C0"/>
    <w:pPr>
      <w:outlineLvl w:val="9"/>
    </w:pPr>
    <w:rPr>
      <w:lang w:val="de-CH" w:eastAsia="de-CH"/>
    </w:rPr>
  </w:style>
  <w:style w:type="paragraph" w:styleId="Verzeichnis1">
    <w:name w:val="toc 1"/>
    <w:basedOn w:val="Standard"/>
    <w:next w:val="Standard"/>
    <w:autoRedefine/>
    <w:uiPriority w:val="39"/>
    <w:unhideWhenUsed/>
    <w:rsid w:val="00C474F4"/>
    <w:pPr>
      <w:tabs>
        <w:tab w:val="right" w:leader="dot" w:pos="9062"/>
      </w:tabs>
      <w:spacing w:after="100"/>
      <w:pPrChange w:id="0" w:author="Felix Pascal (felixpas)" w:date="2025-07-01T21:21:00Z">
        <w:pPr>
          <w:spacing w:after="100" w:line="259" w:lineRule="auto"/>
        </w:pPr>
      </w:pPrChange>
    </w:pPr>
    <w:rPr>
      <w:rPrChange w:id="0" w:author="Felix Pascal (felixpas)" w:date="2025-07-01T21:21:00Z">
        <w:rPr>
          <w:rFonts w:asciiTheme="minorHAnsi" w:eastAsiaTheme="minorHAnsi" w:hAnsiTheme="minorHAnsi" w:cstheme="minorBidi"/>
          <w:sz w:val="22"/>
          <w:szCs w:val="22"/>
          <w:lang w:val="en-GB" w:eastAsia="en-US" w:bidi="ar-SA"/>
        </w:rPr>
      </w:rPrChange>
    </w:rPr>
  </w:style>
  <w:style w:type="paragraph" w:styleId="Verzeichnis2">
    <w:name w:val="toc 2"/>
    <w:basedOn w:val="Standard"/>
    <w:next w:val="Standard"/>
    <w:autoRedefine/>
    <w:uiPriority w:val="39"/>
    <w:unhideWhenUsed/>
    <w:rsid w:val="008257C0"/>
    <w:pPr>
      <w:spacing w:after="100"/>
      <w:ind w:left="220"/>
    </w:pPr>
  </w:style>
  <w:style w:type="character" w:styleId="Hyperlink">
    <w:name w:val="Hyperlink"/>
    <w:basedOn w:val="Absatz-Standardschriftart"/>
    <w:uiPriority w:val="99"/>
    <w:unhideWhenUsed/>
    <w:rsid w:val="008257C0"/>
    <w:rPr>
      <w:color w:val="0563C1" w:themeColor="hyperlink"/>
      <w:u w:val="single"/>
    </w:rPr>
  </w:style>
  <w:style w:type="character" w:styleId="Kommentarzeichen">
    <w:name w:val="annotation reference"/>
    <w:basedOn w:val="Absatz-Standardschriftart"/>
    <w:uiPriority w:val="99"/>
    <w:semiHidden/>
    <w:unhideWhenUsed/>
    <w:rsid w:val="008056C8"/>
    <w:rPr>
      <w:sz w:val="16"/>
      <w:szCs w:val="16"/>
    </w:rPr>
  </w:style>
  <w:style w:type="paragraph" w:styleId="Kommentartext">
    <w:name w:val="annotation text"/>
    <w:basedOn w:val="Standard"/>
    <w:link w:val="KommentartextZchn"/>
    <w:uiPriority w:val="99"/>
    <w:unhideWhenUsed/>
    <w:rsid w:val="008056C8"/>
    <w:pPr>
      <w:spacing w:line="240" w:lineRule="auto"/>
    </w:pPr>
    <w:rPr>
      <w:sz w:val="20"/>
      <w:szCs w:val="20"/>
    </w:rPr>
  </w:style>
  <w:style w:type="character" w:customStyle="1" w:styleId="KommentartextZchn">
    <w:name w:val="Kommentartext Zchn"/>
    <w:basedOn w:val="Absatz-Standardschriftart"/>
    <w:link w:val="Kommentartext"/>
    <w:uiPriority w:val="99"/>
    <w:rsid w:val="008056C8"/>
    <w:rPr>
      <w:sz w:val="20"/>
      <w:szCs w:val="20"/>
      <w:lang w:val="en-GB"/>
    </w:rPr>
  </w:style>
  <w:style w:type="paragraph" w:styleId="Kommentarthema">
    <w:name w:val="annotation subject"/>
    <w:basedOn w:val="Kommentartext"/>
    <w:next w:val="Kommentartext"/>
    <w:link w:val="KommentarthemaZchn"/>
    <w:uiPriority w:val="99"/>
    <w:semiHidden/>
    <w:unhideWhenUsed/>
    <w:rsid w:val="008056C8"/>
    <w:rPr>
      <w:b/>
      <w:bCs/>
    </w:rPr>
  </w:style>
  <w:style w:type="character" w:customStyle="1" w:styleId="KommentarthemaZchn">
    <w:name w:val="Kommentarthema Zchn"/>
    <w:basedOn w:val="KommentartextZchn"/>
    <w:link w:val="Kommentarthema"/>
    <w:uiPriority w:val="99"/>
    <w:semiHidden/>
    <w:rsid w:val="008056C8"/>
    <w:rPr>
      <w:b/>
      <w:bCs/>
      <w:sz w:val="20"/>
      <w:szCs w:val="20"/>
      <w:lang w:val="en-GB"/>
    </w:rPr>
  </w:style>
  <w:style w:type="character" w:customStyle="1" w:styleId="berschrift3Zchn">
    <w:name w:val="Überschrift 3 Zchn"/>
    <w:basedOn w:val="Absatz-Standardschriftart"/>
    <w:link w:val="berschrift3"/>
    <w:uiPriority w:val="9"/>
    <w:semiHidden/>
    <w:rsid w:val="0087334B"/>
    <w:rPr>
      <w:rFonts w:asciiTheme="majorHAnsi" w:eastAsiaTheme="majorEastAsia" w:hAnsiTheme="majorHAnsi" w:cstheme="majorBidi"/>
      <w:color w:val="1F3763" w:themeColor="accent1" w:themeShade="7F"/>
      <w:sz w:val="24"/>
      <w:szCs w:val="24"/>
      <w:lang w:val="en-GB"/>
    </w:rPr>
  </w:style>
  <w:style w:type="paragraph" w:styleId="Beschriftung">
    <w:name w:val="caption"/>
    <w:basedOn w:val="Standard"/>
    <w:next w:val="Standard"/>
    <w:uiPriority w:val="35"/>
    <w:unhideWhenUsed/>
    <w:qFormat/>
    <w:rsid w:val="00FA7927"/>
    <w:pPr>
      <w:spacing w:after="200" w:line="240" w:lineRule="auto"/>
    </w:pPr>
    <w:rPr>
      <w:i/>
      <w:iCs/>
      <w:color w:val="44546A" w:themeColor="text2"/>
      <w:sz w:val="18"/>
      <w:szCs w:val="18"/>
    </w:rPr>
  </w:style>
  <w:style w:type="table" w:styleId="Tabellenraster">
    <w:name w:val="Table Grid"/>
    <w:basedOn w:val="NormaleTabelle"/>
    <w:uiPriority w:val="39"/>
    <w:rsid w:val="00677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rsid w:val="007B6CF7"/>
  </w:style>
  <w:style w:type="paragraph" w:styleId="StandardWeb">
    <w:name w:val="Normal (Web)"/>
    <w:basedOn w:val="Standard"/>
    <w:uiPriority w:val="99"/>
    <w:semiHidden/>
    <w:unhideWhenUsed/>
    <w:rsid w:val="00C44D83"/>
    <w:pPr>
      <w:spacing w:before="100" w:beforeAutospacing="1" w:after="100" w:afterAutospacing="1" w:line="240" w:lineRule="auto"/>
    </w:pPr>
    <w:rPr>
      <w:rFonts w:ascii="Times New Roman" w:eastAsia="Times New Roman" w:hAnsi="Times New Roman" w:cs="Times New Roman"/>
      <w:sz w:val="24"/>
      <w:szCs w:val="24"/>
      <w:lang w:val="de-CH" w:eastAsia="de-CH"/>
    </w:rPr>
  </w:style>
  <w:style w:type="paragraph" w:styleId="KeinLeerraum">
    <w:name w:val="No Spacing"/>
    <w:uiPriority w:val="1"/>
    <w:qFormat/>
    <w:rsid w:val="009136DA"/>
    <w:pPr>
      <w:spacing w:after="0" w:line="240" w:lineRule="auto"/>
    </w:pPr>
    <w:rPr>
      <w:lang w:val="en-GB"/>
    </w:rPr>
  </w:style>
  <w:style w:type="paragraph" w:styleId="berarbeitung">
    <w:name w:val="Revision"/>
    <w:hidden/>
    <w:uiPriority w:val="99"/>
    <w:semiHidden/>
    <w:rsid w:val="00BD681D"/>
    <w:pPr>
      <w:spacing w:after="0" w:line="240" w:lineRule="auto"/>
    </w:pPr>
    <w:rPr>
      <w:lang w:val="en-GB"/>
    </w:rPr>
  </w:style>
  <w:style w:type="character" w:styleId="NichtaufgelsteErwhnung">
    <w:name w:val="Unresolved Mention"/>
    <w:basedOn w:val="Absatz-Standardschriftart"/>
    <w:uiPriority w:val="99"/>
    <w:semiHidden/>
    <w:unhideWhenUsed/>
    <w:rsid w:val="00413FEA"/>
    <w:rPr>
      <w:color w:val="605E5C"/>
      <w:shd w:val="clear" w:color="auto" w:fill="E1DFDD"/>
    </w:rPr>
  </w:style>
  <w:style w:type="character" w:styleId="BesuchterLink">
    <w:name w:val="FollowedHyperlink"/>
    <w:basedOn w:val="Absatz-Standardschriftart"/>
    <w:uiPriority w:val="99"/>
    <w:semiHidden/>
    <w:unhideWhenUsed/>
    <w:rsid w:val="00C76A19"/>
    <w:rPr>
      <w:color w:val="954F72"/>
      <w:u w:val="single"/>
    </w:rPr>
  </w:style>
  <w:style w:type="paragraph" w:customStyle="1" w:styleId="msonormal0">
    <w:name w:val="msonormal"/>
    <w:basedOn w:val="Standard"/>
    <w:rsid w:val="00C76A19"/>
    <w:pPr>
      <w:spacing w:before="100" w:beforeAutospacing="1" w:after="100" w:afterAutospacing="1" w:line="240" w:lineRule="auto"/>
    </w:pPr>
    <w:rPr>
      <w:rFonts w:ascii="Times New Roman" w:eastAsia="Times New Roman" w:hAnsi="Times New Roman" w:cs="Times New Roman"/>
      <w:sz w:val="24"/>
      <w:szCs w:val="24"/>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962269">
      <w:bodyDiv w:val="1"/>
      <w:marLeft w:val="0"/>
      <w:marRight w:val="0"/>
      <w:marTop w:val="0"/>
      <w:marBottom w:val="0"/>
      <w:divBdr>
        <w:top w:val="none" w:sz="0" w:space="0" w:color="auto"/>
        <w:left w:val="none" w:sz="0" w:space="0" w:color="auto"/>
        <w:bottom w:val="none" w:sz="0" w:space="0" w:color="auto"/>
        <w:right w:val="none" w:sz="0" w:space="0" w:color="auto"/>
      </w:divBdr>
    </w:div>
    <w:div w:id="562326663">
      <w:bodyDiv w:val="1"/>
      <w:marLeft w:val="0"/>
      <w:marRight w:val="0"/>
      <w:marTop w:val="0"/>
      <w:marBottom w:val="0"/>
      <w:divBdr>
        <w:top w:val="none" w:sz="0" w:space="0" w:color="auto"/>
        <w:left w:val="none" w:sz="0" w:space="0" w:color="auto"/>
        <w:bottom w:val="none" w:sz="0" w:space="0" w:color="auto"/>
        <w:right w:val="none" w:sz="0" w:space="0" w:color="auto"/>
      </w:divBdr>
    </w:div>
    <w:div w:id="567033820">
      <w:bodyDiv w:val="1"/>
      <w:marLeft w:val="0"/>
      <w:marRight w:val="0"/>
      <w:marTop w:val="0"/>
      <w:marBottom w:val="0"/>
      <w:divBdr>
        <w:top w:val="none" w:sz="0" w:space="0" w:color="auto"/>
        <w:left w:val="none" w:sz="0" w:space="0" w:color="auto"/>
        <w:bottom w:val="none" w:sz="0" w:space="0" w:color="auto"/>
        <w:right w:val="none" w:sz="0" w:space="0" w:color="auto"/>
      </w:divBdr>
    </w:div>
    <w:div w:id="584266500">
      <w:bodyDiv w:val="1"/>
      <w:marLeft w:val="0"/>
      <w:marRight w:val="0"/>
      <w:marTop w:val="0"/>
      <w:marBottom w:val="0"/>
      <w:divBdr>
        <w:top w:val="none" w:sz="0" w:space="0" w:color="auto"/>
        <w:left w:val="none" w:sz="0" w:space="0" w:color="auto"/>
        <w:bottom w:val="none" w:sz="0" w:space="0" w:color="auto"/>
        <w:right w:val="none" w:sz="0" w:space="0" w:color="auto"/>
      </w:divBdr>
    </w:div>
    <w:div w:id="719479837">
      <w:bodyDiv w:val="1"/>
      <w:marLeft w:val="0"/>
      <w:marRight w:val="0"/>
      <w:marTop w:val="0"/>
      <w:marBottom w:val="0"/>
      <w:divBdr>
        <w:top w:val="none" w:sz="0" w:space="0" w:color="auto"/>
        <w:left w:val="none" w:sz="0" w:space="0" w:color="auto"/>
        <w:bottom w:val="none" w:sz="0" w:space="0" w:color="auto"/>
        <w:right w:val="none" w:sz="0" w:space="0" w:color="auto"/>
      </w:divBdr>
    </w:div>
    <w:div w:id="1247497353">
      <w:bodyDiv w:val="1"/>
      <w:marLeft w:val="0"/>
      <w:marRight w:val="0"/>
      <w:marTop w:val="0"/>
      <w:marBottom w:val="0"/>
      <w:divBdr>
        <w:top w:val="none" w:sz="0" w:space="0" w:color="auto"/>
        <w:left w:val="none" w:sz="0" w:space="0" w:color="auto"/>
        <w:bottom w:val="none" w:sz="0" w:space="0" w:color="auto"/>
        <w:right w:val="none" w:sz="0" w:space="0" w:color="auto"/>
      </w:divBdr>
    </w:div>
    <w:div w:id="1303538577">
      <w:bodyDiv w:val="1"/>
      <w:marLeft w:val="0"/>
      <w:marRight w:val="0"/>
      <w:marTop w:val="0"/>
      <w:marBottom w:val="0"/>
      <w:divBdr>
        <w:top w:val="none" w:sz="0" w:space="0" w:color="auto"/>
        <w:left w:val="none" w:sz="0" w:space="0" w:color="auto"/>
        <w:bottom w:val="none" w:sz="0" w:space="0" w:color="auto"/>
        <w:right w:val="none" w:sz="0" w:space="0" w:color="auto"/>
      </w:divBdr>
    </w:div>
    <w:div w:id="1389643583">
      <w:bodyDiv w:val="1"/>
      <w:marLeft w:val="0"/>
      <w:marRight w:val="0"/>
      <w:marTop w:val="0"/>
      <w:marBottom w:val="0"/>
      <w:divBdr>
        <w:top w:val="none" w:sz="0" w:space="0" w:color="auto"/>
        <w:left w:val="none" w:sz="0" w:space="0" w:color="auto"/>
        <w:bottom w:val="none" w:sz="0" w:space="0" w:color="auto"/>
        <w:right w:val="none" w:sz="0" w:space="0" w:color="auto"/>
      </w:divBdr>
    </w:div>
    <w:div w:id="1407416058">
      <w:bodyDiv w:val="1"/>
      <w:marLeft w:val="0"/>
      <w:marRight w:val="0"/>
      <w:marTop w:val="0"/>
      <w:marBottom w:val="0"/>
      <w:divBdr>
        <w:top w:val="none" w:sz="0" w:space="0" w:color="auto"/>
        <w:left w:val="none" w:sz="0" w:space="0" w:color="auto"/>
        <w:bottom w:val="none" w:sz="0" w:space="0" w:color="auto"/>
        <w:right w:val="none" w:sz="0" w:space="0" w:color="auto"/>
      </w:divBdr>
    </w:div>
    <w:div w:id="1530534305">
      <w:bodyDiv w:val="1"/>
      <w:marLeft w:val="0"/>
      <w:marRight w:val="0"/>
      <w:marTop w:val="0"/>
      <w:marBottom w:val="0"/>
      <w:divBdr>
        <w:top w:val="none" w:sz="0" w:space="0" w:color="auto"/>
        <w:left w:val="none" w:sz="0" w:space="0" w:color="auto"/>
        <w:bottom w:val="none" w:sz="0" w:space="0" w:color="auto"/>
        <w:right w:val="none" w:sz="0" w:space="0" w:color="auto"/>
      </w:divBdr>
    </w:div>
    <w:div w:id="1724677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bafu.admin.ch/bafu/de/home/themen/landschaft/publikationen-studien/publikationen/die-biogeographischen-regionen-der-schweiz.html"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495897-FDEE-48F0-BBD5-2A4977EAF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14385</Words>
  <Characters>90628</Characters>
  <Application>Microsoft Office Word</Application>
  <DocSecurity>0</DocSecurity>
  <Lines>755</Lines>
  <Paragraphs>209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Pascal (felixpas)</dc:creator>
  <cp:keywords/>
  <dc:description/>
  <cp:lastModifiedBy>Felix Pascal (felixpas)</cp:lastModifiedBy>
  <cp:revision>7</cp:revision>
  <dcterms:created xsi:type="dcterms:W3CDTF">2025-07-01T06:41:00Z</dcterms:created>
  <dcterms:modified xsi:type="dcterms:W3CDTF">2025-07-01T21:15:00Z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id="twJj0RCI"/&gt;&lt;style id="http://www.zotero.org/styles/apa" locale="de-DE" hasBibliography="1" bibliographyStyleHasBeenSet="1"/&gt;&lt;prefs&gt;&lt;pref name="fieldType" value="Field"/&gt;&lt;/prefs&gt;&lt;/data&gt;</vt:lpwstr>
  </property>
  <property fmtid="{D5CDD505-2E9C-101B-9397-08002B2CF9AE}" pid="3" name="MSIP_Label_10d9bad3-6dac-4e9a-89a3-89f3b8d247b2_Enabled">
    <vt:lpwstr>true</vt:lpwstr>
  </property>
  <property fmtid="{D5CDD505-2E9C-101B-9397-08002B2CF9AE}" pid="4" name="MSIP_Label_10d9bad3-6dac-4e9a-89a3-89f3b8d247b2_SetDate">
    <vt:lpwstr>2025-06-30T08:31:57Z</vt:lpwstr>
  </property>
  <property fmtid="{D5CDD505-2E9C-101B-9397-08002B2CF9AE}" pid="5" name="MSIP_Label_10d9bad3-6dac-4e9a-89a3-89f3b8d247b2_Method">
    <vt:lpwstr>Standard</vt:lpwstr>
  </property>
  <property fmtid="{D5CDD505-2E9C-101B-9397-08002B2CF9AE}" pid="6" name="MSIP_Label_10d9bad3-6dac-4e9a-89a3-89f3b8d247b2_Name">
    <vt:lpwstr>10d9bad3-6dac-4e9a-89a3-89f3b8d247b2</vt:lpwstr>
  </property>
  <property fmtid="{D5CDD505-2E9C-101B-9397-08002B2CF9AE}" pid="7" name="MSIP_Label_10d9bad3-6dac-4e9a-89a3-89f3b8d247b2_SiteId">
    <vt:lpwstr>5d1a9f9d-201f-4a10-b983-451cf65cbc1e</vt:lpwstr>
  </property>
  <property fmtid="{D5CDD505-2E9C-101B-9397-08002B2CF9AE}" pid="8" name="MSIP_Label_10d9bad3-6dac-4e9a-89a3-89f3b8d247b2_ActionId">
    <vt:lpwstr>f540a58e-9408-48cf-8dbc-c4fb1f8327e2</vt:lpwstr>
  </property>
  <property fmtid="{D5CDD505-2E9C-101B-9397-08002B2CF9AE}" pid="9" name="MSIP_Label_10d9bad3-6dac-4e9a-89a3-89f3b8d247b2_ContentBits">
    <vt:lpwstr>0</vt:lpwstr>
  </property>
</Properties>
</file>